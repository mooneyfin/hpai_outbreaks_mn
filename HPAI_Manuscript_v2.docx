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DF766" w14:textId="09C37DE1" w:rsidR="005D7C3F" w:rsidRPr="0088517D" w:rsidRDefault="00161CD3" w:rsidP="0088517D">
      <w:pPr>
        <w:pStyle w:val="Heading1"/>
        <w:rPr>
          <w:color w:val="000000" w:themeColor="text1"/>
        </w:rPr>
      </w:pPr>
      <w:r w:rsidRPr="0088517D">
        <w:rPr>
          <w:color w:val="000000" w:themeColor="text1"/>
        </w:rPr>
        <w:t xml:space="preserve">Associations between Meteorological </w:t>
      </w:r>
      <w:r w:rsidR="007A6518" w:rsidRPr="0088517D">
        <w:rPr>
          <w:color w:val="000000" w:themeColor="text1"/>
        </w:rPr>
        <w:t>Conditions</w:t>
      </w:r>
      <w:r w:rsidRPr="0088517D">
        <w:rPr>
          <w:color w:val="000000" w:themeColor="text1"/>
        </w:rPr>
        <w:t>, Wild Bird Abundance, and</w:t>
      </w:r>
      <w:ins w:id="0" w:author="Mooney, Fintan" w:date="2026-01-12T22:43:00Z" w16du:dateUtc="2026-01-13T03:43:00Z">
        <w:r w:rsidR="000C259F">
          <w:rPr>
            <w:color w:val="000000" w:themeColor="text1"/>
          </w:rPr>
          <w:t xml:space="preserve"> Spillover of</w:t>
        </w:r>
      </w:ins>
      <w:r w:rsidRPr="0088517D">
        <w:rPr>
          <w:color w:val="000000" w:themeColor="text1"/>
        </w:rPr>
        <w:t xml:space="preserve"> </w:t>
      </w:r>
      <w:r w:rsidR="007A6518" w:rsidRPr="0088517D">
        <w:rPr>
          <w:color w:val="000000" w:themeColor="text1"/>
        </w:rPr>
        <w:t xml:space="preserve">Highly Pathogenic Avian Influenza </w:t>
      </w:r>
      <w:ins w:id="1" w:author="Mooney, Fintan" w:date="2026-01-12T22:43:00Z" w16du:dateUtc="2026-01-13T03:43:00Z">
        <w:r w:rsidR="000C259F">
          <w:rPr>
            <w:color w:val="000000" w:themeColor="text1"/>
          </w:rPr>
          <w:t>into</w:t>
        </w:r>
      </w:ins>
      <w:del w:id="2" w:author="Mooney, Fintan" w:date="2026-01-12T22:43:00Z" w16du:dateUtc="2026-01-13T03:43:00Z">
        <w:r w:rsidR="007A6518" w:rsidRPr="0088517D" w:rsidDel="000C259F">
          <w:rPr>
            <w:color w:val="000000" w:themeColor="text1"/>
          </w:rPr>
          <w:delText xml:space="preserve"> Risk in</w:delText>
        </w:r>
      </w:del>
      <w:r w:rsidR="007A6518" w:rsidRPr="0088517D">
        <w:rPr>
          <w:color w:val="000000" w:themeColor="text1"/>
        </w:rPr>
        <w:t xml:space="preserve"> </w:t>
      </w:r>
      <w:r w:rsidR="0088517D" w:rsidRPr="0088517D">
        <w:rPr>
          <w:color w:val="000000" w:themeColor="text1"/>
        </w:rPr>
        <w:t>Poultry Farms</w:t>
      </w:r>
      <w:r w:rsidR="007A6518" w:rsidRPr="0088517D">
        <w:rPr>
          <w:color w:val="000000" w:themeColor="text1"/>
        </w:rPr>
        <w:t>: A Case-Crossover Study in Minnesota</w:t>
      </w:r>
      <w:r w:rsidR="0088517D" w:rsidRPr="0088517D">
        <w:rPr>
          <w:color w:val="000000" w:themeColor="text1"/>
        </w:rPr>
        <w:t>, 2022</w:t>
      </w:r>
    </w:p>
    <w:p w14:paraId="736A68FC" w14:textId="4AB21891" w:rsidR="008D29E7" w:rsidRDefault="008D29E7" w:rsidP="005D7C3F">
      <w:pPr>
        <w:rPr>
          <w:rFonts w:ascii="Calibri" w:hAnsi="Calibri" w:cs="Calibri"/>
          <w:sz w:val="32"/>
          <w:szCs w:val="32"/>
        </w:rPr>
      </w:pPr>
    </w:p>
    <w:p w14:paraId="34D8B232" w14:textId="4200DE16" w:rsidR="0088517D" w:rsidRPr="00A702DE" w:rsidRDefault="003B5BDB" w:rsidP="005D7C3F">
      <w:pPr>
        <w:rPr>
          <w:rFonts w:ascii="Calibri" w:hAnsi="Calibri" w:cs="Calibri"/>
          <w:vertAlign w:val="superscript"/>
        </w:rPr>
      </w:pPr>
      <w:r>
        <w:rPr>
          <w:rFonts w:ascii="Calibri" w:hAnsi="Calibri" w:cs="Calibri"/>
        </w:rPr>
        <w:t xml:space="preserve">Authors: </w:t>
      </w:r>
      <w:r w:rsidR="0088517D">
        <w:rPr>
          <w:rFonts w:ascii="Calibri" w:hAnsi="Calibri" w:cs="Calibri"/>
        </w:rPr>
        <w:t>Fintan A. Mooney</w:t>
      </w:r>
      <w:r w:rsidR="00A702DE">
        <w:rPr>
          <w:rFonts w:ascii="Calibri" w:hAnsi="Calibri" w:cs="Calibri"/>
          <w:vertAlign w:val="superscript"/>
        </w:rPr>
        <w:t>1</w:t>
      </w:r>
      <w:r w:rsidR="0088517D">
        <w:rPr>
          <w:rFonts w:ascii="Calibri" w:hAnsi="Calibri" w:cs="Calibri"/>
        </w:rPr>
        <w:t xml:space="preserve">, Rishi </w:t>
      </w:r>
      <w:r w:rsidR="007F459D">
        <w:rPr>
          <w:rFonts w:ascii="Calibri" w:hAnsi="Calibri" w:cs="Calibri"/>
        </w:rPr>
        <w:t>Kowalski</w:t>
      </w:r>
      <w:r w:rsidR="00A702DE">
        <w:rPr>
          <w:rFonts w:ascii="Calibri" w:hAnsi="Calibri" w:cs="Calibri"/>
          <w:vertAlign w:val="superscript"/>
        </w:rPr>
        <w:t>2</w:t>
      </w:r>
      <w:r w:rsidR="007F459D">
        <w:rPr>
          <w:rFonts w:ascii="Calibri" w:hAnsi="Calibri" w:cs="Calibri"/>
        </w:rPr>
        <w:t xml:space="preserve">, </w:t>
      </w:r>
      <w:r w:rsidR="00D570D4">
        <w:rPr>
          <w:rFonts w:ascii="Calibri" w:hAnsi="Calibri" w:cs="Calibri"/>
        </w:rPr>
        <w:t xml:space="preserve">Joshua </w:t>
      </w:r>
      <w:r w:rsidR="004C6156">
        <w:rPr>
          <w:rFonts w:ascii="Calibri" w:hAnsi="Calibri" w:cs="Calibri"/>
        </w:rPr>
        <w:t xml:space="preserve">L. </w:t>
      </w:r>
      <w:r w:rsidR="00D570D4">
        <w:rPr>
          <w:rFonts w:ascii="Calibri" w:hAnsi="Calibri" w:cs="Calibri"/>
        </w:rPr>
        <w:t>Warren</w:t>
      </w:r>
      <w:r w:rsidR="000A40CB">
        <w:rPr>
          <w:rFonts w:ascii="Calibri" w:hAnsi="Calibri" w:cs="Calibri"/>
          <w:vertAlign w:val="superscript"/>
        </w:rPr>
        <w:t>3</w:t>
      </w:r>
      <w:r w:rsidR="00D570D4">
        <w:rPr>
          <w:rFonts w:ascii="Calibri" w:hAnsi="Calibri" w:cs="Calibri"/>
        </w:rPr>
        <w:t xml:space="preserve">, </w:t>
      </w:r>
      <w:r w:rsidR="001D235E">
        <w:rPr>
          <w:rFonts w:ascii="Calibri" w:hAnsi="Calibri" w:cs="Calibri"/>
        </w:rPr>
        <w:t>Kimberly</w:t>
      </w:r>
      <w:r w:rsidR="007A1C66">
        <w:rPr>
          <w:rFonts w:ascii="Calibri" w:hAnsi="Calibri" w:cs="Calibri"/>
        </w:rPr>
        <w:t xml:space="preserve"> A. Lehman</w:t>
      </w:r>
      <w:r w:rsidR="000A40CB">
        <w:rPr>
          <w:rFonts w:ascii="Calibri" w:hAnsi="Calibri" w:cs="Calibri"/>
          <w:vertAlign w:val="superscript"/>
        </w:rPr>
        <w:t>4</w:t>
      </w:r>
      <w:r w:rsidR="007A1C66">
        <w:rPr>
          <w:rFonts w:ascii="Calibri" w:hAnsi="Calibri" w:cs="Calibri"/>
        </w:rPr>
        <w:t xml:space="preserve">, </w:t>
      </w:r>
      <w:r w:rsidR="007F459D">
        <w:rPr>
          <w:rFonts w:ascii="Calibri" w:hAnsi="Calibri" w:cs="Calibri"/>
        </w:rPr>
        <w:t>Nicholas De</w:t>
      </w:r>
      <w:ins w:id="3" w:author="Mooney, Fintan" w:date="2026-01-13T10:58:00Z" w16du:dateUtc="2026-01-13T15:58:00Z">
        <w:r w:rsidR="00E61D5D">
          <w:rPr>
            <w:rFonts w:ascii="Calibri" w:hAnsi="Calibri" w:cs="Calibri"/>
          </w:rPr>
          <w:t>Feli</w:t>
        </w:r>
      </w:ins>
      <w:del w:id="4" w:author="Mooney, Fintan" w:date="2026-01-13T10:58:00Z" w16du:dateUtc="2026-01-13T15:58:00Z">
        <w:r w:rsidR="007F459D" w:rsidDel="00E61D5D">
          <w:rPr>
            <w:rFonts w:ascii="Calibri" w:hAnsi="Calibri" w:cs="Calibri"/>
          </w:rPr>
          <w:delText>fi</w:delText>
        </w:r>
        <w:r w:rsidR="00F44C4D" w:rsidDel="00E61D5D">
          <w:rPr>
            <w:rFonts w:ascii="Calibri" w:hAnsi="Calibri" w:cs="Calibri"/>
          </w:rPr>
          <w:delText>li</w:delText>
        </w:r>
      </w:del>
      <w:r w:rsidR="00F44C4D">
        <w:rPr>
          <w:rFonts w:ascii="Calibri" w:hAnsi="Calibri" w:cs="Calibri"/>
        </w:rPr>
        <w:t>ce</w:t>
      </w:r>
      <w:r w:rsidR="00A702DE">
        <w:rPr>
          <w:rFonts w:ascii="Calibri" w:hAnsi="Calibri" w:cs="Calibri"/>
          <w:vertAlign w:val="superscript"/>
        </w:rPr>
        <w:t>2</w:t>
      </w:r>
      <w:r w:rsidR="00314AB8">
        <w:rPr>
          <w:rFonts w:ascii="Calibri" w:hAnsi="Calibri" w:cs="Calibri"/>
          <w:vertAlign w:val="superscript"/>
        </w:rPr>
        <w:t xml:space="preserve"> *</w:t>
      </w:r>
      <w:r w:rsidR="007F459D">
        <w:rPr>
          <w:rFonts w:ascii="Calibri" w:hAnsi="Calibri" w:cs="Calibri"/>
        </w:rPr>
        <w:t xml:space="preserve">, </w:t>
      </w:r>
      <w:r w:rsidR="00F44C4D">
        <w:rPr>
          <w:rFonts w:ascii="Calibri" w:hAnsi="Calibri" w:cs="Calibri"/>
        </w:rPr>
        <w:t>Sen Pei</w:t>
      </w:r>
      <w:r w:rsidR="00A702DE">
        <w:rPr>
          <w:rFonts w:ascii="Calibri" w:hAnsi="Calibri" w:cs="Calibri"/>
          <w:vertAlign w:val="superscript"/>
        </w:rPr>
        <w:t>1</w:t>
      </w:r>
      <w:r w:rsidR="00314AB8">
        <w:rPr>
          <w:rFonts w:ascii="Calibri" w:hAnsi="Calibri" w:cs="Calibri"/>
          <w:vertAlign w:val="superscript"/>
        </w:rPr>
        <w:t xml:space="preserve"> *</w:t>
      </w:r>
    </w:p>
    <w:p w14:paraId="0FAEFF7F" w14:textId="77777777" w:rsidR="00891D9E" w:rsidRDefault="00891D9E" w:rsidP="005D7C3F">
      <w:pPr>
        <w:rPr>
          <w:rFonts w:ascii="Calibri" w:hAnsi="Calibri" w:cs="Calibri"/>
        </w:rPr>
      </w:pPr>
    </w:p>
    <w:p w14:paraId="413FE8CA" w14:textId="0F5EAF6F" w:rsidR="003B5BDB" w:rsidRPr="000A40CB" w:rsidRDefault="003B5BDB" w:rsidP="005D7C3F">
      <w:pPr>
        <w:rPr>
          <w:rFonts w:ascii="Calibri" w:hAnsi="Calibri" w:cs="Calibri"/>
        </w:rPr>
      </w:pPr>
      <w:r>
        <w:rPr>
          <w:rFonts w:ascii="Calibri" w:hAnsi="Calibri" w:cs="Calibri"/>
        </w:rPr>
        <w:t>Affiliation</w:t>
      </w:r>
      <w:r w:rsidR="00891D9E">
        <w:rPr>
          <w:rFonts w:ascii="Calibri" w:hAnsi="Calibri" w:cs="Calibri"/>
        </w:rPr>
        <w:t>s</w:t>
      </w:r>
      <w:r>
        <w:rPr>
          <w:rFonts w:ascii="Calibri" w:hAnsi="Calibri" w:cs="Calibri"/>
        </w:rPr>
        <w:t xml:space="preserve">: </w:t>
      </w:r>
      <w:r w:rsidR="00A702DE">
        <w:rPr>
          <w:rFonts w:ascii="Calibri" w:hAnsi="Calibri" w:cs="Calibri"/>
          <w:vertAlign w:val="superscript"/>
        </w:rPr>
        <w:t>1</w:t>
      </w:r>
      <w:r>
        <w:rPr>
          <w:rFonts w:ascii="Calibri" w:hAnsi="Calibri" w:cs="Calibri"/>
        </w:rPr>
        <w:t xml:space="preserve">Columbia Mailman School of Public Health, </w:t>
      </w:r>
      <w:r w:rsidR="00CD024E">
        <w:rPr>
          <w:rFonts w:ascii="Calibri" w:hAnsi="Calibri" w:cs="Calibri"/>
        </w:rPr>
        <w:t xml:space="preserve">Environmental Health Sciences; </w:t>
      </w:r>
      <w:r w:rsidR="00A702DE">
        <w:rPr>
          <w:rFonts w:ascii="Calibri" w:hAnsi="Calibri" w:cs="Calibri"/>
          <w:vertAlign w:val="superscript"/>
        </w:rPr>
        <w:t>2</w:t>
      </w:r>
      <w:del w:id="5" w:author="Mooney, Fintan" w:date="2026-01-13T10:59:00Z" w16du:dateUtc="2026-01-13T15:59:00Z">
        <w:r w:rsidDel="009E41FA">
          <w:rPr>
            <w:rFonts w:ascii="Calibri" w:hAnsi="Calibri" w:cs="Calibri"/>
          </w:rPr>
          <w:delText>Mount Sina</w:delText>
        </w:r>
        <w:r w:rsidR="00CD024E" w:rsidDel="009E41FA">
          <w:rPr>
            <w:rFonts w:ascii="Calibri" w:hAnsi="Calibri" w:cs="Calibri"/>
          </w:rPr>
          <w:delText>i</w:delText>
        </w:r>
        <w:r w:rsidR="00891D9E" w:rsidDel="009E41FA">
          <w:rPr>
            <w:rFonts w:ascii="Calibri" w:hAnsi="Calibri" w:cs="Calibri"/>
          </w:rPr>
          <w:delText xml:space="preserve"> </w:delText>
        </w:r>
      </w:del>
      <w:r w:rsidR="00891D9E">
        <w:rPr>
          <w:rFonts w:ascii="Calibri" w:hAnsi="Calibri" w:cs="Calibri"/>
        </w:rPr>
        <w:t>Ichan School of Medicine</w:t>
      </w:r>
      <w:ins w:id="6" w:author="Mooney, Fintan" w:date="2026-01-13T10:59:00Z" w16du:dateUtc="2026-01-13T15:59:00Z">
        <w:r w:rsidR="009E41FA">
          <w:rPr>
            <w:rFonts w:ascii="Calibri" w:hAnsi="Calibri" w:cs="Calibri"/>
          </w:rPr>
          <w:t xml:space="preserve"> at Mount Sinai</w:t>
        </w:r>
      </w:ins>
      <w:r w:rsidR="00CD024E">
        <w:rPr>
          <w:rFonts w:ascii="Calibri" w:hAnsi="Calibri" w:cs="Calibri"/>
        </w:rPr>
        <w:t>,</w:t>
      </w:r>
      <w:ins w:id="7" w:author="Mooney, Fintan" w:date="2026-01-13T10:59:00Z" w16du:dateUtc="2026-01-13T15:59:00Z">
        <w:r w:rsidR="00E61D5D">
          <w:rPr>
            <w:rFonts w:ascii="Calibri" w:hAnsi="Calibri" w:cs="Calibri"/>
          </w:rPr>
          <w:t xml:space="preserve"> Department of</w:t>
        </w:r>
      </w:ins>
      <w:r w:rsidR="00CD024E">
        <w:rPr>
          <w:rFonts w:ascii="Calibri" w:hAnsi="Calibri" w:cs="Calibri"/>
        </w:rPr>
        <w:t xml:space="preserve"> Environmental Medicine</w:t>
      </w:r>
      <w:del w:id="8" w:author="Mooney, Fintan" w:date="2026-01-13T10:59:00Z" w16du:dateUtc="2026-01-13T15:59:00Z">
        <w:r w:rsidR="00CD024E" w:rsidDel="0073359A">
          <w:rPr>
            <w:rFonts w:ascii="Calibri" w:hAnsi="Calibri" w:cs="Calibri"/>
          </w:rPr>
          <w:delText xml:space="preserve"> and Public Health</w:delText>
        </w:r>
      </w:del>
      <w:r w:rsidR="00003F34">
        <w:rPr>
          <w:rFonts w:ascii="Calibri" w:hAnsi="Calibri" w:cs="Calibri"/>
        </w:rPr>
        <w:t xml:space="preserve">; </w:t>
      </w:r>
      <w:r w:rsidR="000A40CB">
        <w:rPr>
          <w:rFonts w:ascii="Calibri" w:hAnsi="Calibri" w:cs="Calibri"/>
          <w:vertAlign w:val="superscript"/>
        </w:rPr>
        <w:t>3</w:t>
      </w:r>
      <w:r w:rsidR="000A40CB">
        <w:rPr>
          <w:rFonts w:ascii="Calibri" w:hAnsi="Calibri" w:cs="Calibri"/>
        </w:rPr>
        <w:t xml:space="preserve"> Yale School of Public Health, Department of Biostatistics; </w:t>
      </w:r>
      <w:r w:rsidR="000A40CB">
        <w:rPr>
          <w:rFonts w:ascii="Calibri" w:hAnsi="Calibri" w:cs="Calibri"/>
          <w:vertAlign w:val="superscript"/>
        </w:rPr>
        <w:t>4</w:t>
      </w:r>
      <w:r w:rsidR="000A40CB">
        <w:rPr>
          <w:rFonts w:ascii="Calibri" w:hAnsi="Calibri" w:cs="Calibri"/>
        </w:rPr>
        <w:t xml:space="preserve"> United States Department of </w:t>
      </w:r>
      <w:r w:rsidR="003F7D09">
        <w:rPr>
          <w:rFonts w:ascii="Calibri" w:hAnsi="Calibri" w:cs="Calibri"/>
        </w:rPr>
        <w:t xml:space="preserve">Agriculture </w:t>
      </w:r>
    </w:p>
    <w:p w14:paraId="72C55449" w14:textId="77777777" w:rsidR="00891D9E" w:rsidRDefault="00891D9E" w:rsidP="005D7C3F">
      <w:pPr>
        <w:rPr>
          <w:rFonts w:ascii="Calibri" w:hAnsi="Calibri" w:cs="Calibri"/>
        </w:rPr>
      </w:pPr>
    </w:p>
    <w:p w14:paraId="3B1BDA02" w14:textId="7DD925FC" w:rsidR="00EC7F33" w:rsidRDefault="00EC7F33" w:rsidP="005D7C3F">
      <w:pPr>
        <w:rPr>
          <w:rFonts w:ascii="Calibri" w:hAnsi="Calibri" w:cs="Calibri"/>
        </w:rPr>
      </w:pPr>
      <w:r>
        <w:rPr>
          <w:rFonts w:ascii="Calibri" w:hAnsi="Calibri" w:cs="Calibri"/>
        </w:rPr>
        <w:t>Contributions: *</w:t>
      </w:r>
      <w:r w:rsidR="00BB3468">
        <w:rPr>
          <w:rFonts w:ascii="Calibri" w:hAnsi="Calibri" w:cs="Calibri"/>
        </w:rPr>
        <w:t xml:space="preserve"> As</w:t>
      </w:r>
      <w:r w:rsidR="00761BF0">
        <w:rPr>
          <w:rFonts w:ascii="Calibri" w:hAnsi="Calibri" w:cs="Calibri"/>
        </w:rPr>
        <w:t>terisk</w:t>
      </w:r>
      <w:r w:rsidR="00BB3468">
        <w:rPr>
          <w:rFonts w:ascii="Calibri" w:hAnsi="Calibri" w:cs="Calibri"/>
        </w:rPr>
        <w:t xml:space="preserve"> denotes the</w:t>
      </w:r>
      <w:r>
        <w:rPr>
          <w:rFonts w:ascii="Calibri" w:hAnsi="Calibri" w:cs="Calibri"/>
        </w:rPr>
        <w:t xml:space="preserve"> </w:t>
      </w:r>
      <w:r w:rsidR="00BB3468">
        <w:rPr>
          <w:rFonts w:ascii="Calibri" w:hAnsi="Calibri" w:cs="Calibri"/>
        </w:rPr>
        <w:t>s</w:t>
      </w:r>
      <w:r>
        <w:rPr>
          <w:rFonts w:ascii="Calibri" w:hAnsi="Calibri" w:cs="Calibri"/>
        </w:rPr>
        <w:t>enior authors</w:t>
      </w:r>
    </w:p>
    <w:p w14:paraId="3FB8F61F" w14:textId="77777777" w:rsidR="00EC7F33" w:rsidRPr="0088517D" w:rsidRDefault="00EC7F33" w:rsidP="005D7C3F">
      <w:pPr>
        <w:rPr>
          <w:rFonts w:ascii="Calibri" w:hAnsi="Calibri" w:cs="Calibri"/>
        </w:rPr>
      </w:pPr>
    </w:p>
    <w:p w14:paraId="6FF73651" w14:textId="3220607F" w:rsidR="003B5BDB" w:rsidRDefault="00891D9E" w:rsidP="003B5BDB">
      <w:pPr>
        <w:rPr>
          <w:rFonts w:ascii="Calibri" w:hAnsi="Calibri" w:cs="Calibri"/>
        </w:rPr>
      </w:pPr>
      <w:r>
        <w:rPr>
          <w:rFonts w:ascii="Calibri" w:hAnsi="Calibri" w:cs="Calibri"/>
        </w:rPr>
        <w:t>Target Journal</w:t>
      </w:r>
      <w:r w:rsidR="003B5BDB">
        <w:rPr>
          <w:rFonts w:ascii="Calibri" w:hAnsi="Calibri" w:cs="Calibri"/>
        </w:rPr>
        <w:t xml:space="preserve">: </w:t>
      </w:r>
      <w:r w:rsidR="00BE2AEC">
        <w:rPr>
          <w:rFonts w:ascii="Calibri" w:hAnsi="Calibri" w:cs="Calibri"/>
        </w:rPr>
        <w:t>GeoHealth</w:t>
      </w:r>
    </w:p>
    <w:p w14:paraId="57311607" w14:textId="1126E6A2" w:rsidR="00C65213" w:rsidRDefault="00C65213" w:rsidP="003B5BDB">
      <w:pPr>
        <w:rPr>
          <w:rFonts w:ascii="Calibri" w:hAnsi="Calibri" w:cs="Calibri"/>
        </w:rPr>
      </w:pPr>
      <w:r>
        <w:rPr>
          <w:rFonts w:ascii="Calibri" w:hAnsi="Calibri" w:cs="Calibri"/>
        </w:rPr>
        <w:tab/>
      </w:r>
    </w:p>
    <w:p w14:paraId="3F58A08A" w14:textId="26696F22" w:rsidR="00C65213" w:rsidRDefault="00C65213" w:rsidP="003B5BDB">
      <w:pPr>
        <w:rPr>
          <w:rFonts w:ascii="Calibri" w:hAnsi="Calibri" w:cs="Calibri"/>
        </w:rPr>
      </w:pPr>
      <w:r>
        <w:rPr>
          <w:rFonts w:ascii="Calibri" w:hAnsi="Calibri" w:cs="Calibri"/>
        </w:rPr>
        <w:tab/>
        <w:t>Length requirements: “</w:t>
      </w:r>
      <w:r w:rsidRPr="00C65213">
        <w:rPr>
          <w:rFonts w:ascii="Calibri" w:hAnsi="Calibri" w:cs="Calibri"/>
        </w:rPr>
        <w:t xml:space="preserve">For most journals, Research Articles are allowed to be up to 25 </w:t>
      </w:r>
      <w:r>
        <w:rPr>
          <w:rFonts w:ascii="Calibri" w:hAnsi="Calibri" w:cs="Calibri"/>
        </w:rPr>
        <w:tab/>
      </w:r>
      <w:r w:rsidRPr="00C65213">
        <w:rPr>
          <w:rFonts w:ascii="Calibri" w:hAnsi="Calibri" w:cs="Calibri"/>
        </w:rPr>
        <w:t>publication units (PU), where 1 PU is 500 words or 1 display element (figure or table)</w:t>
      </w:r>
      <w:r>
        <w:rPr>
          <w:rFonts w:ascii="Calibri" w:hAnsi="Calibri" w:cs="Calibri"/>
        </w:rPr>
        <w:t>”</w:t>
      </w:r>
    </w:p>
    <w:p w14:paraId="5250698A" w14:textId="77777777" w:rsidR="0023068F" w:rsidRDefault="0023068F" w:rsidP="003B5BDB">
      <w:pPr>
        <w:rPr>
          <w:rFonts w:ascii="Calibri" w:hAnsi="Calibri" w:cs="Calibri"/>
        </w:rPr>
      </w:pPr>
    </w:p>
    <w:p w14:paraId="4972D734" w14:textId="5F0DE21C" w:rsidR="0023068F" w:rsidRDefault="0023068F" w:rsidP="003B5BDB">
      <w:pPr>
        <w:rPr>
          <w:rFonts w:ascii="Calibri" w:hAnsi="Calibri" w:cs="Calibri"/>
        </w:rPr>
      </w:pPr>
      <w:r>
        <w:rPr>
          <w:rFonts w:ascii="Calibri" w:hAnsi="Calibri" w:cs="Calibri"/>
        </w:rPr>
        <w:t>Word Count</w:t>
      </w:r>
      <w:ins w:id="9" w:author="Mooney, Fintan" w:date="2026-01-15T15:40:00Z" w16du:dateUtc="2026-01-15T20:40:00Z">
        <w:r w:rsidR="000E44C7">
          <w:rPr>
            <w:rFonts w:ascii="Calibri" w:hAnsi="Calibri" w:cs="Calibri"/>
          </w:rPr>
          <w:t xml:space="preserve"> (including titles/headings)</w:t>
        </w:r>
      </w:ins>
      <w:r>
        <w:rPr>
          <w:rFonts w:ascii="Calibri" w:hAnsi="Calibri" w:cs="Calibri"/>
        </w:rPr>
        <w:t xml:space="preserve">: </w:t>
      </w:r>
      <w:ins w:id="10" w:author="Mooney, Fintan" w:date="2026-01-14T22:19:00Z" w16du:dateUtc="2026-01-15T03:19:00Z">
        <w:r w:rsidR="007C19B8">
          <w:rPr>
            <w:rFonts w:ascii="Calibri" w:hAnsi="Calibri" w:cs="Calibri"/>
          </w:rPr>
          <w:t>5</w:t>
        </w:r>
      </w:ins>
      <w:del w:id="11" w:author="Mooney, Fintan" w:date="2026-01-14T22:19:00Z" w16du:dateUtc="2026-01-15T03:19:00Z">
        <w:r w:rsidDel="007C19B8">
          <w:rPr>
            <w:rFonts w:ascii="Calibri" w:hAnsi="Calibri" w:cs="Calibri"/>
          </w:rPr>
          <w:delText>4</w:delText>
        </w:r>
      </w:del>
      <w:r>
        <w:rPr>
          <w:rFonts w:ascii="Calibri" w:hAnsi="Calibri" w:cs="Calibri"/>
        </w:rPr>
        <w:t>,</w:t>
      </w:r>
      <w:ins w:id="12" w:author="Mooney, Fintan" w:date="2026-01-15T15:40:00Z" w16du:dateUtc="2026-01-15T20:40:00Z">
        <w:r w:rsidR="000E44C7">
          <w:rPr>
            <w:rFonts w:ascii="Calibri" w:hAnsi="Calibri" w:cs="Calibri"/>
          </w:rPr>
          <w:t>429</w:t>
        </w:r>
      </w:ins>
      <w:del w:id="13" w:author="Mooney, Fintan" w:date="2026-01-14T22:19:00Z" w16du:dateUtc="2026-01-15T03:19:00Z">
        <w:r w:rsidR="00BB3468" w:rsidDel="007C19B8">
          <w:rPr>
            <w:rFonts w:ascii="Calibri" w:hAnsi="Calibri" w:cs="Calibri"/>
          </w:rPr>
          <w:delText>817</w:delText>
        </w:r>
      </w:del>
      <w:r w:rsidR="00603A59">
        <w:rPr>
          <w:rFonts w:ascii="Calibri" w:hAnsi="Calibri" w:cs="Calibri"/>
        </w:rPr>
        <w:t xml:space="preserve"> (~</w:t>
      </w:r>
      <w:r w:rsidR="00BB3468">
        <w:rPr>
          <w:rFonts w:ascii="Calibri" w:hAnsi="Calibri" w:cs="Calibri"/>
        </w:rPr>
        <w:t>1</w:t>
      </w:r>
      <w:ins w:id="14" w:author="Mooney, Fintan" w:date="2026-01-15T15:40:00Z" w16du:dateUtc="2026-01-15T20:40:00Z">
        <w:r w:rsidR="001F4AE6">
          <w:rPr>
            <w:rFonts w:ascii="Calibri" w:hAnsi="Calibri" w:cs="Calibri"/>
          </w:rPr>
          <w:t>1</w:t>
        </w:r>
      </w:ins>
      <w:del w:id="15" w:author="Mooney, Fintan" w:date="2026-01-15T15:40:00Z" w16du:dateUtc="2026-01-15T20:40:00Z">
        <w:r w:rsidR="00BB3468" w:rsidDel="001F4AE6">
          <w:rPr>
            <w:rFonts w:ascii="Calibri" w:hAnsi="Calibri" w:cs="Calibri"/>
          </w:rPr>
          <w:delText>0</w:delText>
        </w:r>
      </w:del>
      <w:r w:rsidR="00603A59">
        <w:rPr>
          <w:rFonts w:ascii="Calibri" w:hAnsi="Calibri" w:cs="Calibri"/>
        </w:rPr>
        <w:t xml:space="preserve"> PU)</w:t>
      </w:r>
    </w:p>
    <w:p w14:paraId="0998A9C7" w14:textId="52146942" w:rsidR="0023068F" w:rsidRDefault="0023068F" w:rsidP="003B5BDB">
      <w:pPr>
        <w:rPr>
          <w:rFonts w:ascii="Calibri" w:hAnsi="Calibri" w:cs="Calibri"/>
        </w:rPr>
      </w:pPr>
      <w:r>
        <w:rPr>
          <w:rFonts w:ascii="Calibri" w:hAnsi="Calibri" w:cs="Calibri"/>
        </w:rPr>
        <w:t xml:space="preserve">Figure Count: </w:t>
      </w:r>
      <w:r w:rsidR="00111E33">
        <w:rPr>
          <w:rFonts w:ascii="Calibri" w:hAnsi="Calibri" w:cs="Calibri"/>
        </w:rPr>
        <w:t>4</w:t>
      </w:r>
      <w:r w:rsidR="00603A59">
        <w:rPr>
          <w:rFonts w:ascii="Calibri" w:hAnsi="Calibri" w:cs="Calibri"/>
        </w:rPr>
        <w:t xml:space="preserve"> (</w:t>
      </w:r>
      <w:r w:rsidR="00111E33">
        <w:rPr>
          <w:rFonts w:ascii="Calibri" w:hAnsi="Calibri" w:cs="Calibri"/>
        </w:rPr>
        <w:t>4</w:t>
      </w:r>
      <w:r w:rsidR="00810700">
        <w:rPr>
          <w:rFonts w:ascii="Calibri" w:hAnsi="Calibri" w:cs="Calibri"/>
        </w:rPr>
        <w:t xml:space="preserve"> PU)</w:t>
      </w:r>
    </w:p>
    <w:p w14:paraId="21915D00" w14:textId="2141CD80" w:rsidR="008D29E7" w:rsidRPr="00237665" w:rsidRDefault="0023068F" w:rsidP="005D7C3F">
      <w:pPr>
        <w:rPr>
          <w:rFonts w:ascii="Calibri" w:hAnsi="Calibri" w:cs="Calibri"/>
        </w:rPr>
      </w:pPr>
      <w:r>
        <w:rPr>
          <w:rFonts w:ascii="Calibri" w:hAnsi="Calibri" w:cs="Calibri"/>
        </w:rPr>
        <w:t>Table Count: 3</w:t>
      </w:r>
      <w:r w:rsidR="00810700">
        <w:rPr>
          <w:rFonts w:ascii="Calibri" w:hAnsi="Calibri" w:cs="Calibri"/>
        </w:rPr>
        <w:t xml:space="preserve"> (3 PU)</w:t>
      </w:r>
    </w:p>
    <w:p w14:paraId="61BCFE9E" w14:textId="700D0043" w:rsidR="008D29E7" w:rsidRDefault="00237665" w:rsidP="005D7C3F">
      <w:pPr>
        <w:rPr>
          <w:rFonts w:ascii="Calibri" w:hAnsi="Calibri" w:cs="Calibri"/>
          <w:b/>
          <w:bCs/>
        </w:rPr>
      </w:pPr>
      <w:r>
        <w:rPr>
          <w:rFonts w:ascii="Calibri" w:hAnsi="Calibri" w:cs="Calibri"/>
          <w:b/>
          <w:bCs/>
        </w:rPr>
        <w:t>Current PU = 1</w:t>
      </w:r>
      <w:ins w:id="16" w:author="Mooney, Fintan" w:date="2026-01-15T15:40:00Z" w16du:dateUtc="2026-01-15T20:40:00Z">
        <w:r w:rsidR="001F4AE6">
          <w:rPr>
            <w:rFonts w:ascii="Calibri" w:hAnsi="Calibri" w:cs="Calibri"/>
            <w:b/>
            <w:bCs/>
          </w:rPr>
          <w:t>8</w:t>
        </w:r>
      </w:ins>
      <w:del w:id="17" w:author="Mooney, Fintan" w:date="2026-01-15T15:40:00Z" w16du:dateUtc="2026-01-15T20:40:00Z">
        <w:r w:rsidR="00BB3468" w:rsidDel="001F4AE6">
          <w:rPr>
            <w:rFonts w:ascii="Calibri" w:hAnsi="Calibri" w:cs="Calibri"/>
            <w:b/>
            <w:bCs/>
          </w:rPr>
          <w:delText>7</w:delText>
        </w:r>
      </w:del>
    </w:p>
    <w:p w14:paraId="2F47D58B" w14:textId="77777777" w:rsidR="008D29E7" w:rsidRDefault="008D29E7" w:rsidP="005D7C3F">
      <w:pPr>
        <w:rPr>
          <w:rFonts w:ascii="Calibri" w:hAnsi="Calibri" w:cs="Calibri"/>
          <w:b/>
          <w:bCs/>
        </w:rPr>
      </w:pPr>
    </w:p>
    <w:p w14:paraId="055EAF9F" w14:textId="034041EC" w:rsidR="008D29E7" w:rsidRPr="00AA60F1" w:rsidRDefault="003F586C" w:rsidP="00AA60F1">
      <w:pPr>
        <w:rPr>
          <w:ins w:id="18" w:author="Mooney, Fintan" w:date="2026-01-14T12:55:00Z" w16du:dateUtc="2026-01-14T17:55:00Z"/>
          <w:rFonts w:ascii="Calibri" w:hAnsi="Calibri" w:cs="Calibri"/>
        </w:rPr>
      </w:pPr>
      <w:ins w:id="19" w:author="Mooney, Fintan" w:date="2026-01-14T12:54:00Z" w16du:dateUtc="2026-01-14T17:54:00Z">
        <w:r w:rsidRPr="00AA60F1">
          <w:rPr>
            <w:rFonts w:ascii="Calibri" w:hAnsi="Calibri" w:cs="Calibri"/>
            <w:b/>
            <w:bCs/>
          </w:rPr>
          <w:t>Funding Source:</w:t>
        </w:r>
        <w:r w:rsidRPr="00AA60F1">
          <w:rPr>
            <w:rFonts w:ascii="Calibri" w:hAnsi="Calibri" w:cs="Calibri"/>
            <w:rPrChange w:id="20" w:author="Mooney, Fintan" w:date="2026-01-14T12:57:00Z" w16du:dateUtc="2026-01-14T17:57:00Z">
              <w:rPr>
                <w:rFonts w:ascii="Calibri" w:hAnsi="Calibri" w:cs="Calibri"/>
                <w:b/>
                <w:bCs/>
              </w:rPr>
            </w:rPrChange>
          </w:rPr>
          <w:t xml:space="preserve"> </w:t>
        </w:r>
        <w:r w:rsidR="00EF048D" w:rsidRPr="00AA60F1">
          <w:rPr>
            <w:rFonts w:ascii="Calibri" w:hAnsi="Calibri" w:cs="Calibri"/>
            <w:rPrChange w:id="21" w:author="Mooney, Fintan" w:date="2026-01-14T12:57:00Z" w16du:dateUtc="2026-01-14T17:57:00Z">
              <w:rPr>
                <w:rFonts w:ascii="Calibri" w:hAnsi="Calibri" w:cs="Calibri"/>
                <w:color w:val="0C64C0"/>
              </w:rPr>
            </w:rPrChange>
          </w:rPr>
          <w:t>This work was conducted as part of Subaward No. 29031, part of a USDA Nonassistance Cooperative Agreement with RCSA Federal Award No. 58-3022-0-005</w:t>
        </w:r>
      </w:ins>
      <w:ins w:id="22" w:author="Mooney, Fintan" w:date="2026-01-14T12:59:00Z" w16du:dateUtc="2026-01-14T17:59:00Z">
        <w:r w:rsidR="00F72603">
          <w:rPr>
            <w:rFonts w:ascii="Calibri" w:hAnsi="Calibri" w:cs="Calibri"/>
          </w:rPr>
          <w:t xml:space="preserve"> (SP,ND</w:t>
        </w:r>
      </w:ins>
      <w:ins w:id="23" w:author="Mooney, Fintan" w:date="2026-01-14T13:00:00Z" w16du:dateUtc="2026-01-14T18:00:00Z">
        <w:r w:rsidR="00F72603">
          <w:rPr>
            <w:rFonts w:ascii="Calibri" w:hAnsi="Calibri" w:cs="Calibri"/>
          </w:rPr>
          <w:t>,KL)</w:t>
        </w:r>
      </w:ins>
      <w:ins w:id="24" w:author="Mooney, Fintan" w:date="2026-01-14T12:54:00Z" w16du:dateUtc="2026-01-14T17:54:00Z">
        <w:r w:rsidR="00EF048D" w:rsidRPr="00AA60F1">
          <w:rPr>
            <w:rFonts w:ascii="Calibri" w:hAnsi="Calibri" w:cs="Calibri"/>
            <w:rPrChange w:id="25" w:author="Mooney, Fintan" w:date="2026-01-14T12:57:00Z" w16du:dateUtc="2026-01-14T17:57:00Z">
              <w:rPr>
                <w:rFonts w:ascii="Calibri" w:hAnsi="Calibri" w:cs="Calibri"/>
                <w:color w:val="0C64C0"/>
              </w:rPr>
            </w:rPrChange>
          </w:rPr>
          <w:t>. This work was also supported in part by the USDA-APHIS. The funders had no role in study design, data collection, interpretation, or the decision to submit the work for publication. Mention of trade names or commercial products in this article is solely for the purpose of providing specific information and does not imply recommendation or endorsement by the USDA. USDA is an equal opportunity provider and employer.</w:t>
        </w:r>
      </w:ins>
      <w:ins w:id="26" w:author="Mooney, Fintan" w:date="2026-01-14T12:59:00Z" w16du:dateUtc="2026-01-14T17:59:00Z">
        <w:r w:rsidR="00D171EC">
          <w:rPr>
            <w:rFonts w:ascii="Calibri" w:hAnsi="Calibri" w:cs="Calibri"/>
          </w:rPr>
          <w:t xml:space="preserve"> </w:t>
        </w:r>
      </w:ins>
      <w:ins w:id="27" w:author="Mooney, Fintan" w:date="2026-01-14T12:55:00Z" w16du:dateUtc="2026-01-14T17:55:00Z">
        <w:r w:rsidR="00180A4A" w:rsidRPr="00AA60F1">
          <w:rPr>
            <w:rFonts w:ascii="Calibri" w:hAnsi="Calibri" w:cs="Calibri"/>
            <w:rPrChange w:id="28" w:author="Mooney, Fintan" w:date="2026-01-14T12:57:00Z" w16du:dateUtc="2026-01-14T17:57:00Z">
              <w:rPr>
                <w:rFonts w:ascii="Aptos" w:hAnsi="Aptos"/>
                <w:color w:val="212121"/>
              </w:rPr>
            </w:rPrChange>
          </w:rPr>
          <w:t xml:space="preserve">This </w:t>
        </w:r>
      </w:ins>
      <w:ins w:id="29" w:author="Mooney, Fintan" w:date="2026-01-14T12:59:00Z" w16du:dateUtc="2026-01-14T17:59:00Z">
        <w:r w:rsidR="00D171EC">
          <w:rPr>
            <w:rFonts w:ascii="Calibri" w:hAnsi="Calibri" w:cs="Calibri"/>
          </w:rPr>
          <w:t xml:space="preserve">research was additionally supported </w:t>
        </w:r>
      </w:ins>
      <w:ins w:id="30" w:author="Mooney, Fintan" w:date="2026-01-14T12:55:00Z" w16du:dateUtc="2026-01-14T17:55:00Z">
        <w:r w:rsidR="00107FFC" w:rsidRPr="00AA60F1">
          <w:rPr>
            <w:rFonts w:ascii="Calibri" w:hAnsi="Calibri" w:cs="Calibri"/>
            <w:rPrChange w:id="31" w:author="Mooney, Fintan" w:date="2026-01-14T12:57:00Z" w16du:dateUtc="2026-01-14T17:57:00Z">
              <w:rPr>
                <w:rFonts w:ascii="Aptos" w:hAnsi="Aptos"/>
                <w:color w:val="212121"/>
              </w:rPr>
            </w:rPrChange>
          </w:rPr>
          <w:t xml:space="preserve">by the </w:t>
        </w:r>
        <w:r w:rsidR="00180A4A" w:rsidRPr="00AA60F1">
          <w:rPr>
            <w:rFonts w:ascii="Calibri" w:hAnsi="Calibri" w:cs="Calibri"/>
            <w:rPrChange w:id="32" w:author="Mooney, Fintan" w:date="2026-01-14T12:57:00Z" w16du:dateUtc="2026-01-14T17:57:00Z">
              <w:rPr>
                <w:rFonts w:ascii="Aptos" w:hAnsi="Aptos"/>
                <w:color w:val="212121"/>
              </w:rPr>
            </w:rPrChange>
          </w:rPr>
          <w:t>National Institute of General Medical Sciences R35GM156799 (SP)</w:t>
        </w:r>
      </w:ins>
      <w:ins w:id="33" w:author="Mooney, Fintan" w:date="2026-01-14T13:00:00Z" w16du:dateUtc="2026-01-14T18:00:00Z">
        <w:r w:rsidR="00F72603">
          <w:rPr>
            <w:rFonts w:ascii="Calibri" w:hAnsi="Calibri" w:cs="Calibri"/>
          </w:rPr>
          <w:t xml:space="preserve"> </w:t>
        </w:r>
      </w:ins>
      <w:ins w:id="34" w:author="Mooney, Fintan" w:date="2026-01-14T12:55:00Z" w16du:dateUtc="2026-01-14T17:55:00Z">
        <w:r w:rsidR="00107FFC" w:rsidRPr="00AA60F1">
          <w:rPr>
            <w:rFonts w:ascii="Calibri" w:hAnsi="Calibri" w:cs="Calibri"/>
            <w:rPrChange w:id="35" w:author="Mooney, Fintan" w:date="2026-01-14T12:57:00Z" w16du:dateUtc="2026-01-14T17:57:00Z">
              <w:rPr>
                <w:rFonts w:ascii="Aptos" w:hAnsi="Aptos"/>
                <w:color w:val="212121"/>
              </w:rPr>
            </w:rPrChange>
          </w:rPr>
          <w:t>and th</w:t>
        </w:r>
      </w:ins>
      <w:ins w:id="36" w:author="Mooney, Fintan" w:date="2026-01-14T12:56:00Z" w16du:dateUtc="2026-01-14T17:56:00Z">
        <w:r w:rsidR="00107FFC" w:rsidRPr="00AA60F1">
          <w:rPr>
            <w:rFonts w:ascii="Calibri" w:hAnsi="Calibri" w:cs="Calibri"/>
            <w:rPrChange w:id="37" w:author="Mooney, Fintan" w:date="2026-01-14T12:57:00Z" w16du:dateUtc="2026-01-14T17:57:00Z">
              <w:rPr>
                <w:rFonts w:ascii="Aptos" w:hAnsi="Aptos"/>
                <w:color w:val="212121"/>
              </w:rPr>
            </w:rPrChange>
          </w:rPr>
          <w:t xml:space="preserve">e </w:t>
        </w:r>
        <w:r w:rsidR="00107FFC" w:rsidRPr="00AA60F1">
          <w:rPr>
            <w:rFonts w:ascii="Calibri" w:hAnsi="Calibri" w:cs="Calibri"/>
            <w:rPrChange w:id="38" w:author="Mooney, Fintan" w:date="2026-01-14T12:57:00Z" w16du:dateUtc="2026-01-14T17:57:00Z">
              <w:rPr>
                <w:rFonts w:ascii="Aptos" w:hAnsi="Aptos"/>
                <w:i/>
                <w:iCs/>
                <w:color w:val="1F1F1F"/>
              </w:rPr>
            </w:rPrChange>
          </w:rPr>
          <w:t>NICHD K25 HD109509 (</w:t>
        </w:r>
      </w:ins>
      <w:ins w:id="39" w:author="Mooney, Fintan" w:date="2026-01-14T12:57:00Z" w16du:dateUtc="2026-01-14T17:57:00Z">
        <w:r w:rsidR="00AA60F1" w:rsidRPr="00AA60F1">
          <w:rPr>
            <w:rFonts w:ascii="Calibri" w:hAnsi="Calibri" w:cs="Calibri"/>
            <w:rPrChange w:id="40" w:author="Mooney, Fintan" w:date="2026-01-14T12:57:00Z" w16du:dateUtc="2026-01-14T17:57:00Z">
              <w:rPr>
                <w:rFonts w:ascii="Aptos" w:hAnsi="Aptos"/>
                <w:i/>
                <w:iCs/>
                <w:color w:val="1F1F1F"/>
              </w:rPr>
            </w:rPrChange>
          </w:rPr>
          <w:t>ND)</w:t>
        </w:r>
      </w:ins>
      <w:ins w:id="41" w:author="Mooney, Fintan" w:date="2026-01-14T13:00:00Z" w16du:dateUtc="2026-01-14T18:00:00Z">
        <w:r w:rsidR="00F72603">
          <w:rPr>
            <w:rFonts w:ascii="Calibri" w:hAnsi="Calibri" w:cs="Calibri"/>
          </w:rPr>
          <w:t>.</w:t>
        </w:r>
      </w:ins>
    </w:p>
    <w:p w14:paraId="72E6CE59" w14:textId="77777777" w:rsidR="00180A4A" w:rsidRPr="00AA60F1" w:rsidRDefault="00180A4A" w:rsidP="005D7C3F">
      <w:pPr>
        <w:rPr>
          <w:rFonts w:ascii="Calibri" w:hAnsi="Calibri" w:cs="Calibri"/>
          <w:rPrChange w:id="42" w:author="Mooney, Fintan" w:date="2026-01-14T12:57:00Z" w16du:dateUtc="2026-01-14T17:57:00Z">
            <w:rPr>
              <w:rFonts w:ascii="Calibri" w:hAnsi="Calibri" w:cs="Calibri"/>
              <w:b/>
              <w:bCs/>
            </w:rPr>
          </w:rPrChange>
        </w:rPr>
      </w:pPr>
    </w:p>
    <w:p w14:paraId="12C169E7" w14:textId="77777777" w:rsidR="008D29E7" w:rsidRDefault="008D29E7" w:rsidP="005D7C3F">
      <w:pPr>
        <w:rPr>
          <w:rFonts w:ascii="Calibri" w:hAnsi="Calibri" w:cs="Calibri"/>
          <w:b/>
          <w:bCs/>
        </w:rPr>
      </w:pPr>
    </w:p>
    <w:p w14:paraId="60C3638C" w14:textId="77777777" w:rsidR="008D29E7" w:rsidRDefault="008D29E7" w:rsidP="005D7C3F">
      <w:pPr>
        <w:rPr>
          <w:rFonts w:ascii="Calibri" w:hAnsi="Calibri" w:cs="Calibri"/>
          <w:b/>
          <w:bCs/>
        </w:rPr>
      </w:pPr>
    </w:p>
    <w:p w14:paraId="12FEDCFA" w14:textId="4E0FCCF1" w:rsidR="008D29E7" w:rsidDel="00EA69C6" w:rsidRDefault="008D29E7" w:rsidP="0023068F">
      <w:pPr>
        <w:rPr>
          <w:del w:id="43" w:author="Mooney, Fintan" w:date="2026-01-14T18:11:00Z" w16du:dateUtc="2026-01-14T23:11:00Z"/>
          <w:rFonts w:ascii="Calibri" w:hAnsi="Calibri" w:cs="Calibri"/>
          <w:b/>
          <w:bCs/>
        </w:rPr>
      </w:pPr>
    </w:p>
    <w:p w14:paraId="39007455" w14:textId="77777777" w:rsidR="00EA69C6" w:rsidRDefault="00EA69C6" w:rsidP="005D7C3F">
      <w:pPr>
        <w:rPr>
          <w:ins w:id="44" w:author="Mooney, Fintan" w:date="2026-01-14T18:11:00Z" w16du:dateUtc="2026-01-14T23:11:00Z"/>
          <w:rFonts w:ascii="Calibri" w:hAnsi="Calibri" w:cs="Calibri"/>
          <w:b/>
          <w:bCs/>
        </w:rPr>
      </w:pPr>
    </w:p>
    <w:p w14:paraId="276458A4" w14:textId="77777777" w:rsidR="008D29E7" w:rsidDel="00EA69C6" w:rsidRDefault="008D29E7" w:rsidP="005D7C3F">
      <w:pPr>
        <w:rPr>
          <w:del w:id="45" w:author="Mooney, Fintan" w:date="2026-01-14T18:11:00Z" w16du:dateUtc="2026-01-14T23:11:00Z"/>
          <w:rFonts w:ascii="Calibri" w:hAnsi="Calibri" w:cs="Calibri"/>
          <w:b/>
          <w:bCs/>
        </w:rPr>
      </w:pPr>
    </w:p>
    <w:p w14:paraId="2FD594DB" w14:textId="77777777" w:rsidR="008D29E7" w:rsidDel="00EA69C6" w:rsidRDefault="008D29E7" w:rsidP="005D7C3F">
      <w:pPr>
        <w:rPr>
          <w:del w:id="46" w:author="Mooney, Fintan" w:date="2026-01-14T18:11:00Z" w16du:dateUtc="2026-01-14T23:11:00Z"/>
          <w:rFonts w:ascii="Calibri" w:hAnsi="Calibri" w:cs="Calibri"/>
          <w:b/>
          <w:bCs/>
        </w:rPr>
      </w:pPr>
    </w:p>
    <w:p w14:paraId="69724017" w14:textId="77777777" w:rsidR="008D29E7" w:rsidDel="00EA69C6" w:rsidRDefault="008D29E7" w:rsidP="0023068F">
      <w:pPr>
        <w:rPr>
          <w:del w:id="47" w:author="Mooney, Fintan" w:date="2026-01-14T18:10:00Z" w16du:dateUtc="2026-01-14T23:10:00Z"/>
          <w:rFonts w:ascii="Calibri" w:hAnsi="Calibri" w:cs="Calibri"/>
          <w:b/>
          <w:bCs/>
        </w:rPr>
      </w:pPr>
    </w:p>
    <w:p w14:paraId="40A09BCD" w14:textId="77777777" w:rsidR="008D29E7" w:rsidDel="007B084A" w:rsidRDefault="008D29E7" w:rsidP="005D7C3F">
      <w:pPr>
        <w:rPr>
          <w:del w:id="48" w:author="Mooney, Fintan" w:date="2026-01-14T18:10:00Z" w16du:dateUtc="2026-01-14T23:10:00Z"/>
          <w:rFonts w:ascii="Calibri" w:hAnsi="Calibri" w:cs="Calibri"/>
          <w:b/>
          <w:bCs/>
        </w:rPr>
      </w:pPr>
    </w:p>
    <w:p w14:paraId="6538E1B8" w14:textId="77777777" w:rsidR="008D29E7" w:rsidDel="007B084A" w:rsidRDefault="008D29E7" w:rsidP="005D7C3F">
      <w:pPr>
        <w:rPr>
          <w:del w:id="49" w:author="Mooney, Fintan" w:date="2026-01-14T18:10:00Z" w16du:dateUtc="2026-01-14T23:10:00Z"/>
          <w:rFonts w:ascii="Calibri" w:hAnsi="Calibri" w:cs="Calibri"/>
          <w:b/>
          <w:bCs/>
        </w:rPr>
      </w:pPr>
    </w:p>
    <w:p w14:paraId="5113DFB1" w14:textId="77777777" w:rsidR="008D29E7" w:rsidDel="007B084A" w:rsidRDefault="008D29E7" w:rsidP="005D7C3F">
      <w:pPr>
        <w:rPr>
          <w:del w:id="50" w:author="Mooney, Fintan" w:date="2026-01-14T18:10:00Z" w16du:dateUtc="2026-01-14T23:10:00Z"/>
          <w:rFonts w:ascii="Calibri" w:hAnsi="Calibri" w:cs="Calibri"/>
          <w:b/>
          <w:bCs/>
        </w:rPr>
      </w:pPr>
    </w:p>
    <w:p w14:paraId="073BDDFA" w14:textId="77777777" w:rsidR="008D29E7" w:rsidDel="007B084A" w:rsidRDefault="008D29E7" w:rsidP="005D7C3F">
      <w:pPr>
        <w:rPr>
          <w:del w:id="51" w:author="Mooney, Fintan" w:date="2026-01-14T18:10:00Z" w16du:dateUtc="2026-01-14T23:10:00Z"/>
          <w:rFonts w:ascii="Calibri" w:hAnsi="Calibri" w:cs="Calibri"/>
          <w:b/>
          <w:bCs/>
        </w:rPr>
      </w:pPr>
    </w:p>
    <w:p w14:paraId="310A9B09" w14:textId="77777777" w:rsidR="008D29E7" w:rsidDel="007B084A" w:rsidRDefault="008D29E7" w:rsidP="005D7C3F">
      <w:pPr>
        <w:rPr>
          <w:del w:id="52" w:author="Mooney, Fintan" w:date="2026-01-14T18:10:00Z" w16du:dateUtc="2026-01-14T23:10:00Z"/>
          <w:rFonts w:ascii="Calibri" w:hAnsi="Calibri" w:cs="Calibri"/>
          <w:b/>
          <w:bCs/>
        </w:rPr>
      </w:pPr>
    </w:p>
    <w:p w14:paraId="0636B671" w14:textId="77777777" w:rsidR="008D29E7" w:rsidDel="007B084A" w:rsidRDefault="008D29E7" w:rsidP="005D7C3F">
      <w:pPr>
        <w:rPr>
          <w:del w:id="53" w:author="Mooney, Fintan" w:date="2026-01-14T18:10:00Z" w16du:dateUtc="2026-01-14T23:10:00Z"/>
          <w:rFonts w:ascii="Calibri" w:hAnsi="Calibri" w:cs="Calibri"/>
          <w:b/>
          <w:bCs/>
        </w:rPr>
      </w:pPr>
    </w:p>
    <w:p w14:paraId="6BFD5E19" w14:textId="77777777" w:rsidR="00BE2AEC" w:rsidRPr="0023068F" w:rsidRDefault="00BE2AEC" w:rsidP="0023068F">
      <w:pPr>
        <w:rPr>
          <w:rFonts w:ascii="Calibri" w:hAnsi="Calibri" w:cs="Calibri"/>
          <w:b/>
          <w:bCs/>
        </w:rPr>
      </w:pPr>
    </w:p>
    <w:p w14:paraId="16EE50D0" w14:textId="05DAA066" w:rsidR="00505888" w:rsidRDefault="00A83A8F" w:rsidP="00A83A8F">
      <w:pPr>
        <w:pStyle w:val="ListParagraph"/>
        <w:ind w:left="400"/>
        <w:jc w:val="center"/>
        <w:rPr>
          <w:rFonts w:ascii="Calibri" w:hAnsi="Calibri" w:cs="Calibri"/>
          <w:b/>
          <w:bCs/>
        </w:rPr>
      </w:pPr>
      <w:r>
        <w:rPr>
          <w:rFonts w:ascii="Calibri" w:hAnsi="Calibri" w:cs="Calibri"/>
          <w:b/>
          <w:bCs/>
        </w:rPr>
        <w:lastRenderedPageBreak/>
        <w:t>Abstract</w:t>
      </w:r>
    </w:p>
    <w:p w14:paraId="7BDD4630" w14:textId="77777777" w:rsidR="00A83A8F" w:rsidRDefault="00A83A8F" w:rsidP="00A83A8F">
      <w:pPr>
        <w:pStyle w:val="ListParagraph"/>
        <w:ind w:left="400"/>
        <w:jc w:val="center"/>
        <w:rPr>
          <w:rFonts w:ascii="Calibri" w:hAnsi="Calibri" w:cs="Calibri"/>
          <w:b/>
          <w:bCs/>
        </w:rPr>
      </w:pPr>
    </w:p>
    <w:p w14:paraId="2E69DE6E" w14:textId="5B438CEB" w:rsidR="00214A27" w:rsidRPr="006F7B09" w:rsidRDefault="00A83A8F" w:rsidP="00803D0C">
      <w:pPr>
        <w:ind w:firstLine="720"/>
        <w:rPr>
          <w:rFonts w:ascii="Calibri" w:hAnsi="Calibri" w:cs="Calibri"/>
        </w:rPr>
      </w:pPr>
      <w:r w:rsidRPr="006F7B09">
        <w:rPr>
          <w:rFonts w:ascii="Calibri" w:hAnsi="Calibri" w:cs="Calibri"/>
        </w:rPr>
        <w:t>Highly pathogenic avian influenza (HPAI) H5N1 was first identified in North America in 2021</w:t>
      </w:r>
      <w:r>
        <w:rPr>
          <w:rFonts w:ascii="Calibri" w:hAnsi="Calibri" w:cs="Calibri"/>
        </w:rPr>
        <w:t xml:space="preserve"> </w:t>
      </w:r>
      <w:r w:rsidRPr="006F7B09">
        <w:rPr>
          <w:rFonts w:ascii="Calibri" w:hAnsi="Calibri" w:cs="Calibri"/>
        </w:rPr>
        <w:t>and has since emerged as a panzootic</w:t>
      </w:r>
      <w:r>
        <w:rPr>
          <w:rFonts w:ascii="Calibri" w:hAnsi="Calibri" w:cs="Calibri"/>
        </w:rPr>
        <w:t xml:space="preserve">. </w:t>
      </w:r>
      <w:r w:rsidR="00A41676">
        <w:rPr>
          <w:rFonts w:ascii="Calibri" w:hAnsi="Calibri" w:cs="Calibri"/>
        </w:rPr>
        <w:t xml:space="preserve">The early transmission dynamics through which migratory wild birds </w:t>
      </w:r>
      <w:r w:rsidR="00DD537F">
        <w:rPr>
          <w:rFonts w:ascii="Calibri" w:hAnsi="Calibri" w:cs="Calibri"/>
        </w:rPr>
        <w:t>transmit</w:t>
      </w:r>
      <w:del w:id="54" w:author="Mooney, Fintan" w:date="2026-01-13T11:01:00Z" w16du:dateUtc="2026-01-13T16:01:00Z">
        <w:r w:rsidR="00DD537F" w:rsidDel="00AF55D1">
          <w:rPr>
            <w:rFonts w:ascii="Calibri" w:hAnsi="Calibri" w:cs="Calibri"/>
          </w:rPr>
          <w:delText xml:space="preserve"> the</w:delText>
        </w:r>
      </w:del>
      <w:r w:rsidR="00DD537F">
        <w:rPr>
          <w:rFonts w:ascii="Calibri" w:hAnsi="Calibri" w:cs="Calibri"/>
        </w:rPr>
        <w:t xml:space="preserve"> emerging HPAI strains into commercial and backyard poultry</w:t>
      </w:r>
      <w:ins w:id="55" w:author="Mooney, Fintan" w:date="2026-01-15T12:44:00Z" w16du:dateUtc="2026-01-15T17:44:00Z">
        <w:r w:rsidR="00CE6486">
          <w:rPr>
            <w:rFonts w:ascii="Calibri" w:hAnsi="Calibri" w:cs="Calibri"/>
          </w:rPr>
          <w:t xml:space="preserve">  </w:t>
        </w:r>
      </w:ins>
      <w:r w:rsidR="00DD537F">
        <w:rPr>
          <w:rFonts w:ascii="Calibri" w:hAnsi="Calibri" w:cs="Calibri"/>
        </w:rPr>
        <w:t xml:space="preserve"> farms</w:t>
      </w:r>
      <w:ins w:id="56" w:author="Mooney, Fintan" w:date="2026-01-15T12:45:00Z" w16du:dateUtc="2026-01-15T17:45:00Z">
        <w:r w:rsidR="004C4E06">
          <w:rPr>
            <w:rFonts w:ascii="Calibri" w:hAnsi="Calibri" w:cs="Calibri"/>
          </w:rPr>
          <w:t xml:space="preserve"> (spillover)</w:t>
        </w:r>
      </w:ins>
      <w:r w:rsidR="00DD537F">
        <w:rPr>
          <w:rFonts w:ascii="Calibri" w:hAnsi="Calibri" w:cs="Calibri"/>
        </w:rPr>
        <w:t xml:space="preserve"> is unclear. We conducted a case-crossover study</w:t>
      </w:r>
      <w:r w:rsidR="00487F49">
        <w:rPr>
          <w:rFonts w:ascii="Calibri" w:hAnsi="Calibri" w:cs="Calibri"/>
        </w:rPr>
        <w:t xml:space="preserve"> </w:t>
      </w:r>
      <w:ins w:id="57" w:author="Mooney, Fintan" w:date="2026-01-13T11:00:00Z" w16du:dateUtc="2026-01-13T16:00:00Z">
        <w:r w:rsidR="0073359A">
          <w:rPr>
            <w:rFonts w:ascii="Calibri" w:hAnsi="Calibri" w:cs="Calibri"/>
          </w:rPr>
          <w:t>utilizing</w:t>
        </w:r>
      </w:ins>
      <w:del w:id="58" w:author="Mooney, Fintan" w:date="2026-01-13T11:00:00Z" w16du:dateUtc="2026-01-13T16:00:00Z">
        <w:r w:rsidR="00487F49" w:rsidDel="0073359A">
          <w:rPr>
            <w:rFonts w:ascii="Calibri" w:hAnsi="Calibri" w:cs="Calibri"/>
          </w:rPr>
          <w:delText>with</w:delText>
        </w:r>
      </w:del>
      <w:r w:rsidR="00487F49">
        <w:rPr>
          <w:rFonts w:ascii="Calibri" w:hAnsi="Calibri" w:cs="Calibri"/>
        </w:rPr>
        <w:t xml:space="preserve"> distributed non-linear lag models (DLNMs)</w:t>
      </w:r>
      <w:r w:rsidR="00DD537F">
        <w:rPr>
          <w:rFonts w:ascii="Calibri" w:hAnsi="Calibri" w:cs="Calibri"/>
        </w:rPr>
        <w:t xml:space="preserve"> to </w:t>
      </w:r>
      <w:r w:rsidR="00C63BE1">
        <w:rPr>
          <w:rFonts w:ascii="Calibri" w:hAnsi="Calibri" w:cs="Calibri"/>
        </w:rPr>
        <w:t xml:space="preserve">investigate </w:t>
      </w:r>
      <w:r w:rsidR="00487F49">
        <w:rPr>
          <w:rFonts w:ascii="Calibri" w:hAnsi="Calibri" w:cs="Calibri"/>
        </w:rPr>
        <w:t xml:space="preserve">the </w:t>
      </w:r>
      <w:r w:rsidR="00C63BE1">
        <w:rPr>
          <w:rFonts w:ascii="Calibri" w:hAnsi="Calibri" w:cs="Calibri"/>
        </w:rPr>
        <w:t xml:space="preserve">short-term variations in meteorological conditions and wild bird abundance </w:t>
      </w:r>
      <w:r w:rsidR="00487F49">
        <w:rPr>
          <w:rFonts w:ascii="Calibri" w:hAnsi="Calibri" w:cs="Calibri"/>
        </w:rPr>
        <w:t>that</w:t>
      </w:r>
      <w:r w:rsidR="00CD4AB4">
        <w:rPr>
          <w:rFonts w:ascii="Calibri" w:hAnsi="Calibri" w:cs="Calibri"/>
        </w:rPr>
        <w:t xml:space="preserve"> potentially</w:t>
      </w:r>
      <w:r w:rsidR="00487F49">
        <w:rPr>
          <w:rFonts w:ascii="Calibri" w:hAnsi="Calibri" w:cs="Calibri"/>
        </w:rPr>
        <w:t xml:space="preserve"> contributed to the </w:t>
      </w:r>
      <w:del w:id="59" w:author="Mooney, Fintan" w:date="2026-01-09T15:44:00Z" w16du:dateUtc="2026-01-09T20:44:00Z">
        <w:r w:rsidR="00487F49" w:rsidDel="00E81FA6">
          <w:rPr>
            <w:rFonts w:ascii="Calibri" w:hAnsi="Calibri" w:cs="Calibri"/>
          </w:rPr>
          <w:delText xml:space="preserve">relative </w:delText>
        </w:r>
      </w:del>
      <w:r w:rsidR="00487F49">
        <w:rPr>
          <w:rFonts w:ascii="Calibri" w:hAnsi="Calibri" w:cs="Calibri"/>
        </w:rPr>
        <w:t xml:space="preserve">high number </w:t>
      </w:r>
      <w:ins w:id="60" w:author="Mooney, Fintan" w:date="2026-01-08T12:38:00Z" w16du:dateUtc="2026-01-08T17:38:00Z">
        <w:r w:rsidR="00164E5F">
          <w:rPr>
            <w:rFonts w:ascii="Calibri" w:hAnsi="Calibri" w:cs="Calibri"/>
          </w:rPr>
          <w:t xml:space="preserve">of </w:t>
        </w:r>
      </w:ins>
      <w:r w:rsidR="00487F49">
        <w:rPr>
          <w:rFonts w:ascii="Calibri" w:hAnsi="Calibri" w:cs="Calibri"/>
        </w:rPr>
        <w:t xml:space="preserve">HPAI </w:t>
      </w:r>
      <w:del w:id="61" w:author="Mooney, Fintan" w:date="2026-01-08T12:38:00Z" w16du:dateUtc="2026-01-08T17:38:00Z">
        <w:r w:rsidR="00487F49" w:rsidDel="00164E5F">
          <w:rPr>
            <w:rFonts w:ascii="Calibri" w:hAnsi="Calibri" w:cs="Calibri"/>
          </w:rPr>
          <w:delText xml:space="preserve">outbreak </w:delText>
        </w:r>
      </w:del>
      <w:ins w:id="62" w:author="Mooney, Fintan" w:date="2026-01-08T12:38:00Z" w16du:dateUtc="2026-01-08T17:38:00Z">
        <w:r w:rsidR="00164E5F">
          <w:rPr>
            <w:rFonts w:ascii="Calibri" w:hAnsi="Calibri" w:cs="Calibri"/>
          </w:rPr>
          <w:t xml:space="preserve">spillover events </w:t>
        </w:r>
      </w:ins>
      <w:r w:rsidR="00487F49">
        <w:rPr>
          <w:rFonts w:ascii="Calibri" w:hAnsi="Calibri" w:cs="Calibri"/>
        </w:rPr>
        <w:t xml:space="preserve">in Minnesota </w:t>
      </w:r>
      <w:ins w:id="63" w:author="Mooney, Fintan" w:date="2026-01-08T12:39:00Z" w16du:dateUtc="2026-01-08T17:39:00Z">
        <w:r w:rsidR="00164E5F">
          <w:rPr>
            <w:rFonts w:ascii="Calibri" w:hAnsi="Calibri" w:cs="Calibri"/>
          </w:rPr>
          <w:t xml:space="preserve">poultry farms </w:t>
        </w:r>
      </w:ins>
      <w:r w:rsidR="00487F49">
        <w:rPr>
          <w:rFonts w:ascii="Calibri" w:hAnsi="Calibri" w:cs="Calibri"/>
        </w:rPr>
        <w:t>in 2022</w:t>
      </w:r>
      <w:ins w:id="64" w:author="Mooney, Fintan" w:date="2026-01-09T15:44:00Z" w16du:dateUtc="2026-01-09T20:44:00Z">
        <w:r w:rsidR="00E81FA6">
          <w:rPr>
            <w:rFonts w:ascii="Calibri" w:hAnsi="Calibri" w:cs="Calibri"/>
          </w:rPr>
          <w:t xml:space="preserve"> (</w:t>
        </w:r>
      </w:ins>
      <w:ins w:id="65" w:author="Mooney, Fintan" w:date="2026-01-10T14:44:00Z" w16du:dateUtc="2026-01-10T19:44:00Z">
        <w:r w:rsidR="004F7CCC">
          <w:rPr>
            <w:rFonts w:ascii="Calibri" w:hAnsi="Calibri" w:cs="Calibri"/>
          </w:rPr>
          <w:t>N</w:t>
        </w:r>
      </w:ins>
      <w:ins w:id="66" w:author="Mooney, Fintan" w:date="2026-01-09T15:44:00Z" w16du:dateUtc="2026-01-09T20:44:00Z">
        <w:r w:rsidR="009442EB">
          <w:rPr>
            <w:rFonts w:ascii="Calibri" w:hAnsi="Calibri" w:cs="Calibri"/>
          </w:rPr>
          <w:t xml:space="preserve"> = 1</w:t>
        </w:r>
      </w:ins>
      <w:ins w:id="67" w:author="Mooney, Fintan" w:date="2026-01-14T14:31:00Z" w16du:dateUtc="2026-01-14T19:31:00Z">
        <w:r w:rsidR="00737A28">
          <w:rPr>
            <w:rFonts w:ascii="Calibri" w:hAnsi="Calibri" w:cs="Calibri"/>
          </w:rPr>
          <w:t>10</w:t>
        </w:r>
      </w:ins>
      <w:ins w:id="68" w:author="Mooney, Fintan" w:date="2026-01-09T15:44:00Z" w16du:dateUtc="2026-01-09T20:44:00Z">
        <w:r w:rsidR="009442EB">
          <w:rPr>
            <w:rFonts w:ascii="Calibri" w:hAnsi="Calibri" w:cs="Calibri"/>
          </w:rPr>
          <w:t>)</w:t>
        </w:r>
      </w:ins>
      <w:r w:rsidR="00487F49">
        <w:rPr>
          <w:rFonts w:ascii="Calibri" w:hAnsi="Calibri" w:cs="Calibri"/>
        </w:rPr>
        <w:t xml:space="preserve">. </w:t>
      </w:r>
      <w:r w:rsidR="00CD4AB4">
        <w:rPr>
          <w:rFonts w:ascii="Calibri" w:hAnsi="Calibri" w:cs="Calibri"/>
        </w:rPr>
        <w:t xml:space="preserve">Our </w:t>
      </w:r>
      <w:r w:rsidR="00625E4A">
        <w:rPr>
          <w:rFonts w:ascii="Calibri" w:hAnsi="Calibri" w:cs="Calibri"/>
        </w:rPr>
        <w:t>results suggest a two-stage process in which wetter conditions and elevated wild bird abundance approximately four weeks before a</w:t>
      </w:r>
      <w:ins w:id="69" w:author="Mooney, Fintan" w:date="2026-01-13T11:00:00Z" w16du:dateUtc="2026-01-13T16:00:00Z">
        <w:r w:rsidR="0045767B">
          <w:rPr>
            <w:rFonts w:ascii="Calibri" w:hAnsi="Calibri" w:cs="Calibri"/>
          </w:rPr>
          <w:t xml:space="preserve"> spillover </w:t>
        </w:r>
      </w:ins>
      <w:del w:id="70" w:author="Mooney, Fintan" w:date="2026-01-13T11:00:00Z" w16du:dateUtc="2026-01-13T16:00:00Z">
        <w:r w:rsidR="00625E4A" w:rsidDel="0045767B">
          <w:rPr>
            <w:rFonts w:ascii="Calibri" w:hAnsi="Calibri" w:cs="Calibri"/>
          </w:rPr>
          <w:delText xml:space="preserve">n </w:delText>
        </w:r>
      </w:del>
      <w:r w:rsidR="00625E4A">
        <w:rPr>
          <w:rFonts w:ascii="Calibri" w:hAnsi="Calibri" w:cs="Calibri"/>
        </w:rPr>
        <w:t xml:space="preserve">event, followed by relatively drier conditions closer to the event, are associated with higher HPAI </w:t>
      </w:r>
      <w:del w:id="71" w:author="Mooney, Fintan" w:date="2026-01-08T12:39:00Z" w16du:dateUtc="2026-01-08T17:39:00Z">
        <w:r w:rsidR="00625E4A" w:rsidDel="00164E5F">
          <w:rPr>
            <w:rFonts w:ascii="Calibri" w:hAnsi="Calibri" w:cs="Calibri"/>
          </w:rPr>
          <w:delText xml:space="preserve">outbreak </w:delText>
        </w:r>
      </w:del>
      <w:ins w:id="72" w:author="Mooney, Fintan" w:date="2026-01-08T12:39:00Z" w16du:dateUtc="2026-01-08T17:39:00Z">
        <w:r w:rsidR="00164E5F">
          <w:rPr>
            <w:rFonts w:ascii="Calibri" w:hAnsi="Calibri" w:cs="Calibri"/>
          </w:rPr>
          <w:t xml:space="preserve">spillover </w:t>
        </w:r>
      </w:ins>
      <w:r w:rsidR="00625E4A">
        <w:rPr>
          <w:rFonts w:ascii="Calibri" w:hAnsi="Calibri" w:cs="Calibri"/>
        </w:rPr>
        <w:t xml:space="preserve">risk. </w:t>
      </w:r>
      <w:r w:rsidR="009C08B1">
        <w:rPr>
          <w:rFonts w:ascii="Calibri" w:hAnsi="Calibri" w:cs="Calibri"/>
        </w:rPr>
        <w:t xml:space="preserve">Specifically, lag-specific odds ratios </w:t>
      </w:r>
      <w:r w:rsidR="00214A27">
        <w:rPr>
          <w:rFonts w:ascii="Calibri" w:hAnsi="Calibri" w:cs="Calibri"/>
        </w:rPr>
        <w:t xml:space="preserve">show that </w:t>
      </w:r>
      <w:ins w:id="73" w:author="Mooney, Fintan" w:date="2026-01-14T22:16:00Z" w16du:dateUtc="2026-01-15T03:16:00Z">
        <w:r w:rsidR="00D921AA">
          <w:rPr>
            <w:rFonts w:ascii="Calibri" w:hAnsi="Calibri" w:cs="Calibri"/>
          </w:rPr>
          <w:t xml:space="preserve">in the three to </w:t>
        </w:r>
      </w:ins>
      <w:del w:id="74" w:author="Mooney, Fintan" w:date="2026-01-14T21:18:00Z" w16du:dateUtc="2026-01-15T02:18:00Z">
        <w:r w:rsidR="00803D0C" w:rsidDel="00FD1F8C">
          <w:rPr>
            <w:rFonts w:ascii="Calibri" w:hAnsi="Calibri" w:cs="Calibri"/>
          </w:rPr>
          <w:delText>four</w:delText>
        </w:r>
      </w:del>
      <w:ins w:id="75" w:author="Mooney, Fintan" w:date="2026-01-14T21:18:00Z" w16du:dateUtc="2026-01-15T02:18:00Z">
        <w:r w:rsidR="002417A7">
          <w:rPr>
            <w:rFonts w:ascii="Calibri" w:hAnsi="Calibri" w:cs="Calibri"/>
          </w:rPr>
          <w:t>four</w:t>
        </w:r>
      </w:ins>
      <w:r w:rsidR="00803D0C">
        <w:rPr>
          <w:rFonts w:ascii="Calibri" w:hAnsi="Calibri" w:cs="Calibri"/>
        </w:rPr>
        <w:t xml:space="preserve">-weeks before an event </w:t>
      </w:r>
      <w:r w:rsidR="00214A27" w:rsidRPr="006F7B09">
        <w:rPr>
          <w:rFonts w:ascii="Calibri" w:hAnsi="Calibri" w:cs="Calibri"/>
        </w:rPr>
        <w:t>soil moisture (</w:t>
      </w:r>
      <w:ins w:id="76" w:author="Mooney, Fintan" w:date="2026-01-14T22:16:00Z" w16du:dateUtc="2026-01-15T03:16:00Z">
        <w:r w:rsidR="00CB65B9">
          <w:rPr>
            <w:rFonts w:ascii="Calibri" w:hAnsi="Calibri" w:cs="Calibri"/>
          </w:rPr>
          <w:t>Lag-</w:t>
        </w:r>
      </w:ins>
      <w:ins w:id="77" w:author="Mooney, Fintan" w:date="2026-01-15T12:45:00Z" w16du:dateUtc="2026-01-15T17:45:00Z">
        <w:r w:rsidR="00974F20">
          <w:rPr>
            <w:rFonts w:ascii="Calibri" w:hAnsi="Calibri" w:cs="Calibri"/>
          </w:rPr>
          <w:t>3</w:t>
        </w:r>
      </w:ins>
      <w:ins w:id="78" w:author="Mooney, Fintan" w:date="2026-01-14T22:16:00Z" w16du:dateUtc="2026-01-15T03:16:00Z">
        <w:r w:rsidR="00CB65B9">
          <w:rPr>
            <w:rFonts w:ascii="Calibri" w:hAnsi="Calibri" w:cs="Calibri"/>
          </w:rPr>
          <w:t xml:space="preserve"> </w:t>
        </w:r>
      </w:ins>
      <w:r w:rsidR="00214A27" w:rsidRPr="006F7B09">
        <w:rPr>
          <w:rFonts w:ascii="Calibri" w:hAnsi="Calibri" w:cs="Calibri"/>
        </w:rPr>
        <w:t>O</w:t>
      </w:r>
      <w:ins w:id="79" w:author="Mooney, Fintan" w:date="2026-01-09T15:46:00Z" w16du:dateUtc="2026-01-09T20:46:00Z">
        <w:r w:rsidR="00BF7CBF">
          <w:rPr>
            <w:rFonts w:ascii="Calibri" w:hAnsi="Calibri" w:cs="Calibri"/>
          </w:rPr>
          <w:t xml:space="preserve">dds </w:t>
        </w:r>
      </w:ins>
      <w:r w:rsidR="00214A27" w:rsidRPr="006F7B09">
        <w:rPr>
          <w:rFonts w:ascii="Calibri" w:hAnsi="Calibri" w:cs="Calibri"/>
        </w:rPr>
        <w:t>R</w:t>
      </w:r>
      <w:ins w:id="80" w:author="Mooney, Fintan" w:date="2026-01-09T15:46:00Z" w16du:dateUtc="2026-01-09T20:46:00Z">
        <w:r w:rsidR="00BF7CBF">
          <w:rPr>
            <w:rFonts w:ascii="Calibri" w:hAnsi="Calibri" w:cs="Calibri"/>
          </w:rPr>
          <w:t>atio</w:t>
        </w:r>
      </w:ins>
      <w:ins w:id="81" w:author="Mooney, Fintan" w:date="2026-01-09T15:47:00Z" w16du:dateUtc="2026-01-09T20:47:00Z">
        <w:r w:rsidR="00BF7CBF">
          <w:rPr>
            <w:rFonts w:ascii="Calibri" w:hAnsi="Calibri" w:cs="Calibri"/>
          </w:rPr>
          <w:t xml:space="preserve"> (OR)</w:t>
        </w:r>
      </w:ins>
      <w:r w:rsidR="00214A27" w:rsidRPr="006F7B09">
        <w:rPr>
          <w:rFonts w:ascii="Calibri" w:hAnsi="Calibri" w:cs="Calibri"/>
        </w:rPr>
        <w:t>: 1.</w:t>
      </w:r>
      <w:ins w:id="82" w:author="Mooney, Fintan" w:date="2026-01-12T22:45:00Z" w16du:dateUtc="2026-01-13T03:45:00Z">
        <w:r w:rsidR="004C0B2D">
          <w:rPr>
            <w:rFonts w:ascii="Calibri" w:hAnsi="Calibri" w:cs="Calibri"/>
          </w:rPr>
          <w:t>5</w:t>
        </w:r>
      </w:ins>
      <w:ins w:id="83" w:author="Mooney, Fintan" w:date="2026-01-15T12:46:00Z" w16du:dateUtc="2026-01-15T17:46:00Z">
        <w:r w:rsidR="00E9443D">
          <w:rPr>
            <w:rFonts w:ascii="Calibri" w:hAnsi="Calibri" w:cs="Calibri"/>
          </w:rPr>
          <w:t>0</w:t>
        </w:r>
      </w:ins>
      <w:del w:id="84" w:author="Mooney, Fintan" w:date="2026-01-12T22:45:00Z" w16du:dateUtc="2026-01-13T03:45:00Z">
        <w:r w:rsidR="00214A27" w:rsidRPr="006F7B09" w:rsidDel="004C0B2D">
          <w:rPr>
            <w:rFonts w:ascii="Calibri" w:hAnsi="Calibri" w:cs="Calibri"/>
          </w:rPr>
          <w:delText>61</w:delText>
        </w:r>
      </w:del>
      <w:r w:rsidR="00214A27" w:rsidRPr="006F7B09">
        <w:rPr>
          <w:rFonts w:ascii="Calibri" w:hAnsi="Calibri" w:cs="Calibri"/>
        </w:rPr>
        <w:t xml:space="preserve">, 95% </w:t>
      </w:r>
      <w:ins w:id="85" w:author="Mooney, Fintan" w:date="2026-01-09T15:47:00Z" w16du:dateUtc="2026-01-09T20:47:00Z">
        <w:r w:rsidR="00BF7CBF">
          <w:rPr>
            <w:rFonts w:ascii="Calibri" w:hAnsi="Calibri" w:cs="Calibri"/>
          </w:rPr>
          <w:t>confidence interval (</w:t>
        </w:r>
      </w:ins>
      <w:r w:rsidR="00214A27" w:rsidRPr="006F7B09">
        <w:rPr>
          <w:rFonts w:ascii="Calibri" w:hAnsi="Calibri" w:cs="Calibri"/>
        </w:rPr>
        <w:t>CI</w:t>
      </w:r>
      <w:ins w:id="86" w:author="Mooney, Fintan" w:date="2026-01-09T15:47:00Z" w16du:dateUtc="2026-01-09T20:47:00Z">
        <w:r w:rsidR="00BF7CBF">
          <w:rPr>
            <w:rFonts w:ascii="Calibri" w:hAnsi="Calibri" w:cs="Calibri"/>
          </w:rPr>
          <w:t>)</w:t>
        </w:r>
      </w:ins>
      <w:r w:rsidR="00214A27" w:rsidRPr="006F7B09">
        <w:rPr>
          <w:rFonts w:ascii="Calibri" w:hAnsi="Calibri" w:cs="Calibri"/>
        </w:rPr>
        <w:t xml:space="preserve">: </w:t>
      </w:r>
      <w:ins w:id="87" w:author="Mooney, Fintan" w:date="2026-01-15T12:46:00Z" w16du:dateUtc="2026-01-15T17:46:00Z">
        <w:r w:rsidR="00E9443D">
          <w:rPr>
            <w:rFonts w:ascii="Calibri" w:hAnsi="Calibri" w:cs="Calibri"/>
          </w:rPr>
          <w:t>1.02</w:t>
        </w:r>
      </w:ins>
      <w:del w:id="88" w:author="Mooney, Fintan" w:date="2026-01-12T22:45:00Z" w16du:dateUtc="2026-01-13T03:45:00Z">
        <w:r w:rsidR="00214A27" w:rsidRPr="006F7B09" w:rsidDel="00DB21D9">
          <w:rPr>
            <w:rFonts w:ascii="Calibri" w:hAnsi="Calibri" w:cs="Calibri"/>
          </w:rPr>
          <w:delText>1.01</w:delText>
        </w:r>
      </w:del>
      <w:r w:rsidR="00214A27" w:rsidRPr="006F7B09">
        <w:rPr>
          <w:rFonts w:ascii="Calibri" w:hAnsi="Calibri" w:cs="Calibri"/>
        </w:rPr>
        <w:t>, 2.</w:t>
      </w:r>
      <w:ins w:id="89" w:author="Mooney, Fintan" w:date="2026-01-15T12:46:00Z" w16du:dateUtc="2026-01-15T17:46:00Z">
        <w:r w:rsidR="00E9443D">
          <w:rPr>
            <w:rFonts w:ascii="Calibri" w:hAnsi="Calibri" w:cs="Calibri"/>
          </w:rPr>
          <w:t>21</w:t>
        </w:r>
      </w:ins>
      <w:del w:id="90" w:author="Mooney, Fintan" w:date="2026-01-14T21:18:00Z" w16du:dateUtc="2026-01-15T02:18:00Z">
        <w:r w:rsidR="00214A27" w:rsidRPr="006F7B09" w:rsidDel="002417A7">
          <w:rPr>
            <w:rFonts w:ascii="Calibri" w:hAnsi="Calibri" w:cs="Calibri"/>
          </w:rPr>
          <w:delText>5</w:delText>
        </w:r>
      </w:del>
      <w:del w:id="91" w:author="Mooney, Fintan" w:date="2026-01-12T22:45:00Z" w16du:dateUtc="2026-01-13T03:45:00Z">
        <w:r w:rsidR="00214A27" w:rsidRPr="006F7B09" w:rsidDel="00DB21D9">
          <w:rPr>
            <w:rFonts w:ascii="Calibri" w:hAnsi="Calibri" w:cs="Calibri"/>
          </w:rPr>
          <w:delText>7</w:delText>
        </w:r>
      </w:del>
      <w:r w:rsidR="00214A27" w:rsidRPr="006F7B09">
        <w:rPr>
          <w:rFonts w:ascii="Calibri" w:hAnsi="Calibri" w:cs="Calibri"/>
        </w:rPr>
        <w:t xml:space="preserve">) and </w:t>
      </w:r>
      <w:r w:rsidR="001875AF">
        <w:rPr>
          <w:rFonts w:ascii="Calibri" w:hAnsi="Calibri" w:cs="Calibri"/>
        </w:rPr>
        <w:t>total wild bird</w:t>
      </w:r>
      <w:r w:rsidR="00214A27" w:rsidRPr="006F7B09">
        <w:rPr>
          <w:rFonts w:ascii="Calibri" w:hAnsi="Calibri" w:cs="Calibri"/>
        </w:rPr>
        <w:t xml:space="preserve"> abundance (</w:t>
      </w:r>
      <w:ins w:id="92" w:author="Mooney, Fintan" w:date="2026-01-14T22:16:00Z" w16du:dateUtc="2026-01-15T03:16:00Z">
        <w:r w:rsidR="00CB65B9">
          <w:rPr>
            <w:rFonts w:ascii="Calibri" w:hAnsi="Calibri" w:cs="Calibri"/>
          </w:rPr>
          <w:t xml:space="preserve">Lag-4 </w:t>
        </w:r>
      </w:ins>
      <w:ins w:id="93" w:author="Mooney, Fintan" w:date="2026-01-09T15:46:00Z" w16du:dateUtc="2026-01-09T20:46:00Z">
        <w:r w:rsidR="00954FB0">
          <w:rPr>
            <w:rFonts w:ascii="Calibri" w:hAnsi="Calibri" w:cs="Calibri"/>
          </w:rPr>
          <w:t>OR</w:t>
        </w:r>
        <w:r w:rsidR="00BF7CBF">
          <w:rPr>
            <w:rFonts w:ascii="Calibri" w:hAnsi="Calibri" w:cs="Calibri"/>
          </w:rPr>
          <w:t>:</w:t>
        </w:r>
      </w:ins>
      <w:del w:id="94" w:author="Mooney, Fintan" w:date="2026-01-09T15:45:00Z" w16du:dateUtc="2026-01-09T20:45:00Z">
        <w:r w:rsidR="00214A27" w:rsidRPr="006F7B09" w:rsidDel="006E70D3">
          <w:rPr>
            <w:rFonts w:ascii="Calibri" w:hAnsi="Calibri" w:cs="Calibri"/>
          </w:rPr>
          <w:delText>OR</w:delText>
        </w:r>
      </w:del>
      <w:del w:id="95" w:author="Mooney, Fintan" w:date="2026-01-09T15:46:00Z" w16du:dateUtc="2026-01-09T20:46:00Z">
        <w:r w:rsidR="00214A27" w:rsidRPr="006F7B09" w:rsidDel="00954FB0">
          <w:rPr>
            <w:rFonts w:ascii="Calibri" w:hAnsi="Calibri" w:cs="Calibri"/>
          </w:rPr>
          <w:delText>:</w:delText>
        </w:r>
      </w:del>
      <w:r w:rsidR="00214A27" w:rsidRPr="006F7B09">
        <w:rPr>
          <w:rFonts w:ascii="Calibri" w:hAnsi="Calibri" w:cs="Calibri"/>
        </w:rPr>
        <w:t xml:space="preserve"> 3.</w:t>
      </w:r>
      <w:ins w:id="96" w:author="Mooney, Fintan" w:date="2026-01-14T21:19:00Z" w16du:dateUtc="2026-01-15T02:19:00Z">
        <w:r w:rsidR="003B58E5">
          <w:rPr>
            <w:rFonts w:ascii="Calibri" w:hAnsi="Calibri" w:cs="Calibri"/>
          </w:rPr>
          <w:t>86</w:t>
        </w:r>
      </w:ins>
      <w:del w:id="97" w:author="Mooney, Fintan" w:date="2026-01-12T22:46:00Z" w16du:dateUtc="2026-01-13T03:46:00Z">
        <w:r w:rsidR="00214A27" w:rsidRPr="006F7B09" w:rsidDel="00DB21D9">
          <w:rPr>
            <w:rFonts w:ascii="Calibri" w:hAnsi="Calibri" w:cs="Calibri"/>
          </w:rPr>
          <w:delText>8</w:delText>
        </w:r>
      </w:del>
      <w:del w:id="98" w:author="Mooney, Fintan" w:date="2026-01-14T21:18:00Z" w16du:dateUtc="2026-01-15T02:18:00Z">
        <w:r w:rsidR="00214A27" w:rsidRPr="006F7B09" w:rsidDel="003B58E5">
          <w:rPr>
            <w:rFonts w:ascii="Calibri" w:hAnsi="Calibri" w:cs="Calibri"/>
          </w:rPr>
          <w:delText>8</w:delText>
        </w:r>
      </w:del>
      <w:r w:rsidR="00214A27" w:rsidRPr="006F7B09">
        <w:rPr>
          <w:rFonts w:ascii="Calibri" w:hAnsi="Calibri" w:cs="Calibri"/>
        </w:rPr>
        <w:t>, 95% CI: 2.2</w:t>
      </w:r>
      <w:ins w:id="99" w:author="Mooney, Fintan" w:date="2026-01-14T21:19:00Z" w16du:dateUtc="2026-01-15T02:19:00Z">
        <w:r w:rsidR="003B58E5">
          <w:rPr>
            <w:rFonts w:ascii="Calibri" w:hAnsi="Calibri" w:cs="Calibri"/>
          </w:rPr>
          <w:t>7</w:t>
        </w:r>
      </w:ins>
      <w:del w:id="100" w:author="Mooney, Fintan" w:date="2026-01-12T22:46:00Z" w16du:dateUtc="2026-01-13T03:46:00Z">
        <w:r w:rsidR="00214A27" w:rsidRPr="006F7B09" w:rsidDel="00DB21D9">
          <w:rPr>
            <w:rFonts w:ascii="Calibri" w:hAnsi="Calibri" w:cs="Calibri"/>
          </w:rPr>
          <w:delText>3</w:delText>
        </w:r>
      </w:del>
      <w:r w:rsidR="00214A27" w:rsidRPr="006F7B09">
        <w:rPr>
          <w:rFonts w:ascii="Calibri" w:hAnsi="Calibri" w:cs="Calibri"/>
        </w:rPr>
        <w:t>, 6.</w:t>
      </w:r>
      <w:ins w:id="101" w:author="Mooney, Fintan" w:date="2026-01-14T21:19:00Z" w16du:dateUtc="2026-01-15T02:19:00Z">
        <w:r w:rsidR="003B58E5">
          <w:rPr>
            <w:rFonts w:ascii="Calibri" w:hAnsi="Calibri" w:cs="Calibri"/>
          </w:rPr>
          <w:t>5</w:t>
        </w:r>
      </w:ins>
      <w:ins w:id="102" w:author="Mooney, Fintan" w:date="2026-01-12T22:46:00Z" w16du:dateUtc="2026-01-13T03:46:00Z">
        <w:r w:rsidR="00DB21D9">
          <w:rPr>
            <w:rFonts w:ascii="Calibri" w:hAnsi="Calibri" w:cs="Calibri"/>
          </w:rPr>
          <w:t>6</w:t>
        </w:r>
      </w:ins>
      <w:del w:id="103" w:author="Mooney, Fintan" w:date="2026-01-12T22:46:00Z" w16du:dateUtc="2026-01-13T03:46:00Z">
        <w:r w:rsidR="00214A27" w:rsidRPr="006F7B09" w:rsidDel="00DB21D9">
          <w:rPr>
            <w:rFonts w:ascii="Calibri" w:hAnsi="Calibri" w:cs="Calibri"/>
          </w:rPr>
          <w:delText>74</w:delText>
        </w:r>
      </w:del>
      <w:r w:rsidR="00214A27" w:rsidRPr="006F7B09">
        <w:rPr>
          <w:rFonts w:ascii="Calibri" w:hAnsi="Calibri" w:cs="Calibri"/>
        </w:rPr>
        <w:t xml:space="preserve">) were </w:t>
      </w:r>
      <w:del w:id="104" w:author="Mooney, Fintan" w:date="2026-01-12T22:45:00Z" w16du:dateUtc="2026-01-13T03:45:00Z">
        <w:r w:rsidR="00214A27" w:rsidRPr="006F7B09" w:rsidDel="00DB21D9">
          <w:rPr>
            <w:rFonts w:ascii="Calibri" w:hAnsi="Calibri" w:cs="Calibri"/>
          </w:rPr>
          <w:delText xml:space="preserve">strongly </w:delText>
        </w:r>
      </w:del>
      <w:r w:rsidR="00214A27" w:rsidRPr="006F7B09">
        <w:rPr>
          <w:rFonts w:ascii="Calibri" w:hAnsi="Calibri" w:cs="Calibri"/>
        </w:rPr>
        <w:t xml:space="preserve">associated with </w:t>
      </w:r>
      <w:r w:rsidR="006D5AB6">
        <w:rPr>
          <w:rFonts w:ascii="Calibri" w:hAnsi="Calibri" w:cs="Calibri"/>
        </w:rPr>
        <w:t>increased</w:t>
      </w:r>
      <w:r w:rsidR="00CC2E7C">
        <w:rPr>
          <w:rFonts w:ascii="Calibri" w:hAnsi="Calibri" w:cs="Calibri"/>
        </w:rPr>
        <w:t xml:space="preserve"> </w:t>
      </w:r>
      <w:r w:rsidR="00214A27" w:rsidRPr="006F7B09">
        <w:rPr>
          <w:rFonts w:ascii="Calibri" w:hAnsi="Calibri" w:cs="Calibri"/>
        </w:rPr>
        <w:t>odds of a</w:t>
      </w:r>
      <w:ins w:id="105" w:author="Mooney, Fintan" w:date="2026-01-08T12:39:00Z" w16du:dateUtc="2026-01-08T17:39:00Z">
        <w:r w:rsidR="00164E5F">
          <w:rPr>
            <w:rFonts w:ascii="Calibri" w:hAnsi="Calibri" w:cs="Calibri"/>
          </w:rPr>
          <w:t>n</w:t>
        </w:r>
      </w:ins>
      <w:r w:rsidR="00214A27" w:rsidRPr="006F7B09">
        <w:rPr>
          <w:rFonts w:ascii="Calibri" w:hAnsi="Calibri" w:cs="Calibri"/>
        </w:rPr>
        <w:t xml:space="preserve"> HPAI </w:t>
      </w:r>
      <w:del w:id="106" w:author="Mooney, Fintan" w:date="2026-01-08T12:39:00Z" w16du:dateUtc="2026-01-08T17:39:00Z">
        <w:r w:rsidR="00214A27" w:rsidRPr="006F7B09" w:rsidDel="00164E5F">
          <w:rPr>
            <w:rFonts w:ascii="Calibri" w:hAnsi="Calibri" w:cs="Calibri"/>
          </w:rPr>
          <w:delText>outbreak</w:delText>
        </w:r>
      </w:del>
      <w:ins w:id="107" w:author="Mooney, Fintan" w:date="2026-01-08T12:39:00Z" w16du:dateUtc="2026-01-08T17:39:00Z">
        <w:r w:rsidR="00164E5F">
          <w:rPr>
            <w:rFonts w:ascii="Calibri" w:hAnsi="Calibri" w:cs="Calibri"/>
          </w:rPr>
          <w:t>spillover</w:t>
        </w:r>
      </w:ins>
      <w:ins w:id="108" w:author="Mooney, Fintan" w:date="2026-01-12T22:46:00Z" w16du:dateUtc="2026-01-13T03:46:00Z">
        <w:r w:rsidR="00E140CC">
          <w:rPr>
            <w:rFonts w:ascii="Calibri" w:hAnsi="Calibri" w:cs="Calibri"/>
          </w:rPr>
          <w:t xml:space="preserve"> event</w:t>
        </w:r>
      </w:ins>
      <w:r w:rsidR="00803D0C">
        <w:rPr>
          <w:rFonts w:ascii="Calibri" w:hAnsi="Calibri" w:cs="Calibri"/>
        </w:rPr>
        <w:t xml:space="preserve">. </w:t>
      </w:r>
      <w:del w:id="109" w:author="Mooney, Fintan" w:date="2026-01-13T11:00:00Z" w16du:dateUtc="2026-01-13T16:00:00Z">
        <w:r w:rsidR="00747DCA" w:rsidDel="0045767B">
          <w:rPr>
            <w:rFonts w:ascii="Calibri" w:hAnsi="Calibri" w:cs="Calibri"/>
          </w:rPr>
          <w:delText>C</w:delText>
        </w:r>
        <w:r w:rsidR="00850DE8" w:rsidDel="0045767B">
          <w:rPr>
            <w:rFonts w:ascii="Calibri" w:hAnsi="Calibri" w:cs="Calibri"/>
          </w:rPr>
          <w:delText xml:space="preserve">loser to the </w:delText>
        </w:r>
      </w:del>
      <w:del w:id="110" w:author="Mooney, Fintan" w:date="2026-01-08T12:39:00Z" w16du:dateUtc="2026-01-08T17:39:00Z">
        <w:r w:rsidR="00850DE8" w:rsidDel="00164E5F">
          <w:rPr>
            <w:rFonts w:ascii="Calibri" w:hAnsi="Calibri" w:cs="Calibri"/>
          </w:rPr>
          <w:delText>outbreak</w:delText>
        </w:r>
        <w:r w:rsidR="00214A27" w:rsidRPr="006F7B09" w:rsidDel="00164E5F">
          <w:rPr>
            <w:rFonts w:ascii="Calibri" w:hAnsi="Calibri" w:cs="Calibri"/>
          </w:rPr>
          <w:delText xml:space="preserve"> </w:delText>
        </w:r>
      </w:del>
      <w:del w:id="111" w:author="Mooney, Fintan" w:date="2026-01-13T11:00:00Z" w16du:dateUtc="2026-01-13T16:00:00Z">
        <w:r w:rsidR="00214A27" w:rsidRPr="006F7B09" w:rsidDel="0045767B">
          <w:rPr>
            <w:rFonts w:ascii="Calibri" w:hAnsi="Calibri" w:cs="Calibri"/>
          </w:rPr>
          <w:delText>week</w:delText>
        </w:r>
      </w:del>
      <w:ins w:id="112" w:author="Mooney, Fintan" w:date="2026-01-13T11:00:00Z" w16du:dateUtc="2026-01-13T16:00:00Z">
        <w:r w:rsidR="0045767B">
          <w:rPr>
            <w:rFonts w:ascii="Calibri" w:hAnsi="Calibri" w:cs="Calibri"/>
          </w:rPr>
          <w:t xml:space="preserve">Acutely at the week of </w:t>
        </w:r>
      </w:ins>
      <w:ins w:id="113" w:author="Mooney, Fintan" w:date="2026-01-15T15:40:00Z" w16du:dateUtc="2026-01-15T20:40:00Z">
        <w:r w:rsidR="001F4AE6">
          <w:rPr>
            <w:rFonts w:ascii="Calibri" w:hAnsi="Calibri" w:cs="Calibri"/>
          </w:rPr>
          <w:t>transmission</w:t>
        </w:r>
      </w:ins>
      <w:r w:rsidR="00214A27" w:rsidRPr="006F7B09">
        <w:rPr>
          <w:rFonts w:ascii="Calibri" w:hAnsi="Calibri" w:cs="Calibri"/>
        </w:rPr>
        <w:t xml:space="preserve">, surface runoff showed an </w:t>
      </w:r>
      <w:del w:id="114" w:author="Mooney, Fintan" w:date="2026-01-13T11:01:00Z" w16du:dateUtc="2026-01-13T16:01:00Z">
        <w:r w:rsidR="00214A27" w:rsidRPr="006F7B09" w:rsidDel="0045767B">
          <w:rPr>
            <w:rFonts w:ascii="Calibri" w:hAnsi="Calibri" w:cs="Calibri"/>
          </w:rPr>
          <w:delText>acute effect</w:delText>
        </w:r>
      </w:del>
      <w:ins w:id="115" w:author="Mooney, Fintan" w:date="2026-01-13T11:01:00Z" w16du:dateUtc="2026-01-13T16:01:00Z">
        <w:r w:rsidR="0045767B">
          <w:rPr>
            <w:rFonts w:ascii="Calibri" w:hAnsi="Calibri" w:cs="Calibri"/>
          </w:rPr>
          <w:t>positive association</w:t>
        </w:r>
      </w:ins>
      <w:r w:rsidR="00CC2E7C">
        <w:rPr>
          <w:rFonts w:ascii="Calibri" w:hAnsi="Calibri" w:cs="Calibri"/>
        </w:rPr>
        <w:t xml:space="preserve"> </w:t>
      </w:r>
      <w:r w:rsidR="00747DCA">
        <w:rPr>
          <w:rFonts w:ascii="Calibri" w:hAnsi="Calibri" w:cs="Calibri"/>
        </w:rPr>
        <w:t xml:space="preserve">(Lag-0 OR: </w:t>
      </w:r>
      <w:r w:rsidR="00747DCA" w:rsidRPr="006F7B09">
        <w:rPr>
          <w:rFonts w:ascii="Calibri" w:hAnsi="Calibri" w:cs="Calibri"/>
        </w:rPr>
        <w:t>1.9</w:t>
      </w:r>
      <w:ins w:id="116" w:author="Mooney, Fintan" w:date="2026-01-14T21:19:00Z" w16du:dateUtc="2026-01-15T02:19:00Z">
        <w:r w:rsidR="003B58E5">
          <w:rPr>
            <w:rFonts w:ascii="Calibri" w:hAnsi="Calibri" w:cs="Calibri"/>
          </w:rPr>
          <w:t>6</w:t>
        </w:r>
      </w:ins>
      <w:del w:id="117" w:author="Mooney, Fintan" w:date="2026-01-12T22:46:00Z" w16du:dateUtc="2026-01-13T03:46:00Z">
        <w:r w:rsidR="00747DCA" w:rsidRPr="006F7B09" w:rsidDel="00E140CC">
          <w:rPr>
            <w:rFonts w:ascii="Calibri" w:hAnsi="Calibri" w:cs="Calibri"/>
          </w:rPr>
          <w:delText>8</w:delText>
        </w:r>
      </w:del>
      <w:r w:rsidR="00523073">
        <w:rPr>
          <w:rFonts w:ascii="Calibri" w:hAnsi="Calibri" w:cs="Calibri"/>
        </w:rPr>
        <w:t xml:space="preserve">, </w:t>
      </w:r>
      <w:r w:rsidR="00747DCA" w:rsidRPr="006F7B09">
        <w:rPr>
          <w:rFonts w:ascii="Calibri" w:hAnsi="Calibri" w:cs="Calibri"/>
        </w:rPr>
        <w:t>95% CI: 1.3</w:t>
      </w:r>
      <w:ins w:id="118" w:author="Mooney, Fintan" w:date="2026-01-14T21:19:00Z" w16du:dateUtc="2026-01-15T02:19:00Z">
        <w:r w:rsidR="003B58E5">
          <w:rPr>
            <w:rFonts w:ascii="Calibri" w:hAnsi="Calibri" w:cs="Calibri"/>
          </w:rPr>
          <w:t>4</w:t>
        </w:r>
      </w:ins>
      <w:del w:id="119" w:author="Mooney, Fintan" w:date="2026-01-12T22:46:00Z" w16du:dateUtc="2026-01-13T03:46:00Z">
        <w:r w:rsidR="00747DCA" w:rsidRPr="006F7B09" w:rsidDel="00E140CC">
          <w:rPr>
            <w:rFonts w:ascii="Calibri" w:hAnsi="Calibri" w:cs="Calibri"/>
          </w:rPr>
          <w:delText>6</w:delText>
        </w:r>
      </w:del>
      <w:r w:rsidR="00747DCA" w:rsidRPr="006F7B09">
        <w:rPr>
          <w:rFonts w:ascii="Calibri" w:hAnsi="Calibri" w:cs="Calibri"/>
        </w:rPr>
        <w:t>, 2.8</w:t>
      </w:r>
      <w:ins w:id="120" w:author="Mooney, Fintan" w:date="2026-01-14T21:19:00Z" w16du:dateUtc="2026-01-15T02:19:00Z">
        <w:r w:rsidR="003B58E5">
          <w:rPr>
            <w:rFonts w:ascii="Calibri" w:hAnsi="Calibri" w:cs="Calibri"/>
          </w:rPr>
          <w:t>6</w:t>
        </w:r>
      </w:ins>
      <w:del w:id="121" w:author="Mooney, Fintan" w:date="2026-01-12T22:46:00Z" w16du:dateUtc="2026-01-13T03:46:00Z">
        <w:r w:rsidR="00747DCA" w:rsidRPr="006F7B09" w:rsidDel="00E140CC">
          <w:rPr>
            <w:rFonts w:ascii="Calibri" w:hAnsi="Calibri" w:cs="Calibri"/>
          </w:rPr>
          <w:delText>7</w:delText>
        </w:r>
      </w:del>
      <w:r w:rsidR="00747DCA" w:rsidRPr="006F7B09">
        <w:rPr>
          <w:rFonts w:ascii="Calibri" w:hAnsi="Calibri" w:cs="Calibri"/>
        </w:rPr>
        <w:t>)</w:t>
      </w:r>
      <w:r w:rsidR="00523073">
        <w:rPr>
          <w:rFonts w:ascii="Calibri" w:hAnsi="Calibri" w:cs="Calibri"/>
        </w:rPr>
        <w:t xml:space="preserve">, while an increase in snow density </w:t>
      </w:r>
      <w:r w:rsidR="00523073" w:rsidRPr="006F7B09">
        <w:rPr>
          <w:rFonts w:ascii="Calibri" w:hAnsi="Calibri" w:cs="Calibri"/>
        </w:rPr>
        <w:t>(</w:t>
      </w:r>
      <w:ins w:id="122" w:author="Mooney, Fintan" w:date="2026-01-12T22:47:00Z" w16du:dateUtc="2026-01-13T03:47:00Z">
        <w:r w:rsidR="00F2492A">
          <w:rPr>
            <w:rFonts w:ascii="Calibri" w:hAnsi="Calibri" w:cs="Calibri"/>
          </w:rPr>
          <w:t xml:space="preserve">Lag-0 </w:t>
        </w:r>
      </w:ins>
      <w:r w:rsidR="00523073" w:rsidRPr="006F7B09">
        <w:rPr>
          <w:rFonts w:ascii="Calibri" w:hAnsi="Calibri" w:cs="Calibri"/>
        </w:rPr>
        <w:t>OR: 0.6</w:t>
      </w:r>
      <w:ins w:id="123" w:author="Mooney, Fintan" w:date="2026-01-14T21:19:00Z" w16du:dateUtc="2026-01-15T02:19:00Z">
        <w:r w:rsidR="003B58E5">
          <w:rPr>
            <w:rFonts w:ascii="Calibri" w:hAnsi="Calibri" w:cs="Calibri"/>
          </w:rPr>
          <w:t>0</w:t>
        </w:r>
      </w:ins>
      <w:del w:id="124" w:author="Mooney, Fintan" w:date="2026-01-12T22:47:00Z" w16du:dateUtc="2026-01-13T03:47:00Z">
        <w:r w:rsidR="00523073" w:rsidRPr="006F7B09" w:rsidDel="00F2492A">
          <w:rPr>
            <w:rFonts w:ascii="Calibri" w:hAnsi="Calibri" w:cs="Calibri"/>
          </w:rPr>
          <w:delText>2</w:delText>
        </w:r>
      </w:del>
      <w:r w:rsidR="00523073" w:rsidRPr="006F7B09">
        <w:rPr>
          <w:rFonts w:ascii="Calibri" w:hAnsi="Calibri" w:cs="Calibri"/>
        </w:rPr>
        <w:t>, 95% CI: 0.4</w:t>
      </w:r>
      <w:ins w:id="125" w:author="Mooney, Fintan" w:date="2026-01-14T21:19:00Z" w16du:dateUtc="2026-01-15T02:19:00Z">
        <w:r w:rsidR="003B58E5">
          <w:rPr>
            <w:rFonts w:ascii="Calibri" w:hAnsi="Calibri" w:cs="Calibri"/>
          </w:rPr>
          <w:t>0</w:t>
        </w:r>
      </w:ins>
      <w:del w:id="126" w:author="Mooney, Fintan" w:date="2026-01-14T21:19:00Z" w16du:dateUtc="2026-01-15T02:19:00Z">
        <w:r w:rsidR="00523073" w:rsidRPr="006F7B09" w:rsidDel="003B58E5">
          <w:rPr>
            <w:rFonts w:ascii="Calibri" w:hAnsi="Calibri" w:cs="Calibri"/>
          </w:rPr>
          <w:delText>1</w:delText>
        </w:r>
      </w:del>
      <w:r w:rsidR="00523073" w:rsidRPr="006F7B09">
        <w:rPr>
          <w:rFonts w:ascii="Calibri" w:hAnsi="Calibri" w:cs="Calibri"/>
        </w:rPr>
        <w:t>, 0.9</w:t>
      </w:r>
      <w:ins w:id="127" w:author="Mooney, Fintan" w:date="2026-01-12T22:47:00Z" w16du:dateUtc="2026-01-13T03:47:00Z">
        <w:r w:rsidR="00F2492A">
          <w:rPr>
            <w:rFonts w:ascii="Calibri" w:hAnsi="Calibri" w:cs="Calibri"/>
          </w:rPr>
          <w:t>1</w:t>
        </w:r>
      </w:ins>
      <w:del w:id="128" w:author="Mooney, Fintan" w:date="2026-01-12T22:47:00Z" w16du:dateUtc="2026-01-13T03:47:00Z">
        <w:r w:rsidR="00523073" w:rsidRPr="006F7B09" w:rsidDel="00F2492A">
          <w:rPr>
            <w:rFonts w:ascii="Calibri" w:hAnsi="Calibri" w:cs="Calibri"/>
          </w:rPr>
          <w:delText>2</w:delText>
        </w:r>
      </w:del>
      <w:r w:rsidR="00523073">
        <w:rPr>
          <w:rFonts w:ascii="Calibri" w:hAnsi="Calibri" w:cs="Calibri"/>
        </w:rPr>
        <w:t>) and precipitation (</w:t>
      </w:r>
      <w:ins w:id="129" w:author="Mooney, Fintan" w:date="2026-01-12T22:47:00Z" w16du:dateUtc="2026-01-13T03:47:00Z">
        <w:r w:rsidR="00F2492A">
          <w:rPr>
            <w:rFonts w:ascii="Calibri" w:hAnsi="Calibri" w:cs="Calibri"/>
          </w:rPr>
          <w:t xml:space="preserve">Lag-0 </w:t>
        </w:r>
      </w:ins>
      <w:r w:rsidR="00523073" w:rsidRPr="006F7B09">
        <w:rPr>
          <w:rFonts w:ascii="Calibri" w:hAnsi="Calibri" w:cs="Calibri"/>
        </w:rPr>
        <w:t>OR: 0.57, 95% CI: 0.39, 0.8</w:t>
      </w:r>
      <w:ins w:id="130" w:author="Mooney, Fintan" w:date="2026-01-12T22:47:00Z" w16du:dateUtc="2026-01-13T03:47:00Z">
        <w:r w:rsidR="00F2492A">
          <w:rPr>
            <w:rFonts w:ascii="Calibri" w:hAnsi="Calibri" w:cs="Calibri"/>
          </w:rPr>
          <w:t>4</w:t>
        </w:r>
      </w:ins>
      <w:del w:id="131" w:author="Mooney, Fintan" w:date="2026-01-12T22:47:00Z" w16du:dateUtc="2026-01-13T03:47:00Z">
        <w:r w:rsidR="00523073" w:rsidRPr="006F7B09" w:rsidDel="00F2492A">
          <w:rPr>
            <w:rFonts w:ascii="Calibri" w:hAnsi="Calibri" w:cs="Calibri"/>
          </w:rPr>
          <w:delText>3</w:delText>
        </w:r>
      </w:del>
      <w:r w:rsidR="00523073" w:rsidRPr="006F7B09">
        <w:rPr>
          <w:rFonts w:ascii="Calibri" w:hAnsi="Calibri" w:cs="Calibri"/>
        </w:rPr>
        <w:t xml:space="preserve">) </w:t>
      </w:r>
      <w:r w:rsidR="00523073">
        <w:rPr>
          <w:rFonts w:ascii="Calibri" w:hAnsi="Calibri" w:cs="Calibri"/>
        </w:rPr>
        <w:t>had protective effects.</w:t>
      </w:r>
      <w:r w:rsidR="00111280">
        <w:rPr>
          <w:rFonts w:ascii="Calibri" w:hAnsi="Calibri" w:cs="Calibri"/>
        </w:rPr>
        <w:t xml:space="preserve"> Seasonal stratification suggested that colder </w:t>
      </w:r>
      <w:r w:rsidR="00DB7972">
        <w:rPr>
          <w:rFonts w:ascii="Calibri" w:hAnsi="Calibri" w:cs="Calibri"/>
        </w:rPr>
        <w:t>conditions</w:t>
      </w:r>
      <w:r w:rsidR="00111280">
        <w:rPr>
          <w:rFonts w:ascii="Calibri" w:hAnsi="Calibri" w:cs="Calibri"/>
        </w:rPr>
        <w:t xml:space="preserve"> </w:t>
      </w:r>
      <w:r w:rsidR="00DB7972">
        <w:rPr>
          <w:rFonts w:ascii="Calibri" w:hAnsi="Calibri" w:cs="Calibri"/>
        </w:rPr>
        <w:t xml:space="preserve">during the </w:t>
      </w:r>
      <w:del w:id="132" w:author="Mooney, Fintan" w:date="2026-01-08T12:39:00Z" w16du:dateUtc="2026-01-08T17:39:00Z">
        <w:r w:rsidR="00DB7972" w:rsidDel="00164E5F">
          <w:rPr>
            <w:rFonts w:ascii="Calibri" w:hAnsi="Calibri" w:cs="Calibri"/>
          </w:rPr>
          <w:delText xml:space="preserve">outbreak </w:delText>
        </w:r>
      </w:del>
      <w:ins w:id="133" w:author="Mooney, Fintan" w:date="2026-01-08T12:39:00Z" w16du:dateUtc="2026-01-08T17:39:00Z">
        <w:r w:rsidR="00164E5F">
          <w:rPr>
            <w:rFonts w:ascii="Calibri" w:hAnsi="Calibri" w:cs="Calibri"/>
          </w:rPr>
          <w:t xml:space="preserve">spillover </w:t>
        </w:r>
      </w:ins>
      <w:r w:rsidR="00DB7972">
        <w:rPr>
          <w:rFonts w:ascii="Calibri" w:hAnsi="Calibri" w:cs="Calibri"/>
        </w:rPr>
        <w:t xml:space="preserve">week </w:t>
      </w:r>
      <w:del w:id="134" w:author="Mooney, Fintan" w:date="2026-01-15T12:47:00Z" w16du:dateUtc="2026-01-15T17:47:00Z">
        <w:r w:rsidR="00DB7972" w:rsidDel="0073150C">
          <w:rPr>
            <w:rFonts w:ascii="Calibri" w:hAnsi="Calibri" w:cs="Calibri"/>
          </w:rPr>
          <w:delText xml:space="preserve">reduced HPAI </w:delText>
        </w:r>
      </w:del>
      <w:del w:id="135" w:author="Mooney, Fintan" w:date="2026-01-08T12:39:00Z" w16du:dateUtc="2026-01-08T17:39:00Z">
        <w:r w:rsidR="00DB7972" w:rsidDel="00164E5F">
          <w:rPr>
            <w:rFonts w:ascii="Calibri" w:hAnsi="Calibri" w:cs="Calibri"/>
          </w:rPr>
          <w:delText xml:space="preserve">outbreak </w:delText>
        </w:r>
      </w:del>
      <w:del w:id="136" w:author="Mooney, Fintan" w:date="2026-01-15T12:48:00Z" w16du:dateUtc="2026-01-15T17:48:00Z">
        <w:r w:rsidR="00DB7972" w:rsidDel="00C56152">
          <w:rPr>
            <w:rFonts w:ascii="Calibri" w:hAnsi="Calibri" w:cs="Calibri"/>
          </w:rPr>
          <w:delText xml:space="preserve">risk </w:delText>
        </w:r>
      </w:del>
      <w:r w:rsidR="00DB7972">
        <w:rPr>
          <w:rFonts w:ascii="Calibri" w:hAnsi="Calibri" w:cs="Calibri"/>
        </w:rPr>
        <w:t xml:space="preserve">and </w:t>
      </w:r>
      <w:r w:rsidR="00591291">
        <w:rPr>
          <w:rFonts w:ascii="Calibri" w:hAnsi="Calibri" w:cs="Calibri"/>
        </w:rPr>
        <w:t xml:space="preserve">high wind speeds </w:t>
      </w:r>
      <w:del w:id="137" w:author="Mooney, Fintan" w:date="2026-01-15T12:48:00Z" w16du:dateUtc="2026-01-15T17:48:00Z">
        <w:r w:rsidR="00591291" w:rsidDel="00C56152">
          <w:rPr>
            <w:rFonts w:ascii="Calibri" w:hAnsi="Calibri" w:cs="Calibri"/>
          </w:rPr>
          <w:delText xml:space="preserve">increased risk </w:delText>
        </w:r>
      </w:del>
      <w:r w:rsidR="00591291">
        <w:rPr>
          <w:rFonts w:ascii="Calibri" w:hAnsi="Calibri" w:cs="Calibri"/>
        </w:rPr>
        <w:t>throughout the four-week lag window</w:t>
      </w:r>
      <w:ins w:id="138" w:author="Mooney, Fintan" w:date="2026-01-15T12:48:00Z" w16du:dateUtc="2026-01-15T17:48:00Z">
        <w:r w:rsidR="00C56152">
          <w:rPr>
            <w:rFonts w:ascii="Calibri" w:hAnsi="Calibri" w:cs="Calibri"/>
          </w:rPr>
          <w:t xml:space="preserve"> increased risk</w:t>
        </w:r>
      </w:ins>
      <w:r w:rsidR="00591291">
        <w:rPr>
          <w:rFonts w:ascii="Calibri" w:hAnsi="Calibri" w:cs="Calibri"/>
        </w:rPr>
        <w:t xml:space="preserve">. </w:t>
      </w:r>
      <w:r w:rsidR="00D24ACF">
        <w:rPr>
          <w:rFonts w:ascii="Calibri" w:hAnsi="Calibri" w:cs="Calibri"/>
        </w:rPr>
        <w:t xml:space="preserve">These findings </w:t>
      </w:r>
      <w:r w:rsidR="008F04B6">
        <w:rPr>
          <w:rFonts w:ascii="Calibri" w:hAnsi="Calibri" w:cs="Calibri"/>
        </w:rPr>
        <w:t xml:space="preserve">underscore the role of interacting </w:t>
      </w:r>
      <w:r w:rsidR="00315EFD">
        <w:rPr>
          <w:rFonts w:ascii="Calibri" w:hAnsi="Calibri" w:cs="Calibri"/>
        </w:rPr>
        <w:t xml:space="preserve">meteorological conditions and wild bird dynamics </w:t>
      </w:r>
      <w:r w:rsidR="00436CAB">
        <w:rPr>
          <w:rFonts w:ascii="Calibri" w:hAnsi="Calibri" w:cs="Calibri"/>
        </w:rPr>
        <w:t>at</w:t>
      </w:r>
      <w:r w:rsidR="00162014">
        <w:rPr>
          <w:rFonts w:ascii="Calibri" w:hAnsi="Calibri" w:cs="Calibri"/>
        </w:rPr>
        <w:t xml:space="preserve"> fine </w:t>
      </w:r>
      <w:r w:rsidR="00436CAB">
        <w:rPr>
          <w:rFonts w:ascii="Calibri" w:hAnsi="Calibri" w:cs="Calibri"/>
        </w:rPr>
        <w:t>spatiotemporal scale</w:t>
      </w:r>
      <w:r w:rsidR="00162014">
        <w:rPr>
          <w:rFonts w:ascii="Calibri" w:hAnsi="Calibri" w:cs="Calibri"/>
        </w:rPr>
        <w:t>s</w:t>
      </w:r>
      <w:r w:rsidR="00436CAB">
        <w:rPr>
          <w:rFonts w:ascii="Calibri" w:hAnsi="Calibri" w:cs="Calibri"/>
        </w:rPr>
        <w:t xml:space="preserve"> </w:t>
      </w:r>
      <w:r w:rsidR="00315EFD">
        <w:rPr>
          <w:rFonts w:ascii="Calibri" w:hAnsi="Calibri" w:cs="Calibri"/>
        </w:rPr>
        <w:t>in driving</w:t>
      </w:r>
      <w:ins w:id="139" w:author="Mooney, Fintan" w:date="2026-01-14T22:16:00Z" w16du:dateUtc="2026-01-15T03:16:00Z">
        <w:r w:rsidR="00CB65B9">
          <w:rPr>
            <w:rFonts w:ascii="Calibri" w:hAnsi="Calibri" w:cs="Calibri"/>
          </w:rPr>
          <w:t xml:space="preserve"> the risk of</w:t>
        </w:r>
      </w:ins>
      <w:r w:rsidR="00315EFD">
        <w:rPr>
          <w:rFonts w:ascii="Calibri" w:hAnsi="Calibri" w:cs="Calibri"/>
        </w:rPr>
        <w:t xml:space="preserve"> HPAI spillover</w:t>
      </w:r>
      <w:r w:rsidR="00170202">
        <w:rPr>
          <w:rFonts w:ascii="Calibri" w:hAnsi="Calibri" w:cs="Calibri"/>
        </w:rPr>
        <w:t xml:space="preserve"> </w:t>
      </w:r>
      <w:ins w:id="140" w:author="Mooney, Fintan" w:date="2026-01-14T22:16:00Z" w16du:dateUtc="2026-01-15T03:16:00Z">
        <w:r w:rsidR="00CB65B9">
          <w:rPr>
            <w:rFonts w:ascii="Calibri" w:hAnsi="Calibri" w:cs="Calibri"/>
          </w:rPr>
          <w:t xml:space="preserve">into </w:t>
        </w:r>
      </w:ins>
      <w:ins w:id="141" w:author="Mooney, Fintan" w:date="2026-01-14T22:17:00Z" w16du:dateUtc="2026-01-15T03:17:00Z">
        <w:r w:rsidR="00CB6EC8">
          <w:rPr>
            <w:rFonts w:ascii="Calibri" w:hAnsi="Calibri" w:cs="Calibri"/>
          </w:rPr>
          <w:t xml:space="preserve">farms.  </w:t>
        </w:r>
      </w:ins>
      <w:del w:id="142" w:author="Mooney, Fintan" w:date="2026-01-14T22:16:00Z" w16du:dateUtc="2026-01-15T03:16:00Z">
        <w:r w:rsidR="00170202" w:rsidDel="00CB65B9">
          <w:rPr>
            <w:rFonts w:ascii="Calibri" w:hAnsi="Calibri" w:cs="Calibri"/>
          </w:rPr>
          <w:delText>risk</w:delText>
        </w:r>
        <w:r w:rsidR="008D4A6D" w:rsidDel="00CB65B9">
          <w:rPr>
            <w:rFonts w:ascii="Calibri" w:hAnsi="Calibri" w:cs="Calibri"/>
          </w:rPr>
          <w:delText xml:space="preserve">. </w:delText>
        </w:r>
      </w:del>
    </w:p>
    <w:p w14:paraId="2305391D" w14:textId="2E86EBE9" w:rsidR="00505888" w:rsidDel="0071025F" w:rsidRDefault="00505888" w:rsidP="00505888">
      <w:pPr>
        <w:pStyle w:val="ListParagraph"/>
        <w:ind w:left="400"/>
        <w:rPr>
          <w:del w:id="143" w:author="Mooney, Fintan" w:date="2026-01-12T16:37:00Z" w16du:dateUtc="2026-01-12T21:37:00Z"/>
          <w:rFonts w:ascii="Calibri" w:hAnsi="Calibri" w:cs="Calibri"/>
          <w:b/>
          <w:bCs/>
        </w:rPr>
      </w:pPr>
    </w:p>
    <w:p w14:paraId="59D65A85" w14:textId="77777777" w:rsidR="00505888" w:rsidRPr="0071025F" w:rsidRDefault="00505888">
      <w:pPr>
        <w:rPr>
          <w:rFonts w:ascii="Calibri" w:hAnsi="Calibri" w:cs="Calibri"/>
          <w:b/>
          <w:bCs/>
          <w:rPrChange w:id="144" w:author="Mooney, Fintan" w:date="2026-01-12T16:37:00Z" w16du:dateUtc="2026-01-12T21:37:00Z">
            <w:rPr/>
          </w:rPrChange>
        </w:rPr>
        <w:pPrChange w:id="145" w:author="Mooney, Fintan" w:date="2026-01-12T16:37:00Z" w16du:dateUtc="2026-01-12T21:37:00Z">
          <w:pPr>
            <w:pStyle w:val="ListParagraph"/>
            <w:ind w:left="400"/>
          </w:pPr>
        </w:pPrChange>
      </w:pPr>
    </w:p>
    <w:p w14:paraId="4341E404" w14:textId="50320BD0" w:rsidR="00505888" w:rsidRDefault="0071025F" w:rsidP="0071025F">
      <w:pPr>
        <w:rPr>
          <w:ins w:id="146" w:author="Mooney, Fintan" w:date="2026-01-12T16:36:00Z" w16du:dateUtc="2026-01-12T21:36:00Z"/>
          <w:rFonts w:ascii="Calibri" w:hAnsi="Calibri" w:cs="Calibri"/>
          <w:b/>
          <w:bCs/>
        </w:rPr>
      </w:pPr>
      <w:moveToRangeStart w:id="147" w:author="Mooney, Fintan" w:date="2026-01-12T16:36:00Z" w:name="move219128231"/>
      <w:moveTo w:id="148" w:author="Mooney, Fintan" w:date="2026-01-12T16:36:00Z" w16du:dateUtc="2026-01-12T21:36:00Z">
        <w:r>
          <w:rPr>
            <w:noProof/>
            <w14:ligatures w14:val="standardContextual"/>
          </w:rPr>
          <w:drawing>
            <wp:inline distT="0" distB="0" distL="0" distR="0" wp14:anchorId="2AFC1197" wp14:editId="5C8EAA8D">
              <wp:extent cx="5943600" cy="3075305"/>
              <wp:effectExtent l="0" t="0" r="0" b="0"/>
              <wp:docPr id="824379081" name="Picture 2" descr="A diagram of several geese in a po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341055" name="Picture 2" descr="A diagram of several geese in a pond&#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075305"/>
                      </a:xfrm>
                      <a:prstGeom prst="rect">
                        <a:avLst/>
                      </a:prstGeom>
                    </pic:spPr>
                  </pic:pic>
                </a:graphicData>
              </a:graphic>
            </wp:inline>
          </w:drawing>
        </w:r>
      </w:moveTo>
      <w:moveToRangeEnd w:id="147"/>
    </w:p>
    <w:p w14:paraId="4CEA4092" w14:textId="77777777" w:rsidR="0071025F" w:rsidRDefault="0071025F" w:rsidP="0071025F">
      <w:pPr>
        <w:rPr>
          <w:ins w:id="149" w:author="Mooney, Fintan" w:date="2026-01-12T16:36:00Z" w16du:dateUtc="2026-01-12T21:36:00Z"/>
          <w:rFonts w:ascii="Calibri" w:hAnsi="Calibri" w:cs="Calibri"/>
          <w:b/>
          <w:bCs/>
        </w:rPr>
      </w:pPr>
    </w:p>
    <w:p w14:paraId="42323133" w14:textId="33DB9C1C" w:rsidR="0071025F" w:rsidRPr="0071025F" w:rsidDel="0071025F" w:rsidRDefault="0071025F">
      <w:pPr>
        <w:rPr>
          <w:del w:id="150" w:author="Mooney, Fintan" w:date="2026-01-12T16:37:00Z" w16du:dateUtc="2026-01-12T21:37:00Z"/>
          <w:rFonts w:asciiTheme="minorHAnsi" w:hAnsiTheme="minorHAnsi" w:cstheme="minorBidi"/>
        </w:rPr>
        <w:pPrChange w:id="151" w:author="Mooney, Fintan" w:date="2026-01-12T16:36:00Z" w16du:dateUtc="2026-01-12T21:36:00Z">
          <w:pPr>
            <w:pStyle w:val="ListParagraph"/>
            <w:ind w:left="400"/>
          </w:pPr>
        </w:pPrChange>
      </w:pPr>
      <w:ins w:id="152" w:author="Mooney, Fintan" w:date="2026-01-12T16:37:00Z" w16du:dateUtc="2026-01-12T21:37:00Z">
        <w:r>
          <w:t xml:space="preserve">Graphical Abstract: </w:t>
        </w:r>
        <w:r w:rsidRPr="008D3EDC">
          <w:rPr>
            <w:i/>
            <w:iCs/>
          </w:rPr>
          <w:t>Theoretical transmission dynamics of HPAI in Minnesota backyard and commercial farm</w:t>
        </w:r>
      </w:ins>
      <w:ins w:id="153" w:author="Mooney, Fintan" w:date="2026-01-12T22:48:00Z" w16du:dateUtc="2026-01-13T03:48:00Z">
        <w:r w:rsidR="00F2492A">
          <w:rPr>
            <w:i/>
            <w:iCs/>
          </w:rPr>
          <w:t>s</w:t>
        </w:r>
      </w:ins>
      <w:ins w:id="154" w:author="Mooney, Fintan" w:date="2026-01-12T16:37:00Z" w16du:dateUtc="2026-01-12T21:37:00Z">
        <w:r>
          <w:rPr>
            <w:i/>
            <w:iCs/>
          </w:rPr>
          <w:t>.</w:t>
        </w:r>
      </w:ins>
    </w:p>
    <w:p w14:paraId="7B317B8A" w14:textId="77777777" w:rsidR="00505888" w:rsidDel="0071025F" w:rsidRDefault="00505888" w:rsidP="00505888">
      <w:pPr>
        <w:pStyle w:val="ListParagraph"/>
        <w:ind w:left="400"/>
        <w:rPr>
          <w:del w:id="155" w:author="Mooney, Fintan" w:date="2026-01-12T16:37:00Z" w16du:dateUtc="2026-01-12T21:37:00Z"/>
          <w:rFonts w:ascii="Calibri" w:hAnsi="Calibri" w:cs="Calibri"/>
          <w:b/>
          <w:bCs/>
        </w:rPr>
      </w:pPr>
    </w:p>
    <w:p w14:paraId="7C59C36B" w14:textId="77777777" w:rsidR="00505888" w:rsidDel="0071025F" w:rsidRDefault="00505888" w:rsidP="00505888">
      <w:pPr>
        <w:pStyle w:val="ListParagraph"/>
        <w:ind w:left="400"/>
        <w:rPr>
          <w:del w:id="156" w:author="Mooney, Fintan" w:date="2026-01-12T16:37:00Z" w16du:dateUtc="2026-01-12T21:37:00Z"/>
          <w:rFonts w:ascii="Calibri" w:hAnsi="Calibri" w:cs="Calibri"/>
          <w:b/>
          <w:bCs/>
        </w:rPr>
      </w:pPr>
    </w:p>
    <w:p w14:paraId="268E7FA8" w14:textId="77777777" w:rsidR="00505888" w:rsidDel="0071025F" w:rsidRDefault="00505888" w:rsidP="00505888">
      <w:pPr>
        <w:pStyle w:val="ListParagraph"/>
        <w:ind w:left="400"/>
        <w:rPr>
          <w:del w:id="157" w:author="Mooney, Fintan" w:date="2026-01-12T16:37:00Z" w16du:dateUtc="2026-01-12T21:37:00Z"/>
          <w:rFonts w:ascii="Calibri" w:hAnsi="Calibri" w:cs="Calibri"/>
          <w:b/>
          <w:bCs/>
        </w:rPr>
      </w:pPr>
    </w:p>
    <w:p w14:paraId="54A462EB" w14:textId="77777777" w:rsidR="00505888" w:rsidDel="0071025F" w:rsidRDefault="00505888" w:rsidP="00505888">
      <w:pPr>
        <w:pStyle w:val="ListParagraph"/>
        <w:ind w:left="400"/>
        <w:rPr>
          <w:del w:id="158" w:author="Mooney, Fintan" w:date="2026-01-12T16:37:00Z" w16du:dateUtc="2026-01-12T21:37:00Z"/>
          <w:rFonts w:ascii="Calibri" w:hAnsi="Calibri" w:cs="Calibri"/>
          <w:b/>
          <w:bCs/>
        </w:rPr>
      </w:pPr>
    </w:p>
    <w:p w14:paraId="10E8C0D9" w14:textId="77777777" w:rsidR="00505888" w:rsidDel="0071025F" w:rsidRDefault="00505888" w:rsidP="00505888">
      <w:pPr>
        <w:pStyle w:val="ListParagraph"/>
        <w:ind w:left="400"/>
        <w:rPr>
          <w:del w:id="159" w:author="Mooney, Fintan" w:date="2026-01-12T16:37:00Z" w16du:dateUtc="2026-01-12T21:37:00Z"/>
          <w:rFonts w:ascii="Calibri" w:hAnsi="Calibri" w:cs="Calibri"/>
          <w:b/>
          <w:bCs/>
        </w:rPr>
      </w:pPr>
    </w:p>
    <w:p w14:paraId="0E9F5180" w14:textId="77777777" w:rsidR="00505888" w:rsidDel="0071025F" w:rsidRDefault="00505888" w:rsidP="00505888">
      <w:pPr>
        <w:pStyle w:val="ListParagraph"/>
        <w:ind w:left="400"/>
        <w:rPr>
          <w:del w:id="160" w:author="Mooney, Fintan" w:date="2026-01-12T16:37:00Z" w16du:dateUtc="2026-01-12T21:37:00Z"/>
          <w:rFonts w:ascii="Calibri" w:hAnsi="Calibri" w:cs="Calibri"/>
          <w:b/>
          <w:bCs/>
        </w:rPr>
      </w:pPr>
    </w:p>
    <w:p w14:paraId="3DB6D476" w14:textId="77777777" w:rsidR="00505888" w:rsidDel="0071025F" w:rsidRDefault="00505888" w:rsidP="00505888">
      <w:pPr>
        <w:pStyle w:val="ListParagraph"/>
        <w:ind w:left="400"/>
        <w:rPr>
          <w:del w:id="161" w:author="Mooney, Fintan" w:date="2026-01-12T16:37:00Z" w16du:dateUtc="2026-01-12T21:37:00Z"/>
          <w:rFonts w:ascii="Calibri" w:hAnsi="Calibri" w:cs="Calibri"/>
          <w:b/>
          <w:bCs/>
        </w:rPr>
      </w:pPr>
    </w:p>
    <w:p w14:paraId="18EFE862" w14:textId="77777777" w:rsidR="00505888" w:rsidDel="0071025F" w:rsidRDefault="00505888" w:rsidP="00505888">
      <w:pPr>
        <w:pStyle w:val="ListParagraph"/>
        <w:ind w:left="400"/>
        <w:rPr>
          <w:del w:id="162" w:author="Mooney, Fintan" w:date="2026-01-12T16:37:00Z" w16du:dateUtc="2026-01-12T21:37:00Z"/>
          <w:rFonts w:ascii="Calibri" w:hAnsi="Calibri" w:cs="Calibri"/>
          <w:b/>
          <w:bCs/>
        </w:rPr>
      </w:pPr>
    </w:p>
    <w:p w14:paraId="53F19B0B" w14:textId="77777777" w:rsidR="00505888" w:rsidDel="0071025F" w:rsidRDefault="00505888" w:rsidP="00505888">
      <w:pPr>
        <w:pStyle w:val="ListParagraph"/>
        <w:ind w:left="400"/>
        <w:rPr>
          <w:del w:id="163" w:author="Mooney, Fintan" w:date="2026-01-12T16:37:00Z" w16du:dateUtc="2026-01-12T21:37:00Z"/>
          <w:rFonts w:ascii="Calibri" w:hAnsi="Calibri" w:cs="Calibri"/>
          <w:b/>
          <w:bCs/>
        </w:rPr>
      </w:pPr>
    </w:p>
    <w:p w14:paraId="03BA55ED" w14:textId="77777777" w:rsidR="00505888" w:rsidDel="0071025F" w:rsidRDefault="00505888" w:rsidP="00505888">
      <w:pPr>
        <w:pStyle w:val="ListParagraph"/>
        <w:ind w:left="400"/>
        <w:rPr>
          <w:del w:id="164" w:author="Mooney, Fintan" w:date="2026-01-12T16:37:00Z" w16du:dateUtc="2026-01-12T21:37:00Z"/>
          <w:rFonts w:ascii="Calibri" w:hAnsi="Calibri" w:cs="Calibri"/>
          <w:b/>
          <w:bCs/>
        </w:rPr>
      </w:pPr>
    </w:p>
    <w:p w14:paraId="0D62CB21" w14:textId="77777777" w:rsidR="00505888" w:rsidDel="0071025F" w:rsidRDefault="00505888" w:rsidP="00505888">
      <w:pPr>
        <w:pStyle w:val="ListParagraph"/>
        <w:ind w:left="400"/>
        <w:rPr>
          <w:del w:id="165" w:author="Mooney, Fintan" w:date="2026-01-12T16:37:00Z" w16du:dateUtc="2026-01-12T21:37:00Z"/>
          <w:rFonts w:ascii="Calibri" w:hAnsi="Calibri" w:cs="Calibri"/>
          <w:b/>
          <w:bCs/>
        </w:rPr>
      </w:pPr>
    </w:p>
    <w:p w14:paraId="76BAF7CC" w14:textId="77777777" w:rsidR="00505888" w:rsidDel="0071025F" w:rsidRDefault="00505888" w:rsidP="00505888">
      <w:pPr>
        <w:pStyle w:val="ListParagraph"/>
        <w:ind w:left="400"/>
        <w:rPr>
          <w:del w:id="166" w:author="Mooney, Fintan" w:date="2026-01-12T16:37:00Z" w16du:dateUtc="2026-01-12T21:37:00Z"/>
          <w:rFonts w:ascii="Calibri" w:hAnsi="Calibri" w:cs="Calibri"/>
          <w:b/>
          <w:bCs/>
        </w:rPr>
      </w:pPr>
    </w:p>
    <w:p w14:paraId="785BAEDD" w14:textId="77777777" w:rsidR="00505888" w:rsidDel="0071025F" w:rsidRDefault="00505888" w:rsidP="00505888">
      <w:pPr>
        <w:pStyle w:val="ListParagraph"/>
        <w:ind w:left="400"/>
        <w:rPr>
          <w:del w:id="167" w:author="Mooney, Fintan" w:date="2026-01-12T16:37:00Z" w16du:dateUtc="2026-01-12T21:37:00Z"/>
          <w:rFonts w:ascii="Calibri" w:hAnsi="Calibri" w:cs="Calibri"/>
          <w:b/>
          <w:bCs/>
        </w:rPr>
      </w:pPr>
    </w:p>
    <w:p w14:paraId="1FC8F6A1" w14:textId="77777777" w:rsidR="00BB3468" w:rsidDel="0071025F" w:rsidRDefault="00BB3468" w:rsidP="00505888">
      <w:pPr>
        <w:pStyle w:val="ListParagraph"/>
        <w:ind w:left="400"/>
        <w:rPr>
          <w:del w:id="168" w:author="Mooney, Fintan" w:date="2026-01-12T16:37:00Z" w16du:dateUtc="2026-01-12T21:37:00Z"/>
          <w:rFonts w:ascii="Calibri" w:hAnsi="Calibri" w:cs="Calibri"/>
          <w:b/>
          <w:bCs/>
        </w:rPr>
      </w:pPr>
    </w:p>
    <w:p w14:paraId="528CEAC3" w14:textId="77777777" w:rsidR="00505888" w:rsidDel="0071025F" w:rsidRDefault="00505888" w:rsidP="00505888">
      <w:pPr>
        <w:pStyle w:val="ListParagraph"/>
        <w:ind w:left="400"/>
        <w:rPr>
          <w:del w:id="169" w:author="Mooney, Fintan" w:date="2026-01-12T16:37:00Z" w16du:dateUtc="2026-01-12T21:37:00Z"/>
          <w:rFonts w:ascii="Calibri" w:hAnsi="Calibri" w:cs="Calibri"/>
          <w:b/>
          <w:bCs/>
        </w:rPr>
      </w:pPr>
    </w:p>
    <w:p w14:paraId="2A0ACBA8" w14:textId="77777777" w:rsidR="00505888" w:rsidRPr="0071025F" w:rsidRDefault="00505888">
      <w:pPr>
        <w:rPr>
          <w:rFonts w:ascii="Calibri" w:hAnsi="Calibri" w:cs="Calibri"/>
          <w:b/>
          <w:bCs/>
          <w:rPrChange w:id="170" w:author="Mooney, Fintan" w:date="2026-01-12T16:37:00Z" w16du:dateUtc="2026-01-12T21:37:00Z">
            <w:rPr/>
          </w:rPrChange>
        </w:rPr>
        <w:pPrChange w:id="171" w:author="Mooney, Fintan" w:date="2026-01-12T16:37:00Z" w16du:dateUtc="2026-01-12T21:37:00Z">
          <w:pPr>
            <w:pStyle w:val="ListParagraph"/>
            <w:ind w:left="400"/>
          </w:pPr>
        </w:pPrChange>
      </w:pPr>
    </w:p>
    <w:p w14:paraId="000967AB" w14:textId="77777777" w:rsidR="00BB3468" w:rsidRDefault="00BB3468" w:rsidP="00505888">
      <w:pPr>
        <w:pStyle w:val="ListParagraph"/>
        <w:ind w:left="400"/>
        <w:rPr>
          <w:rFonts w:ascii="Calibri" w:hAnsi="Calibri" w:cs="Calibri"/>
          <w:b/>
          <w:bCs/>
        </w:rPr>
      </w:pPr>
    </w:p>
    <w:p w14:paraId="3D4F8859" w14:textId="15C27965" w:rsidR="005D7C3F" w:rsidRPr="006F7B09" w:rsidRDefault="005D7C3F" w:rsidP="00BB3468">
      <w:pPr>
        <w:pStyle w:val="ListParagraph"/>
        <w:numPr>
          <w:ilvl w:val="0"/>
          <w:numId w:val="10"/>
        </w:numPr>
        <w:rPr>
          <w:rFonts w:ascii="Calibri" w:hAnsi="Calibri" w:cs="Calibri"/>
          <w:b/>
          <w:bCs/>
        </w:rPr>
      </w:pPr>
      <w:r w:rsidRPr="006F7B09">
        <w:rPr>
          <w:rFonts w:ascii="Calibri" w:hAnsi="Calibri" w:cs="Calibri"/>
          <w:b/>
          <w:bCs/>
        </w:rPr>
        <w:lastRenderedPageBreak/>
        <w:t>Introduction</w:t>
      </w:r>
    </w:p>
    <w:p w14:paraId="087C1EB1" w14:textId="4A01AF7D" w:rsidR="006F7B09" w:rsidRPr="006F7B09" w:rsidRDefault="002E27EF" w:rsidP="006F7B09">
      <w:pPr>
        <w:pStyle w:val="ListParagraph"/>
        <w:numPr>
          <w:ilvl w:val="1"/>
          <w:numId w:val="6"/>
        </w:numPr>
        <w:rPr>
          <w:rFonts w:ascii="Calibri" w:hAnsi="Calibri" w:cs="Calibri"/>
        </w:rPr>
      </w:pPr>
      <w:r w:rsidRPr="006F7B09">
        <w:rPr>
          <w:rFonts w:ascii="Calibri" w:hAnsi="Calibri" w:cs="Calibri"/>
        </w:rPr>
        <w:t>H5N1 Emergence</w:t>
      </w:r>
    </w:p>
    <w:p w14:paraId="2EC59322" w14:textId="107B4F26" w:rsidR="00420C87" w:rsidRPr="006F7B09" w:rsidRDefault="009C4DCA" w:rsidP="00420C87">
      <w:pPr>
        <w:ind w:firstLine="720"/>
        <w:rPr>
          <w:rFonts w:ascii="Calibri" w:hAnsi="Calibri" w:cs="Calibri"/>
        </w:rPr>
      </w:pPr>
      <w:r w:rsidRPr="006F7B09">
        <w:rPr>
          <w:rFonts w:ascii="Calibri" w:hAnsi="Calibri" w:cs="Calibri"/>
        </w:rPr>
        <w:t xml:space="preserve">Highly pathogenic avian influenza (HPAI) H5N1 was first identified in </w:t>
      </w:r>
      <w:r w:rsidR="00C614BB" w:rsidRPr="006F7B09">
        <w:rPr>
          <w:rFonts w:ascii="Calibri" w:hAnsi="Calibri" w:cs="Calibri"/>
        </w:rPr>
        <w:t xml:space="preserve">North America </w:t>
      </w:r>
      <w:r w:rsidRPr="006F7B09">
        <w:rPr>
          <w:rFonts w:ascii="Calibri" w:hAnsi="Calibri" w:cs="Calibri"/>
        </w:rPr>
        <w:t>in 2021</w:t>
      </w:r>
      <w:r w:rsidR="00420C87">
        <w:rPr>
          <w:rFonts w:ascii="Calibri" w:hAnsi="Calibri" w:cs="Calibri"/>
        </w:rPr>
        <w:t xml:space="preserve"> </w:t>
      </w:r>
      <w:r w:rsidR="00804DD2" w:rsidRPr="006F7B09">
        <w:rPr>
          <w:rFonts w:ascii="Calibri" w:hAnsi="Calibri" w:cs="Calibri"/>
        </w:rPr>
        <w:t>and has since</w:t>
      </w:r>
      <w:r w:rsidR="00605D7D" w:rsidRPr="006F7B09">
        <w:rPr>
          <w:rFonts w:ascii="Calibri" w:hAnsi="Calibri" w:cs="Calibri"/>
        </w:rPr>
        <w:t xml:space="preserve"> emerg</w:t>
      </w:r>
      <w:r w:rsidR="00804DD2" w:rsidRPr="006F7B09">
        <w:rPr>
          <w:rFonts w:ascii="Calibri" w:hAnsi="Calibri" w:cs="Calibri"/>
        </w:rPr>
        <w:t>ed</w:t>
      </w:r>
      <w:r w:rsidR="00605D7D" w:rsidRPr="006F7B09">
        <w:rPr>
          <w:rFonts w:ascii="Calibri" w:hAnsi="Calibri" w:cs="Calibri"/>
        </w:rPr>
        <w:t xml:space="preserve"> as a panzootic </w:t>
      </w:r>
      <w:r w:rsidR="00804DD2" w:rsidRPr="006F7B09">
        <w:rPr>
          <w:rFonts w:ascii="Calibri" w:hAnsi="Calibri" w:cs="Calibri"/>
        </w:rPr>
        <w:t xml:space="preserve">devastating </w:t>
      </w:r>
      <w:ins w:id="172" w:author="Mooney, Fintan" w:date="2026-01-13T10:25:00Z" w16du:dateUtc="2026-01-13T15:25:00Z">
        <w:r w:rsidR="00122161">
          <w:rPr>
            <w:rFonts w:ascii="Calibri" w:hAnsi="Calibri" w:cs="Calibri"/>
          </w:rPr>
          <w:t xml:space="preserve">avian </w:t>
        </w:r>
      </w:ins>
      <w:ins w:id="173" w:author="Mooney, Fintan" w:date="2026-01-13T10:26:00Z" w16du:dateUtc="2026-01-13T15:26:00Z">
        <w:r w:rsidR="00122161">
          <w:rPr>
            <w:rFonts w:ascii="Calibri" w:hAnsi="Calibri" w:cs="Calibri"/>
          </w:rPr>
          <w:t xml:space="preserve">and mammalian </w:t>
        </w:r>
      </w:ins>
      <w:ins w:id="174" w:author="Mooney, Fintan" w:date="2026-01-14T21:48:00Z" w16du:dateUtc="2026-01-15T02:48:00Z">
        <w:r w:rsidR="00676BE6">
          <w:rPr>
            <w:rFonts w:ascii="Calibri" w:hAnsi="Calibri" w:cs="Calibri"/>
          </w:rPr>
          <w:t>species and</w:t>
        </w:r>
      </w:ins>
      <w:ins w:id="175" w:author="Mooney, Fintan" w:date="2026-01-13T10:26:00Z" w16du:dateUtc="2026-01-13T15:26:00Z">
        <w:r w:rsidR="00122161">
          <w:rPr>
            <w:rFonts w:ascii="Calibri" w:hAnsi="Calibri" w:cs="Calibri"/>
          </w:rPr>
          <w:t xml:space="preserve"> </w:t>
        </w:r>
        <w:r w:rsidR="002E3772">
          <w:rPr>
            <w:rFonts w:ascii="Calibri" w:hAnsi="Calibri" w:cs="Calibri"/>
          </w:rPr>
          <w:t>disrupting agriculture across the world</w:t>
        </w:r>
      </w:ins>
      <w:del w:id="176" w:author="Mooney, Fintan" w:date="2026-01-13T10:25:00Z" w16du:dateUtc="2026-01-13T15:25:00Z">
        <w:r w:rsidR="00804DD2" w:rsidRPr="006F7B09" w:rsidDel="00122161">
          <w:rPr>
            <w:rFonts w:ascii="Calibri" w:hAnsi="Calibri" w:cs="Calibri"/>
          </w:rPr>
          <w:delText>wild birds</w:delText>
        </w:r>
        <w:r w:rsidR="00FA35A5" w:rsidDel="00122161">
          <w:rPr>
            <w:rFonts w:ascii="Calibri" w:hAnsi="Calibri" w:cs="Calibri"/>
          </w:rPr>
          <w:delText xml:space="preserve"> and </w:delText>
        </w:r>
        <w:r w:rsidR="00804DD2" w:rsidRPr="006F7B09" w:rsidDel="00122161">
          <w:rPr>
            <w:rFonts w:ascii="Calibri" w:hAnsi="Calibri" w:cs="Calibri"/>
          </w:rPr>
          <w:delText>agriculture</w:delText>
        </w:r>
      </w:del>
      <w:r w:rsidR="00FA35A5">
        <w:rPr>
          <w:rFonts w:ascii="Calibri" w:hAnsi="Calibri" w:cs="Calibri"/>
        </w:rPr>
        <w:t>.</w:t>
      </w:r>
      <w:ins w:id="177" w:author="Mooney, Fintan" w:date="2026-01-14T22:03:00Z" w16du:dateUtc="2026-01-15T03:03:00Z">
        <w:r w:rsidR="004630F5">
          <w:rPr>
            <w:rFonts w:ascii="Calibri" w:hAnsi="Calibri" w:cs="Calibri"/>
          </w:rPr>
          <w:t xml:space="preserve"> The</w:t>
        </w:r>
      </w:ins>
      <w:r w:rsidR="00804DD2" w:rsidRPr="006F7B09">
        <w:rPr>
          <w:rFonts w:ascii="Calibri" w:hAnsi="Calibri" w:cs="Calibri"/>
        </w:rPr>
        <w:t xml:space="preserve"> </w:t>
      </w:r>
      <w:ins w:id="178" w:author="Mooney, Fintan" w:date="2026-01-14T22:03:00Z" w16du:dateUtc="2026-01-15T03:03:00Z">
        <w:r w:rsidR="004630F5">
          <w:rPr>
            <w:rFonts w:ascii="Calibri" w:hAnsi="Calibri" w:cs="Calibri"/>
          </w:rPr>
          <w:t>r</w:t>
        </w:r>
      </w:ins>
      <w:ins w:id="179" w:author="Mooney, Fintan" w:date="2026-01-14T22:02:00Z" w16du:dateUtc="2026-01-15T03:02:00Z">
        <w:r w:rsidR="00011579">
          <w:rPr>
            <w:rFonts w:ascii="Calibri" w:hAnsi="Calibri" w:cs="Calibri"/>
          </w:rPr>
          <w:t>ecent u</w:t>
        </w:r>
      </w:ins>
      <w:ins w:id="180" w:author="Mooney, Fintan" w:date="2026-01-14T22:03:00Z" w16du:dateUtc="2026-01-15T03:03:00Z">
        <w:r w:rsidR="00011579">
          <w:rPr>
            <w:rFonts w:ascii="Calibri" w:hAnsi="Calibri" w:cs="Calibri"/>
          </w:rPr>
          <w:t>ptick in s</w:t>
        </w:r>
      </w:ins>
      <w:ins w:id="181" w:author="Mooney, Fintan" w:date="2026-01-14T21:58:00Z" w16du:dateUtc="2026-01-15T02:58:00Z">
        <w:r w:rsidR="00521F8C">
          <w:rPr>
            <w:rFonts w:ascii="Calibri" w:hAnsi="Calibri" w:cs="Calibri"/>
          </w:rPr>
          <w:t>p</w:t>
        </w:r>
      </w:ins>
      <w:ins w:id="182" w:author="Mooney, Fintan" w:date="2026-01-14T21:59:00Z" w16du:dateUtc="2026-01-15T02:59:00Z">
        <w:r w:rsidR="00521F8C">
          <w:rPr>
            <w:rFonts w:ascii="Calibri" w:hAnsi="Calibri" w:cs="Calibri"/>
          </w:rPr>
          <w:t xml:space="preserve">illover events, which are defined as the transmission of HPAI from wild bird reservoirs </w:t>
        </w:r>
        <w:r w:rsidR="00586548">
          <w:rPr>
            <w:rFonts w:ascii="Calibri" w:hAnsi="Calibri" w:cs="Calibri"/>
          </w:rPr>
          <w:t>into domestic poultry</w:t>
        </w:r>
      </w:ins>
      <w:ins w:id="183" w:author="Mooney, Fintan" w:date="2026-01-14T22:04:00Z" w16du:dateUtc="2026-01-15T03:04:00Z">
        <w:r w:rsidR="008341CF">
          <w:rPr>
            <w:rFonts w:ascii="Calibri" w:hAnsi="Calibri" w:cs="Calibri"/>
          </w:rPr>
          <w:t xml:space="preserve"> and other farm animals</w:t>
        </w:r>
      </w:ins>
      <w:ins w:id="184" w:author="Mooney, Fintan" w:date="2026-01-14T21:59:00Z" w16du:dateUtc="2026-01-15T02:59:00Z">
        <w:r w:rsidR="00586548">
          <w:rPr>
            <w:rFonts w:ascii="Calibri" w:hAnsi="Calibri" w:cs="Calibri"/>
          </w:rPr>
          <w:t xml:space="preserve">, </w:t>
        </w:r>
      </w:ins>
      <w:ins w:id="185" w:author="Mooney, Fintan" w:date="2026-01-14T22:01:00Z" w16du:dateUtc="2026-01-15T03:01:00Z">
        <w:r w:rsidR="00221014">
          <w:rPr>
            <w:rFonts w:ascii="Calibri" w:hAnsi="Calibri" w:cs="Calibri"/>
          </w:rPr>
          <w:t>h</w:t>
        </w:r>
      </w:ins>
      <w:ins w:id="186" w:author="Mooney, Fintan" w:date="2026-01-14T22:03:00Z" w16du:dateUtc="2026-01-15T03:03:00Z">
        <w:r w:rsidR="004630F5">
          <w:rPr>
            <w:rFonts w:ascii="Calibri" w:hAnsi="Calibri" w:cs="Calibri"/>
          </w:rPr>
          <w:t>as</w:t>
        </w:r>
      </w:ins>
      <w:ins w:id="187" w:author="Mooney, Fintan" w:date="2026-01-14T22:01:00Z" w16du:dateUtc="2026-01-15T03:01:00Z">
        <w:r w:rsidR="00221014">
          <w:rPr>
            <w:rFonts w:ascii="Calibri" w:hAnsi="Calibri" w:cs="Calibri"/>
          </w:rPr>
          <w:t xml:space="preserve"> caused significant economic and public health </w:t>
        </w:r>
        <w:r w:rsidR="00CA7FB3">
          <w:rPr>
            <w:rFonts w:ascii="Calibri" w:hAnsi="Calibri" w:cs="Calibri"/>
          </w:rPr>
          <w:t xml:space="preserve">ramifications. </w:t>
        </w:r>
      </w:ins>
      <w:r w:rsidR="00420C87" w:rsidRPr="006F7B09">
        <w:rPr>
          <w:rFonts w:ascii="Calibri" w:hAnsi="Calibri" w:cs="Calibri"/>
        </w:rPr>
        <w:t>According to the</w:t>
      </w:r>
      <w:ins w:id="188" w:author="Mooney, Fintan" w:date="2026-01-09T15:47:00Z" w16du:dateUtc="2026-01-09T20:47:00Z">
        <w:r w:rsidR="008335F4">
          <w:rPr>
            <w:rFonts w:ascii="Calibri" w:hAnsi="Calibri" w:cs="Calibri"/>
          </w:rPr>
          <w:t xml:space="preserve"> Centers for Disease Control </w:t>
        </w:r>
        <w:r w:rsidR="0012035C">
          <w:rPr>
            <w:rFonts w:ascii="Calibri" w:hAnsi="Calibri" w:cs="Calibri"/>
          </w:rPr>
          <w:t xml:space="preserve">and </w:t>
        </w:r>
      </w:ins>
      <w:ins w:id="189" w:author="Mooney, Fintan" w:date="2026-01-09T15:48:00Z" w16du:dateUtc="2026-01-09T20:48:00Z">
        <w:r w:rsidR="0012035C">
          <w:rPr>
            <w:rFonts w:ascii="Calibri" w:hAnsi="Calibri" w:cs="Calibri"/>
          </w:rPr>
          <w:t>Prevention</w:t>
        </w:r>
      </w:ins>
      <w:r w:rsidR="00420C87" w:rsidRPr="006F7B09">
        <w:rPr>
          <w:rFonts w:ascii="Calibri" w:hAnsi="Calibri" w:cs="Calibri"/>
        </w:rPr>
        <w:t xml:space="preserve"> </w:t>
      </w:r>
      <w:ins w:id="190" w:author="Mooney, Fintan" w:date="2026-01-09T15:48:00Z" w16du:dateUtc="2026-01-09T20:48:00Z">
        <w:r w:rsidR="0012035C">
          <w:rPr>
            <w:rFonts w:ascii="Calibri" w:hAnsi="Calibri" w:cs="Calibri"/>
          </w:rPr>
          <w:t>(</w:t>
        </w:r>
      </w:ins>
      <w:r w:rsidR="00420C87" w:rsidRPr="006F7B09">
        <w:rPr>
          <w:rFonts w:ascii="Calibri" w:hAnsi="Calibri" w:cs="Calibri"/>
        </w:rPr>
        <w:t>CDC</w:t>
      </w:r>
      <w:ins w:id="191" w:author="Mooney, Fintan" w:date="2026-01-09T15:48:00Z" w16du:dateUtc="2026-01-09T20:48:00Z">
        <w:r w:rsidR="0012035C">
          <w:rPr>
            <w:rFonts w:ascii="Calibri" w:hAnsi="Calibri" w:cs="Calibri"/>
          </w:rPr>
          <w:t>)</w:t>
        </w:r>
      </w:ins>
      <w:r w:rsidR="00420C87" w:rsidRPr="006F7B09">
        <w:rPr>
          <w:rFonts w:ascii="Calibri" w:hAnsi="Calibri" w:cs="Calibri"/>
        </w:rPr>
        <w:t xml:space="preserve"> and</w:t>
      </w:r>
      <w:ins w:id="192" w:author="Mooney, Fintan" w:date="2026-01-09T15:48:00Z" w16du:dateUtc="2026-01-09T20:48:00Z">
        <w:r w:rsidR="0012035C">
          <w:rPr>
            <w:rFonts w:ascii="Calibri" w:hAnsi="Calibri" w:cs="Calibri"/>
          </w:rPr>
          <w:t xml:space="preserve"> the United States Department of Agriculture</w:t>
        </w:r>
      </w:ins>
      <w:r w:rsidR="00420C87" w:rsidRPr="006F7B09">
        <w:rPr>
          <w:rFonts w:ascii="Calibri" w:hAnsi="Calibri" w:cs="Calibri"/>
        </w:rPr>
        <w:t xml:space="preserve"> </w:t>
      </w:r>
      <w:ins w:id="193" w:author="Mooney, Fintan" w:date="2026-01-09T15:48:00Z" w16du:dateUtc="2026-01-09T20:48:00Z">
        <w:r w:rsidR="0012035C">
          <w:rPr>
            <w:rFonts w:ascii="Calibri" w:hAnsi="Calibri" w:cs="Calibri"/>
          </w:rPr>
          <w:t>(</w:t>
        </w:r>
      </w:ins>
      <w:r w:rsidR="00420C87" w:rsidRPr="006F7B09">
        <w:rPr>
          <w:rFonts w:ascii="Calibri" w:hAnsi="Calibri" w:cs="Calibri"/>
        </w:rPr>
        <w:t>USDA</w:t>
      </w:r>
      <w:ins w:id="194" w:author="Mooney, Fintan" w:date="2026-01-09T15:48:00Z" w16du:dateUtc="2026-01-09T20:48:00Z">
        <w:r w:rsidR="0012035C">
          <w:rPr>
            <w:rFonts w:ascii="Calibri" w:hAnsi="Calibri" w:cs="Calibri"/>
          </w:rPr>
          <w:t>)</w:t>
        </w:r>
      </w:ins>
      <w:r w:rsidR="00420C87" w:rsidRPr="006F7B09">
        <w:rPr>
          <w:rFonts w:ascii="Calibri" w:hAnsi="Calibri" w:cs="Calibri"/>
        </w:rPr>
        <w:t xml:space="preserve"> in 2024, the new HPAI strains </w:t>
      </w:r>
      <w:ins w:id="195" w:author="Mooney, Fintan" w:date="2026-01-15T12:48:00Z" w16du:dateUtc="2026-01-15T17:48:00Z">
        <w:r w:rsidR="00032172">
          <w:rPr>
            <w:rFonts w:ascii="Calibri" w:hAnsi="Calibri" w:cs="Calibri"/>
          </w:rPr>
          <w:t>have</w:t>
        </w:r>
        <w:r w:rsidR="00032172" w:rsidRPr="006F7B09">
          <w:rPr>
            <w:rFonts w:ascii="Calibri" w:hAnsi="Calibri" w:cs="Calibri"/>
          </w:rPr>
          <w:t xml:space="preserve"> been detected in more than 10 thousand wild birds </w:t>
        </w:r>
        <w:r w:rsidR="00032172">
          <w:rPr>
            <w:rFonts w:ascii="Calibri" w:hAnsi="Calibri" w:cs="Calibri"/>
          </w:rPr>
          <w:t xml:space="preserve">and </w:t>
        </w:r>
      </w:ins>
      <w:r w:rsidR="00420C87" w:rsidRPr="006F7B09">
        <w:rPr>
          <w:rFonts w:ascii="Calibri" w:hAnsi="Calibri" w:cs="Calibri"/>
        </w:rPr>
        <w:t>have</w:t>
      </w:r>
      <w:ins w:id="196" w:author="Mooney, Fintan" w:date="2026-01-14T22:00:00Z" w16du:dateUtc="2026-01-15T03:00:00Z">
        <w:r w:rsidR="000721DB">
          <w:rPr>
            <w:rFonts w:ascii="Calibri" w:hAnsi="Calibri" w:cs="Calibri"/>
          </w:rPr>
          <w:t xml:space="preserve"> </w:t>
        </w:r>
      </w:ins>
      <w:del w:id="197" w:author="Mooney, Fintan" w:date="2026-01-14T22:03:00Z" w16du:dateUtc="2026-01-15T03:03:00Z">
        <w:r w:rsidR="00420C87" w:rsidRPr="006F7B09" w:rsidDel="00011579">
          <w:rPr>
            <w:rFonts w:ascii="Calibri" w:hAnsi="Calibri" w:cs="Calibri"/>
          </w:rPr>
          <w:delText xml:space="preserve"> </w:delText>
        </w:r>
      </w:del>
      <w:r w:rsidR="00420C87" w:rsidRPr="006F7B09">
        <w:rPr>
          <w:rFonts w:ascii="Calibri" w:hAnsi="Calibri" w:cs="Calibri"/>
        </w:rPr>
        <w:t>infect</w:t>
      </w:r>
      <w:ins w:id="198" w:author="Mooney, Fintan" w:date="2026-01-14T22:03:00Z" w16du:dateUtc="2026-01-15T03:03:00Z">
        <w:r w:rsidR="00011579">
          <w:rPr>
            <w:rFonts w:ascii="Calibri" w:hAnsi="Calibri" w:cs="Calibri"/>
          </w:rPr>
          <w:t>ed</w:t>
        </w:r>
      </w:ins>
      <w:del w:id="199" w:author="Mooney, Fintan" w:date="2026-01-14T22:00:00Z" w16du:dateUtc="2026-01-15T03:00:00Z">
        <w:r w:rsidR="00420C87" w:rsidRPr="006F7B09" w:rsidDel="000721DB">
          <w:rPr>
            <w:rFonts w:ascii="Calibri" w:hAnsi="Calibri" w:cs="Calibri"/>
          </w:rPr>
          <w:delText>ed</w:delText>
        </w:r>
      </w:del>
      <w:r w:rsidR="00420C87" w:rsidRPr="006F7B09">
        <w:rPr>
          <w:rFonts w:ascii="Calibri" w:hAnsi="Calibri" w:cs="Calibri"/>
        </w:rPr>
        <w:t xml:space="preserve"> approximately 108 million birds in commercial and backyard poultry flocks in nearly all </w:t>
      </w:r>
      <w:del w:id="200" w:author="Mooney, Fintan" w:date="2026-01-09T15:48:00Z" w16du:dateUtc="2026-01-09T20:48:00Z">
        <w:r w:rsidR="00420C87" w:rsidRPr="006F7B09" w:rsidDel="004C5A53">
          <w:rPr>
            <w:rFonts w:ascii="Calibri" w:hAnsi="Calibri" w:cs="Calibri"/>
          </w:rPr>
          <w:delText>US states</w:delText>
        </w:r>
      </w:del>
      <w:ins w:id="201" w:author="Mooney, Fintan" w:date="2026-01-09T15:48:00Z" w16du:dateUtc="2026-01-09T20:48:00Z">
        <w:r w:rsidR="004C5A53">
          <w:rPr>
            <w:rFonts w:ascii="Calibri" w:hAnsi="Calibri" w:cs="Calibri"/>
          </w:rPr>
          <w:t>states within the United States</w:t>
        </w:r>
      </w:ins>
      <w:del w:id="202" w:author="Mooney, Fintan" w:date="2026-01-15T12:49:00Z" w16du:dateUtc="2026-01-15T17:49:00Z">
        <w:r w:rsidR="00420C87" w:rsidRPr="006F7B09" w:rsidDel="00032172">
          <w:rPr>
            <w:rFonts w:ascii="Calibri" w:hAnsi="Calibri" w:cs="Calibri"/>
          </w:rPr>
          <w:delText xml:space="preserve"> and</w:delText>
        </w:r>
      </w:del>
      <w:del w:id="203" w:author="Mooney, Fintan" w:date="2026-01-15T12:48:00Z" w16du:dateUtc="2026-01-15T17:48:00Z">
        <w:r w:rsidR="00420C87" w:rsidRPr="006F7B09" w:rsidDel="00032172">
          <w:rPr>
            <w:rFonts w:ascii="Calibri" w:hAnsi="Calibri" w:cs="Calibri"/>
          </w:rPr>
          <w:delText xml:space="preserve"> </w:delText>
        </w:r>
        <w:r w:rsidR="0083626B" w:rsidDel="00032172">
          <w:rPr>
            <w:rFonts w:ascii="Calibri" w:hAnsi="Calibri" w:cs="Calibri"/>
          </w:rPr>
          <w:delText>have</w:delText>
        </w:r>
        <w:r w:rsidR="00420C87" w:rsidRPr="006F7B09" w:rsidDel="00032172">
          <w:rPr>
            <w:rFonts w:ascii="Calibri" w:hAnsi="Calibri" w:cs="Calibri"/>
          </w:rPr>
          <w:delText xml:space="preserve"> been detected in more than 10 thousand wild birds</w:delText>
        </w:r>
      </w:del>
      <w:r w:rsidR="00420C87" w:rsidRPr="006F7B09">
        <w:rPr>
          <w:rFonts w:ascii="Calibri" w:hAnsi="Calibri" w:cs="Calibri"/>
        </w:rPr>
        <w:t>. In 2024, H5N1 was first confirmed to have spread in dairy cattle, infecting up to 612 dairy herds in 15 states</w:t>
      </w:r>
      <w:r w:rsidR="00F372F8">
        <w:rPr>
          <w:rFonts w:ascii="Calibri" w:hAnsi="Calibri" w:cs="Calibri"/>
        </w:rPr>
        <w:t xml:space="preserve"> and </w:t>
      </w:r>
      <w:r w:rsidR="007C2A4C">
        <w:rPr>
          <w:rFonts w:ascii="Calibri" w:hAnsi="Calibri" w:cs="Calibri"/>
        </w:rPr>
        <w:t>leading</w:t>
      </w:r>
      <w:r w:rsidR="00F372F8">
        <w:rPr>
          <w:rFonts w:ascii="Calibri" w:hAnsi="Calibri" w:cs="Calibri"/>
        </w:rPr>
        <w:t xml:space="preserve"> to</w:t>
      </w:r>
      <w:r w:rsidR="00EB38B4">
        <w:rPr>
          <w:rFonts w:ascii="Calibri" w:hAnsi="Calibri" w:cs="Calibri"/>
        </w:rPr>
        <w:t xml:space="preserve"> the USDA</w:t>
      </w:r>
      <w:r w:rsidR="00F372F8">
        <w:rPr>
          <w:rFonts w:ascii="Calibri" w:hAnsi="Calibri" w:cs="Calibri"/>
        </w:rPr>
        <w:t xml:space="preserve"> </w:t>
      </w:r>
      <w:r w:rsidR="00EB38B4">
        <w:rPr>
          <w:rFonts w:ascii="Calibri" w:hAnsi="Calibri" w:cs="Calibri"/>
        </w:rPr>
        <w:t xml:space="preserve">restricting </w:t>
      </w:r>
      <w:r w:rsidR="00F372F8">
        <w:rPr>
          <w:rFonts w:ascii="Calibri" w:hAnsi="Calibri" w:cs="Calibri"/>
        </w:rPr>
        <w:t xml:space="preserve">cattle movement </w:t>
      </w:r>
      <w:r w:rsidR="00EB38B4">
        <w:rPr>
          <w:rFonts w:ascii="Calibri" w:hAnsi="Calibri" w:cs="Calibri"/>
        </w:rPr>
        <w:t xml:space="preserve">to curb </w:t>
      </w:r>
      <w:r w:rsidR="007C2A4C">
        <w:rPr>
          <w:rFonts w:ascii="Calibri" w:hAnsi="Calibri" w:cs="Calibri"/>
        </w:rPr>
        <w:t xml:space="preserve">the </w:t>
      </w:r>
      <w:r w:rsidR="00EB38B4">
        <w:rPr>
          <w:rFonts w:ascii="Calibri" w:hAnsi="Calibri" w:cs="Calibri"/>
        </w:rPr>
        <w:t xml:space="preserve">spread </w:t>
      </w:r>
      <w:r w:rsidR="00420C87" w:rsidRPr="006F7B09">
        <w:rPr>
          <w:rFonts w:ascii="Calibri" w:hAnsi="Calibri" w:cs="Calibri"/>
        </w:rPr>
        <w:fldChar w:fldCharType="begin"/>
      </w:r>
      <w:r w:rsidR="00592202">
        <w:rPr>
          <w:rFonts w:ascii="Calibri" w:hAnsi="Calibri" w:cs="Calibri"/>
        </w:rPr>
        <w:instrText xml:space="preserve"> ADDIN ZOTERO_ITEM CSL_CITATION {"citationID":"OKrvTSp2","properties":{"formattedCitation":"(Mena et al., 2025)","plainCitation":"(Mena et al., 2025)","noteIndex":0},"citationItems":[{"id":1015,"uris":["http://zotero.org/users/3737837/items/CQNSP6KC"],"itemData":{"id":1015,"type":"article-journal","abstract":"Highly Pathogenic Avian Influenza H5N1 (HPAI H5N1) was first detected in chickens in Scottland in 1959 and has since circulated globally, causing regular outbreaks among different animal species, as well as incidental infections in humans. In this scoping review, the epidemiology and impact of HPAI H5N1 among migratory birds, poultry, and cattle in the United States were analyzed, with a particular focus on outbreaks since January 2022. Following PRISMA guidelines, a total of 27 articles were identified for this review. Publicly available data and reports from the USDA and CDC were also evaluated and summarized. The identified articles primarily included epidemiological studies of detections in wild birds, mammals, and case reports on H5N1 and transmission dynamics among cattle, with a notable absence of poultry-focused reports. Wild birds, especially migratory species, have played an important role in virus dissemination. Studies among mammals, including seals, bears, and domestic cats, along with the emerging outbreak among cattle, highlight the virus’s ability to adapt to diverse hosts, with the possibility of mammal-to-mammal transmission. Despite the low number of human infections, the zoonotic risk of the disease and the possibility of a human outbreak remain significant. The complexity and risks associated with the virus, in comparison with the limited current scientific studies in the United States, demand further investigations to mitigate its impact on animals, ecosystems, and human health.","container-title":"Viruses","DOI":"10.3390/v17030307","ISSN":"1999-4915","issue":"3","language":"en","license":"http://creativecommons.org/licenses/by/3.0/","page":"307","publisher":"Multidisciplinary Digital Publishing Institute","source":"www.mdpi.com","title":"The Impact of Highly Pathogenic Avian Influenza H5N1 in the United States: A Scoping Review of Past Detections and Present Outbreaks","title-short":"The Impact of Highly Pathogenic Avian Influenza H5N1 in the United States","volume":"17","author":[{"family":"Mena","given":"Alejandro"},{"family":"Fricken","given":"Michael E.","non-dropping-particle":"von"},{"family":"Anderson","given":"Benjamin D."}],"issued":{"date-parts":[["2025",3]]}}}],"schema":"https://github.com/citation-style-language/schema/raw/master/csl-citation.json"} </w:instrText>
      </w:r>
      <w:r w:rsidR="00420C87" w:rsidRPr="006F7B09">
        <w:rPr>
          <w:rFonts w:ascii="Calibri" w:hAnsi="Calibri" w:cs="Calibri"/>
        </w:rPr>
        <w:fldChar w:fldCharType="separate"/>
      </w:r>
      <w:r w:rsidR="00420C87" w:rsidRPr="006F7B09">
        <w:rPr>
          <w:rFonts w:ascii="Calibri" w:hAnsi="Calibri" w:cs="Calibri"/>
          <w:noProof/>
        </w:rPr>
        <w:t>(Mena et al., 2025)</w:t>
      </w:r>
      <w:r w:rsidR="00420C87" w:rsidRPr="006F7B09">
        <w:rPr>
          <w:rFonts w:ascii="Calibri" w:hAnsi="Calibri" w:cs="Calibri"/>
        </w:rPr>
        <w:fldChar w:fldCharType="end"/>
      </w:r>
      <w:r w:rsidR="00420C87" w:rsidRPr="006F7B09">
        <w:rPr>
          <w:rFonts w:ascii="Calibri" w:hAnsi="Calibri" w:cs="Calibri"/>
        </w:rPr>
        <w:t xml:space="preserve">. </w:t>
      </w:r>
      <w:ins w:id="204" w:author="Mooney, Fintan" w:date="2026-01-13T10:27:00Z" w16du:dateUtc="2026-01-13T15:27:00Z">
        <w:r w:rsidR="00B811D8">
          <w:rPr>
            <w:rFonts w:ascii="Calibri" w:hAnsi="Calibri" w:cs="Calibri"/>
          </w:rPr>
          <w:t>As of March 2025, the CDC has confirmed 73 human cases of H5N1 and one death</w:t>
        </w:r>
      </w:ins>
      <w:del w:id="205" w:author="Mooney, Fintan" w:date="2026-01-13T10:27:00Z" w16du:dateUtc="2026-01-13T15:27:00Z">
        <w:r w:rsidR="00420C87" w:rsidRPr="006F7B09" w:rsidDel="00B84E91">
          <w:rPr>
            <w:rFonts w:ascii="Calibri" w:hAnsi="Calibri" w:cs="Calibri"/>
          </w:rPr>
          <w:delText>Despite considerable global cases, as of March 2024, the CDC has only confirmed 73 cases of H5N1 in humans and one death</w:delText>
        </w:r>
      </w:del>
      <w:r w:rsidR="00420C87" w:rsidRPr="006F7B09">
        <w:rPr>
          <w:rFonts w:ascii="Calibri" w:hAnsi="Calibri" w:cs="Calibri"/>
        </w:rPr>
        <w:t xml:space="preserve"> </w:t>
      </w:r>
      <w:r w:rsidR="00420C87" w:rsidRPr="006F7B09">
        <w:rPr>
          <w:rFonts w:ascii="Calibri" w:hAnsi="Calibri" w:cs="Calibri"/>
        </w:rPr>
        <w:fldChar w:fldCharType="begin"/>
      </w:r>
      <w:r w:rsidR="00420C87" w:rsidRPr="006F7B09">
        <w:rPr>
          <w:rFonts w:ascii="Calibri" w:hAnsi="Calibri" w:cs="Calibri"/>
        </w:rPr>
        <w:instrText xml:space="preserve"> ADDIN ZOTERO_ITEM CSL_CITATION {"citationID":"YkRvXnSD","properties":{"formattedCitation":"(CDC, 2025)","plainCitation":"(CDC, 2025)","noteIndex":0},"citationItems":[{"id":1013,"uris":["http://zotero.org/users/3737837/items/JMPZ86V3"],"itemData":{"id":1013,"type":"webpage","abstract":"H5 bird flu is causing outbreaks in wild birds and poultry, other animals and sporadic human cases.","container-title":"Avian Influenza (Bird Flu)","language":"en-us","title":"H5 Bird Flu: Current Situation","title-short":"H5 Bird Flu","URL":"https://www.cdc.gov/bird-flu/situation-summary/index.html","author":[{"family":"CDC","given":""}],"accessed":{"date-parts":[["2025",11,17]]},"issued":{"date-parts":[["2025",11,14]]}}}],"schema":"https://github.com/citation-style-language/schema/raw/master/csl-citation.json"} </w:instrText>
      </w:r>
      <w:r w:rsidR="00420C87" w:rsidRPr="006F7B09">
        <w:rPr>
          <w:rFonts w:ascii="Calibri" w:hAnsi="Calibri" w:cs="Calibri"/>
        </w:rPr>
        <w:fldChar w:fldCharType="separate"/>
      </w:r>
      <w:r w:rsidR="00420C87" w:rsidRPr="006F7B09">
        <w:rPr>
          <w:rFonts w:ascii="Calibri" w:hAnsi="Calibri" w:cs="Calibri"/>
          <w:noProof/>
        </w:rPr>
        <w:t>(CDC, 2025)</w:t>
      </w:r>
      <w:r w:rsidR="00420C87" w:rsidRPr="006F7B09">
        <w:rPr>
          <w:rFonts w:ascii="Calibri" w:hAnsi="Calibri" w:cs="Calibri"/>
        </w:rPr>
        <w:fldChar w:fldCharType="end"/>
      </w:r>
      <w:r w:rsidR="00420C87" w:rsidRPr="006F7B09">
        <w:rPr>
          <w:rFonts w:ascii="Calibri" w:hAnsi="Calibri" w:cs="Calibri"/>
        </w:rPr>
        <w:t xml:space="preserve">.  </w:t>
      </w:r>
    </w:p>
    <w:p w14:paraId="6C1BDE87" w14:textId="77777777" w:rsidR="00420C87" w:rsidRDefault="00420C87" w:rsidP="00ED2CEC">
      <w:pPr>
        <w:ind w:firstLine="720"/>
        <w:rPr>
          <w:rFonts w:ascii="Calibri" w:hAnsi="Calibri" w:cs="Calibri"/>
        </w:rPr>
      </w:pPr>
    </w:p>
    <w:p w14:paraId="6F1253BA" w14:textId="69E656F1" w:rsidR="00ED2CEC" w:rsidRPr="006F7B09" w:rsidRDefault="0068286F" w:rsidP="00ED2CEC">
      <w:pPr>
        <w:ind w:firstLine="720"/>
        <w:rPr>
          <w:rFonts w:ascii="Calibri" w:hAnsi="Calibri" w:cs="Calibri"/>
        </w:rPr>
      </w:pPr>
      <w:r w:rsidRPr="006F7B09">
        <w:rPr>
          <w:rFonts w:ascii="Calibri" w:hAnsi="Calibri" w:cs="Calibri"/>
        </w:rPr>
        <w:t>The last comparable impact of a</w:t>
      </w:r>
      <w:r w:rsidR="009331E2" w:rsidRPr="006F7B09">
        <w:rPr>
          <w:rFonts w:ascii="Calibri" w:hAnsi="Calibri" w:cs="Calibri"/>
        </w:rPr>
        <w:t>n</w:t>
      </w:r>
      <w:r w:rsidR="00ED136D" w:rsidRPr="006F7B09">
        <w:rPr>
          <w:rFonts w:ascii="Calibri" w:hAnsi="Calibri" w:cs="Calibri"/>
        </w:rPr>
        <w:t xml:space="preserve"> </w:t>
      </w:r>
      <w:r w:rsidR="00102545" w:rsidRPr="006F7B09">
        <w:rPr>
          <w:rFonts w:ascii="Calibri" w:hAnsi="Calibri" w:cs="Calibri"/>
        </w:rPr>
        <w:t>emerging highly</w:t>
      </w:r>
      <w:r w:rsidR="00C613B7" w:rsidRPr="006F7B09">
        <w:rPr>
          <w:rFonts w:ascii="Calibri" w:hAnsi="Calibri" w:cs="Calibri"/>
        </w:rPr>
        <w:t xml:space="preserve"> pathogenic strain </w:t>
      </w:r>
      <w:r w:rsidRPr="006F7B09">
        <w:rPr>
          <w:rFonts w:ascii="Calibri" w:hAnsi="Calibri" w:cs="Calibri"/>
        </w:rPr>
        <w:t>in North</w:t>
      </w:r>
      <w:r w:rsidR="00ED136D" w:rsidRPr="006F7B09">
        <w:rPr>
          <w:rFonts w:ascii="Calibri" w:hAnsi="Calibri" w:cs="Calibri"/>
        </w:rPr>
        <w:t xml:space="preserve"> America </w:t>
      </w:r>
      <w:r w:rsidRPr="006F7B09">
        <w:rPr>
          <w:rFonts w:ascii="Calibri" w:hAnsi="Calibri" w:cs="Calibri"/>
        </w:rPr>
        <w:t xml:space="preserve">was in </w:t>
      </w:r>
      <w:r w:rsidR="00171038" w:rsidRPr="006F7B09">
        <w:rPr>
          <w:rFonts w:ascii="Calibri" w:hAnsi="Calibri" w:cs="Calibri"/>
        </w:rPr>
        <w:t>2014, when</w:t>
      </w:r>
      <w:r w:rsidR="00102545" w:rsidRPr="006F7B09">
        <w:rPr>
          <w:rFonts w:ascii="Calibri" w:hAnsi="Calibri" w:cs="Calibri"/>
        </w:rPr>
        <w:t xml:space="preserve"> </w:t>
      </w:r>
      <w:r w:rsidR="0072738E" w:rsidRPr="006F7B09">
        <w:rPr>
          <w:rFonts w:ascii="Calibri" w:hAnsi="Calibri" w:cs="Calibri"/>
        </w:rPr>
        <w:t xml:space="preserve">the US </w:t>
      </w:r>
      <w:r w:rsidR="00C911A3" w:rsidRPr="006F7B09">
        <w:rPr>
          <w:rFonts w:ascii="Calibri" w:hAnsi="Calibri" w:cs="Calibri"/>
        </w:rPr>
        <w:t xml:space="preserve">resorted </w:t>
      </w:r>
      <w:r w:rsidR="00171038" w:rsidRPr="006F7B09">
        <w:rPr>
          <w:rFonts w:ascii="Calibri" w:hAnsi="Calibri" w:cs="Calibri"/>
        </w:rPr>
        <w:t>to cull</w:t>
      </w:r>
      <w:r w:rsidR="00AE73B7" w:rsidRPr="006F7B09">
        <w:rPr>
          <w:rFonts w:ascii="Calibri" w:hAnsi="Calibri" w:cs="Calibri"/>
        </w:rPr>
        <w:t>ing</w:t>
      </w:r>
      <w:r w:rsidR="00171038" w:rsidRPr="006F7B09">
        <w:rPr>
          <w:rFonts w:ascii="Calibri" w:hAnsi="Calibri" w:cs="Calibri"/>
        </w:rPr>
        <w:t xml:space="preserve"> 50.5 </w:t>
      </w:r>
      <w:r w:rsidR="007F0CC4" w:rsidRPr="006F7B09">
        <w:rPr>
          <w:rFonts w:ascii="Calibri" w:hAnsi="Calibri" w:cs="Calibri"/>
        </w:rPr>
        <w:t xml:space="preserve">million </w:t>
      </w:r>
      <w:r w:rsidR="00171038" w:rsidRPr="006F7B09">
        <w:rPr>
          <w:rFonts w:ascii="Calibri" w:hAnsi="Calibri" w:cs="Calibri"/>
        </w:rPr>
        <w:t>commercial</w:t>
      </w:r>
      <w:r w:rsidR="007F0CC4" w:rsidRPr="006F7B09">
        <w:rPr>
          <w:rFonts w:ascii="Calibri" w:hAnsi="Calibri" w:cs="Calibri"/>
        </w:rPr>
        <w:t xml:space="preserve"> birds</w:t>
      </w:r>
      <w:r w:rsidR="00AE73B7" w:rsidRPr="006F7B09">
        <w:rPr>
          <w:rFonts w:ascii="Calibri" w:hAnsi="Calibri" w:cs="Calibri"/>
        </w:rPr>
        <w:t xml:space="preserve"> in response to the</w:t>
      </w:r>
      <w:r w:rsidR="00102545" w:rsidRPr="006F7B09">
        <w:rPr>
          <w:rFonts w:ascii="Calibri" w:hAnsi="Calibri" w:cs="Calibri"/>
        </w:rPr>
        <w:t xml:space="preserve"> H5N8</w:t>
      </w:r>
      <w:r w:rsidR="00171038" w:rsidRPr="006F7B09">
        <w:rPr>
          <w:rFonts w:ascii="Calibri" w:hAnsi="Calibri" w:cs="Calibri"/>
        </w:rPr>
        <w:t xml:space="preserve"> strain</w:t>
      </w:r>
      <w:r w:rsidR="00102545" w:rsidRPr="006F7B09">
        <w:rPr>
          <w:rFonts w:ascii="Calibri" w:hAnsi="Calibri" w:cs="Calibri"/>
        </w:rPr>
        <w:t xml:space="preserve"> </w:t>
      </w:r>
      <w:ins w:id="206" w:author="Mooney, Fintan" w:date="2026-01-13T10:27:00Z" w16du:dateUtc="2026-01-13T15:27:00Z">
        <w:r w:rsidR="00B84E91">
          <w:rPr>
            <w:rFonts w:ascii="Calibri" w:hAnsi="Calibri" w:cs="Calibri"/>
          </w:rPr>
          <w:t xml:space="preserve">introduced </w:t>
        </w:r>
      </w:ins>
      <w:del w:id="207" w:author="Mooney, Fintan" w:date="2026-01-13T10:27:00Z" w16du:dateUtc="2026-01-13T15:27:00Z">
        <w:r w:rsidR="00171038" w:rsidRPr="006F7B09" w:rsidDel="00B84E91">
          <w:rPr>
            <w:rFonts w:ascii="Calibri" w:hAnsi="Calibri" w:cs="Calibri"/>
          </w:rPr>
          <w:delText>brought over</w:delText>
        </w:r>
        <w:r w:rsidR="000012DF" w:rsidRPr="006F7B09" w:rsidDel="00B84E91">
          <w:rPr>
            <w:rFonts w:ascii="Calibri" w:hAnsi="Calibri" w:cs="Calibri"/>
          </w:rPr>
          <w:delText xml:space="preserve"> </w:delText>
        </w:r>
      </w:del>
      <w:r w:rsidR="00D52C45" w:rsidRPr="006F7B09">
        <w:rPr>
          <w:rFonts w:ascii="Calibri" w:hAnsi="Calibri" w:cs="Calibri"/>
        </w:rPr>
        <w:t xml:space="preserve">from Europe </w:t>
      </w:r>
      <w:r w:rsidR="000012DF" w:rsidRPr="006F7B09">
        <w:rPr>
          <w:rFonts w:ascii="Calibri" w:hAnsi="Calibri" w:cs="Calibri"/>
        </w:rPr>
        <w:t>by</w:t>
      </w:r>
      <w:r w:rsidR="00547ECD" w:rsidRPr="006F7B09">
        <w:rPr>
          <w:rFonts w:ascii="Calibri" w:hAnsi="Calibri" w:cs="Calibri"/>
        </w:rPr>
        <w:t xml:space="preserve"> </w:t>
      </w:r>
      <w:r w:rsidR="00102545" w:rsidRPr="006F7B09">
        <w:rPr>
          <w:rFonts w:ascii="Calibri" w:hAnsi="Calibri" w:cs="Calibri"/>
        </w:rPr>
        <w:t>wild migratory birds</w:t>
      </w:r>
      <w:r w:rsidR="00487073" w:rsidRPr="006F7B09">
        <w:rPr>
          <w:rFonts w:ascii="Calibri" w:hAnsi="Calibri" w:cs="Calibri"/>
        </w:rPr>
        <w:t xml:space="preserve"> </w:t>
      </w:r>
      <w:r w:rsidR="00F37CEA" w:rsidRPr="006F7B09">
        <w:rPr>
          <w:rFonts w:ascii="Calibri" w:hAnsi="Calibri" w:cs="Calibri"/>
        </w:rPr>
        <w:fldChar w:fldCharType="begin"/>
      </w:r>
      <w:r w:rsidR="00592202">
        <w:rPr>
          <w:rFonts w:ascii="Calibri" w:hAnsi="Calibri" w:cs="Calibri"/>
        </w:rPr>
        <w:instrText xml:space="preserve"> ADDIN ZOTERO_ITEM CSL_CITATION {"citationID":"gkI6mcDo","properties":{"formattedCitation":"(Damodaran et al., 2025b)","plainCitation":"(Damodaran et al., 2025b)","noteIndex":0},"citationItems":[{"id":1008,"uris":["http://zotero.org/users/3737837/items/TXF44TC4"],"itemData":{"id":1008,"type":"article-journal","abstract":"Since late 2021, a panzootic of highly pathogenic H5N1 has devastated wild birds, agriculture and mammals. Here an analysis of 1,818 haemagglutinin sequences from wild birds, domestic birds and mammals reveals that the North American panzootic was driven by around nine introductions into the Atlantic and Pacific flyways, followed by rapid dissemination through wild, migratory birds. Transmission was primarily driven by Anseriformes, while non-canonical species acted as dead-end hosts. In contrast to the epizootic of 2015 (refs. 1,2), outbreaks in domestic birds were driven by around 46–113 independent introductions from wild birds that persisted for up to 6 months. Backyard birds were infected around 9 days earlier on average than commercial poultry, suggesting potential as early-warning signals for transmission upticks. We pinpoint wild birds as critical drivers of the epizootic, implying that enhanced surveillance in wild birds and strategies that reduce transmission at the wild–agriculture interface will be key for future tracking and outbreak prevention.","container-title":"Nature","DOI":"10.1038/s41586-025-09737-x","ISSN":"1476-4687","language":"en","license":"2025 The Author(s)","page":"1-10","publisher":"Nature Publishing Group","source":"www.nature.com","title":"Ecology and spread of the North American H5N1 epizootic","author":[{"family":"Damodaran","given":"Lambodhar"},{"family":"Jaeger","given":"Anna S."},{"family":"Moncla","given":"Louise H."}],"issued":{"date-parts":[["2025",11,12]]}}}],"schema":"https://github.com/citation-style-language/schema/raw/master/csl-citation.json"} </w:instrText>
      </w:r>
      <w:r w:rsidR="00F37CEA" w:rsidRPr="006F7B09">
        <w:rPr>
          <w:rFonts w:ascii="Calibri" w:hAnsi="Calibri" w:cs="Calibri"/>
        </w:rPr>
        <w:fldChar w:fldCharType="separate"/>
      </w:r>
      <w:r w:rsidR="0064119B" w:rsidRPr="006F7B09">
        <w:rPr>
          <w:rFonts w:ascii="Calibri" w:hAnsi="Calibri" w:cs="Calibri"/>
          <w:noProof/>
        </w:rPr>
        <w:t>(Damodaran et al., 2025b)</w:t>
      </w:r>
      <w:r w:rsidR="00F37CEA" w:rsidRPr="006F7B09">
        <w:rPr>
          <w:rFonts w:ascii="Calibri" w:hAnsi="Calibri" w:cs="Calibri"/>
        </w:rPr>
        <w:fldChar w:fldCharType="end"/>
      </w:r>
      <w:r w:rsidR="00D52C45" w:rsidRPr="006F7B09">
        <w:rPr>
          <w:rFonts w:ascii="Calibri" w:hAnsi="Calibri" w:cs="Calibri"/>
        </w:rPr>
        <w:t xml:space="preserve">. </w:t>
      </w:r>
      <w:r w:rsidR="00E35C38" w:rsidRPr="006F7B09">
        <w:rPr>
          <w:rFonts w:ascii="Calibri" w:hAnsi="Calibri" w:cs="Calibri"/>
        </w:rPr>
        <w:t xml:space="preserve">The H5 </w:t>
      </w:r>
      <w:r w:rsidR="00C8478B" w:rsidRPr="006F7B09">
        <w:rPr>
          <w:rFonts w:ascii="Calibri" w:hAnsi="Calibri" w:cs="Calibri"/>
        </w:rPr>
        <w:t xml:space="preserve">and H7 </w:t>
      </w:r>
      <w:r w:rsidR="008530A9" w:rsidRPr="006F7B09">
        <w:rPr>
          <w:rFonts w:ascii="Calibri" w:hAnsi="Calibri" w:cs="Calibri"/>
        </w:rPr>
        <w:t>subtype</w:t>
      </w:r>
      <w:r w:rsidR="00C8478B" w:rsidRPr="006F7B09">
        <w:rPr>
          <w:rFonts w:ascii="Calibri" w:hAnsi="Calibri" w:cs="Calibri"/>
        </w:rPr>
        <w:t xml:space="preserve">s are especially concerning as they </w:t>
      </w:r>
      <w:r w:rsidR="00D236C6" w:rsidRPr="006F7B09">
        <w:rPr>
          <w:rFonts w:ascii="Calibri" w:hAnsi="Calibri" w:cs="Calibri"/>
        </w:rPr>
        <w:t>frequently</w:t>
      </w:r>
      <w:r w:rsidR="00C8478B" w:rsidRPr="006F7B09">
        <w:rPr>
          <w:rFonts w:ascii="Calibri" w:hAnsi="Calibri" w:cs="Calibri"/>
        </w:rPr>
        <w:t xml:space="preserve"> </w:t>
      </w:r>
      <w:r w:rsidR="00D236C6" w:rsidRPr="006F7B09">
        <w:rPr>
          <w:rFonts w:ascii="Calibri" w:hAnsi="Calibri" w:cs="Calibri"/>
        </w:rPr>
        <w:t>undergo</w:t>
      </w:r>
      <w:r w:rsidR="00C8478B" w:rsidRPr="006F7B09">
        <w:rPr>
          <w:rFonts w:ascii="Calibri" w:hAnsi="Calibri" w:cs="Calibri"/>
        </w:rPr>
        <w:t xml:space="preserve"> </w:t>
      </w:r>
      <w:r w:rsidR="00D236C6" w:rsidRPr="006F7B09">
        <w:rPr>
          <w:rFonts w:ascii="Calibri" w:hAnsi="Calibri" w:cs="Calibri"/>
        </w:rPr>
        <w:t xml:space="preserve">genetic reassortment and mutations, which can lead to increased </w:t>
      </w:r>
      <w:r w:rsidR="007F7311" w:rsidRPr="006F7B09">
        <w:rPr>
          <w:rFonts w:ascii="Calibri" w:hAnsi="Calibri" w:cs="Calibri"/>
        </w:rPr>
        <w:t>genetic</w:t>
      </w:r>
      <w:r w:rsidR="00D236C6" w:rsidRPr="006F7B09">
        <w:rPr>
          <w:rFonts w:ascii="Calibri" w:hAnsi="Calibri" w:cs="Calibri"/>
        </w:rPr>
        <w:t xml:space="preserve"> diversity and the emergence of novel viruses</w:t>
      </w:r>
      <w:r w:rsidR="00F37CEA" w:rsidRPr="006F7B09">
        <w:rPr>
          <w:rFonts w:ascii="Calibri" w:hAnsi="Calibri" w:cs="Calibri"/>
        </w:rPr>
        <w:t xml:space="preserve"> </w:t>
      </w:r>
      <w:r w:rsidR="00F37CEA" w:rsidRPr="006F7B09">
        <w:rPr>
          <w:rFonts w:ascii="Calibri" w:hAnsi="Calibri" w:cs="Calibri"/>
        </w:rPr>
        <w:fldChar w:fldCharType="begin"/>
      </w:r>
      <w:r w:rsidR="00592202">
        <w:rPr>
          <w:rFonts w:ascii="Calibri" w:hAnsi="Calibri" w:cs="Calibri"/>
        </w:rPr>
        <w:instrText xml:space="preserve"> ADDIN ZOTERO_ITEM CSL_CITATION {"citationID":"daEnmXA0","properties":{"formattedCitation":"(Dhingra et al., 2018; Krammer et al., 2025)","plainCitation":"(Dhingra et al., 2018; Krammer et al., 2025)","noteIndex":0},"citationItems":[{"id":1011,"uris":["http://zotero.org/users/3737837/items/J8IE7EJ7"],"itemData":{"id":1011,"type":"article-journal","abstract":"Over the years, the emergence of novel H5 and H7 highly pathogenic avian influenza viruses (HPAI) has been taking place through two main mechanisms: first, the conversion of a low pathogenic into a highly pathogenic virus, and second, the reassortment between different genetic segments of low and highly pathogenic viruses already in circulation. We investigated and summarized the literature on emerging HPAI H5 and H7 viruses with the aim of building a spatio-temporal database of all these recorded conversions and reassortments events. We subsequently mapped the spatio-temporal distribution of known emergence events, as well as the species and production systems that they were associated with, the aim being to establish their main characteristics. From 1959 onwards, we identified a total of 41 independent H7 and H5 LPAI to HPAI conversion events. All but two of these events were reported in commercial poultry production systems, and a majority of these events took place in high-income countries. In contrast, a total of 125 reassortments have been reported from 1983 to 2015, which predominantly took place in countries with poultry production systems transitioning from backyard to intensive production systems. Those systems are characterized by several co-circulating viruses, multiple host species, regular contact points in live bird markets, limited biosecurity within value chains, and frequent vaccination campaigns that impose selection pressures for emergence of novel reassortants. We conclude that novel HPAI emergences by these two mechanisms occur in different ecological niches, with different viral, environmental and host associated factors, which has implications in early detection and management and mitigation of the risk of emergence of novel HPAI viruses.","container-title":"Frontiers in Veterinary Science","DOI":"10.3389/fvets.2018.00084","ISSN":"2297-1769","journalAbbreviation":"Front. Vet. Sci.","language":"English","publisher":"Frontiers","source":"Frontiers","title":"Geographical and Historical Patterns in the Emergences of Novel Highly Pathogenic Avian Influenza (HPAI) H5 and H7 Viruses in Poultry","URL":"https://www.frontiersin.org/journals/veterinary-science/articles/10.3389/fvets.2018.00084/full","volume":"5","author":[{"family":"Dhingra","given":"Madhur S."},{"family":"Artois","given":"Jean"},{"family":"Dellicour","given":"Simon"},{"family":"Lemey","given":"Philippe"},{"family":"Dauphin","given":"Gwenaelle"},{"family":"Von Dobschuetz","given":"Sophie"},{"family":"Van Boeckel","given":"Thomas P."},{"family":"Castellan","given":"David M."},{"family":"Morzaria","given":"Subhash"},{"family":"Gilbert","given":"Marius"}],"accessed":{"date-parts":[["2025",11,17]]},"issued":{"date-parts":[["2018",6,5]]}}},{"id":1007,"uris":["http://zotero.org/users/3737837/items/5LTKI63R"],"itemData":{"id":1007,"type":"article-journal","abstract":"Influenza virus pandemics are caused by influenza A viruses and happen in irregular\nintervals (1). The H1N1 subtype caused a pandemic in 1918 that claimed between 20 and 50 million\nlives, followed by H2N2 in 1957 (1–4 million deaths), H3N2 in 1968 (1–4 million deaths),\nand another H1N1 pandemic in 2009 (approximately 280,000 deaths) (2, 3). Typically, after causing a pandemic, these viruses establish themselves in the\nhuman population and become seasonal influenza viruses. Currently, H1N1 and H3N2 (as\nwell as influenza B viruses) are circulating as seasonal influenza viruses in humans\nand cause millions of severe infections and up to 650,000 deaths per year globally\n(4). In addition, highly pathogenic avian influenza (HPAI) of the H5N1 subtype has caused\na panzootic in birds since 2021, devastating poultry production around the world as\nwell as infecting multiple mammalian host species. An outbreak in US dairy cattle\nhas resulted in thousands of cows infected across 16 states, with subsequent spillback\nto birds and spillover to other mammals. Human H5N1 infections have concurrently increased,\nas exposures to infected animals have become more frequent. The risk of an H5N1 influenza\npandemic continues to grow.","archive_location":"1752 N St., N.W., Washington, DC","container-title":"Journal of Virology","DOI":"10.1128/jvi.02209-24","language":"EN","license":"Copyright © 2025 Krammer et al.","publisher":"American Society for Microbiology1752 N St., N.W., Washington, DC","source":"journals.asm.org","title":"Highly pathogenic avian influenza H5N1: history, current situation, and outlook","title-short":"Highly pathogenic avian influenza H5N1","URL":"https://journals.asm.org/doi/10.1128/jvi.02209-24","author":[{"family":"Krammer","given":"Florian"},{"family":"Hermann","given":"Enikö"},{"family":"Rasmussen","given":"Angela L."}],"accessed":{"date-parts":[["2025",11,17]]},"issued":{"date-parts":[["2025",4,15]]}}}],"schema":"https://github.com/citation-style-language/schema/raw/master/csl-citation.json"} </w:instrText>
      </w:r>
      <w:r w:rsidR="00F37CEA" w:rsidRPr="006F7B09">
        <w:rPr>
          <w:rFonts w:ascii="Calibri" w:hAnsi="Calibri" w:cs="Calibri"/>
        </w:rPr>
        <w:fldChar w:fldCharType="separate"/>
      </w:r>
      <w:r w:rsidR="005703F1" w:rsidRPr="006F7B09">
        <w:rPr>
          <w:rFonts w:ascii="Calibri" w:hAnsi="Calibri" w:cs="Calibri"/>
          <w:noProof/>
        </w:rPr>
        <w:t>(Dhingra et al., 2018; Krammer et al., 2025)</w:t>
      </w:r>
      <w:r w:rsidR="00F37CEA" w:rsidRPr="006F7B09">
        <w:rPr>
          <w:rFonts w:ascii="Calibri" w:hAnsi="Calibri" w:cs="Calibri"/>
        </w:rPr>
        <w:fldChar w:fldCharType="end"/>
      </w:r>
      <w:r w:rsidR="00D236C6" w:rsidRPr="006F7B09">
        <w:rPr>
          <w:rFonts w:ascii="Calibri" w:hAnsi="Calibri" w:cs="Calibri"/>
        </w:rPr>
        <w:t xml:space="preserve">. </w:t>
      </w:r>
      <w:r w:rsidR="0083626B">
        <w:rPr>
          <w:rFonts w:ascii="Calibri" w:hAnsi="Calibri" w:cs="Calibri"/>
        </w:rPr>
        <w:t>In particular, the “new” clade 2.3.4.4b H5N1 viruses have an improved ability to species-jump</w:t>
      </w:r>
      <w:r w:rsidR="00F009F3" w:rsidRPr="006F7B09">
        <w:rPr>
          <w:rFonts w:ascii="Calibri" w:hAnsi="Calibri" w:cs="Calibri"/>
        </w:rPr>
        <w:t xml:space="preserve"> and </w:t>
      </w:r>
      <w:r w:rsidR="00322224" w:rsidRPr="006F7B09">
        <w:rPr>
          <w:rFonts w:ascii="Calibri" w:hAnsi="Calibri" w:cs="Calibri"/>
        </w:rPr>
        <w:t>survive</w:t>
      </w:r>
      <w:r w:rsidR="00F009F3" w:rsidRPr="006F7B09">
        <w:rPr>
          <w:rFonts w:ascii="Calibri" w:hAnsi="Calibri" w:cs="Calibri"/>
        </w:rPr>
        <w:t xml:space="preserve"> in mammals,</w:t>
      </w:r>
      <w:r w:rsidR="00EB6DFC" w:rsidRPr="006F7B09">
        <w:rPr>
          <w:rFonts w:ascii="Calibri" w:hAnsi="Calibri" w:cs="Calibri"/>
        </w:rPr>
        <w:t xml:space="preserve"> </w:t>
      </w:r>
      <w:del w:id="208" w:author="Mooney, Fintan" w:date="2026-01-13T10:28:00Z" w16du:dateUtc="2026-01-13T15:28:00Z">
        <w:r w:rsidR="003D0C00" w:rsidRPr="006F7B09" w:rsidDel="00B84E91">
          <w:rPr>
            <w:rFonts w:ascii="Calibri" w:hAnsi="Calibri" w:cs="Calibri"/>
          </w:rPr>
          <w:delText xml:space="preserve">which helps </w:delText>
        </w:r>
        <w:r w:rsidR="00EB6DFC" w:rsidRPr="006F7B09" w:rsidDel="00B84E91">
          <w:rPr>
            <w:rFonts w:ascii="Calibri" w:hAnsi="Calibri" w:cs="Calibri"/>
          </w:rPr>
          <w:delText xml:space="preserve">the virus expand </w:delText>
        </w:r>
        <w:r w:rsidR="00C14813" w:rsidDel="00B84E91">
          <w:rPr>
            <w:rFonts w:ascii="Calibri" w:hAnsi="Calibri" w:cs="Calibri"/>
          </w:rPr>
          <w:delText>their</w:delText>
        </w:r>
        <w:r w:rsidR="00EB6DFC" w:rsidRPr="006F7B09" w:rsidDel="00B84E91">
          <w:rPr>
            <w:rFonts w:ascii="Calibri" w:hAnsi="Calibri" w:cs="Calibri"/>
          </w:rPr>
          <w:delText xml:space="preserve"> </w:delText>
        </w:r>
      </w:del>
      <w:ins w:id="209" w:author="Mooney, Fintan" w:date="2026-01-13T10:28:00Z" w16du:dateUtc="2026-01-13T15:28:00Z">
        <w:r w:rsidR="00B84E91">
          <w:rPr>
            <w:rFonts w:ascii="Calibri" w:hAnsi="Calibri" w:cs="Calibri"/>
          </w:rPr>
          <w:t xml:space="preserve">expanding the viruses </w:t>
        </w:r>
      </w:ins>
      <w:r w:rsidR="00EB6DFC" w:rsidRPr="006F7B09">
        <w:rPr>
          <w:rFonts w:ascii="Calibri" w:hAnsi="Calibri" w:cs="Calibri"/>
        </w:rPr>
        <w:t>host range</w:t>
      </w:r>
      <w:r w:rsidR="00B20BED" w:rsidRPr="006F7B09">
        <w:rPr>
          <w:rFonts w:ascii="Calibri" w:hAnsi="Calibri" w:cs="Calibri"/>
        </w:rPr>
        <w:t xml:space="preserve">. </w:t>
      </w:r>
      <w:r w:rsidR="00925093" w:rsidRPr="006F7B09">
        <w:rPr>
          <w:rFonts w:ascii="Calibri" w:hAnsi="Calibri" w:cs="Calibri"/>
        </w:rPr>
        <w:t>Unlike other HPAI strains, 2.3.4.4b H5N</w:t>
      </w:r>
      <w:r w:rsidR="00B25C00" w:rsidRPr="006F7B09">
        <w:rPr>
          <w:rFonts w:ascii="Calibri" w:hAnsi="Calibri" w:cs="Calibri"/>
        </w:rPr>
        <w:t>1</w:t>
      </w:r>
      <w:r w:rsidR="00925093" w:rsidRPr="006F7B09">
        <w:rPr>
          <w:rFonts w:ascii="Calibri" w:hAnsi="Calibri" w:cs="Calibri"/>
        </w:rPr>
        <w:t xml:space="preserve"> has been associated with increased infection in mammalian species such as cats</w:t>
      </w:r>
      <w:ins w:id="210" w:author="Mooney, Fintan" w:date="2026-01-13T10:28:00Z" w16du:dateUtc="2026-01-13T15:28:00Z">
        <w:r w:rsidR="00532431">
          <w:rPr>
            <w:rFonts w:ascii="Calibri" w:hAnsi="Calibri" w:cs="Calibri"/>
          </w:rPr>
          <w:t xml:space="preserve"> and other</w:t>
        </w:r>
      </w:ins>
      <w:del w:id="211" w:author="Mooney, Fintan" w:date="2026-01-13T10:28:00Z" w16du:dateUtc="2026-01-13T15:28:00Z">
        <w:r w:rsidR="00925093" w:rsidRPr="006F7B09" w:rsidDel="00532431">
          <w:rPr>
            <w:rFonts w:ascii="Calibri" w:hAnsi="Calibri" w:cs="Calibri"/>
          </w:rPr>
          <w:delText>, in</w:delText>
        </w:r>
      </w:del>
      <w:r w:rsidR="00925093" w:rsidRPr="006F7B09">
        <w:rPr>
          <w:rFonts w:ascii="Calibri" w:hAnsi="Calibri" w:cs="Calibri"/>
        </w:rPr>
        <w:t xml:space="preserve"> carnivores after consuming infected birds, marine mammals, and </w:t>
      </w:r>
      <w:r w:rsidR="00F81E12" w:rsidRPr="006F7B09">
        <w:rPr>
          <w:rFonts w:ascii="Calibri" w:hAnsi="Calibri" w:cs="Calibri"/>
        </w:rPr>
        <w:t>among dairy cows</w:t>
      </w:r>
      <w:r w:rsidR="003228CA" w:rsidRPr="006F7B09">
        <w:rPr>
          <w:rFonts w:ascii="Calibri" w:hAnsi="Calibri" w:cs="Calibri"/>
        </w:rPr>
        <w:t xml:space="preserve"> </w:t>
      </w:r>
      <w:r w:rsidR="003228CA" w:rsidRPr="006F7B09">
        <w:rPr>
          <w:rFonts w:ascii="Calibri" w:hAnsi="Calibri" w:cs="Calibri"/>
        </w:rPr>
        <w:fldChar w:fldCharType="begin"/>
      </w:r>
      <w:r w:rsidR="00592202">
        <w:rPr>
          <w:rFonts w:ascii="Calibri" w:hAnsi="Calibri" w:cs="Calibri"/>
        </w:rPr>
        <w:instrText xml:space="preserve"> ADDIN ZOTERO_ITEM CSL_CITATION {"citationID":"ANWdF62r","properties":{"formattedCitation":"(Krammer et al., 2025)","plainCitation":"(Krammer et al., 2025)","noteIndex":0},"citationItems":[{"id":1007,"uris":["http://zotero.org/users/3737837/items/5LTKI63R"],"itemData":{"id":1007,"type":"article-journal","abstract":"Influenza virus pandemics are caused by influenza A viruses and happen in irregular\nintervals (1). The H1N1 subtype caused a pandemic in 1918 that claimed between 20 and 50 million\nlives, followed by H2N2 in 1957 (1–4 million deaths), H3N2 in 1968 (1–4 million deaths),\nand another H1N1 pandemic in 2009 (approximately 280,000 deaths) (2, 3). Typically, after causing a pandemic, these viruses establish themselves in the\nhuman population and become seasonal influenza viruses. Currently, H1N1 and H3N2 (as\nwell as influenza B viruses) are circulating as seasonal influenza viruses in humans\nand cause millions of severe infections and up to 650,000 deaths per year globally\n(4). In addition, highly pathogenic avian influenza (HPAI) of the H5N1 subtype has caused\na panzootic in birds since 2021, devastating poultry production around the world as\nwell as infecting multiple mammalian host species. An outbreak in US dairy cattle\nhas resulted in thousands of cows infected across 16 states, with subsequent spillback\nto birds and spillover to other mammals. Human H5N1 infections have concurrently increased,\nas exposures to infected animals have become more frequent. The risk of an H5N1 influenza\npandemic continues to grow.","archive_location":"1752 N St., N.W., Washington, DC","container-title":"Journal of Virology","DOI":"10.1128/jvi.02209-24","language":"EN","license":"Copyright © 2025 Krammer et al.","publisher":"American Society for Microbiology1752 N St., N.W., Washington, DC","source":"journals.asm.org","title":"Highly pathogenic avian influenza H5N1: history, current situation, and outlook","title-short":"Highly pathogenic avian influenza H5N1","URL":"https://journals.asm.org/doi/10.1128/jvi.02209-24","author":[{"family":"Krammer","given":"Florian"},{"family":"Hermann","given":"Enikö"},{"family":"Rasmussen","given":"Angela L."}],"accessed":{"date-parts":[["2025",11,17]]},"issued":{"date-parts":[["2025",4,15]]}}}],"schema":"https://github.com/citation-style-language/schema/raw/master/csl-citation.json"} </w:instrText>
      </w:r>
      <w:r w:rsidR="003228CA" w:rsidRPr="006F7B09">
        <w:rPr>
          <w:rFonts w:ascii="Calibri" w:hAnsi="Calibri" w:cs="Calibri"/>
        </w:rPr>
        <w:fldChar w:fldCharType="separate"/>
      </w:r>
      <w:r w:rsidR="005703F1" w:rsidRPr="006F7B09">
        <w:rPr>
          <w:rFonts w:ascii="Calibri" w:hAnsi="Calibri" w:cs="Calibri"/>
          <w:noProof/>
        </w:rPr>
        <w:t>(Krammer et al., 2025)</w:t>
      </w:r>
      <w:r w:rsidR="003228CA" w:rsidRPr="006F7B09">
        <w:rPr>
          <w:rFonts w:ascii="Calibri" w:hAnsi="Calibri" w:cs="Calibri"/>
        </w:rPr>
        <w:fldChar w:fldCharType="end"/>
      </w:r>
      <w:r w:rsidR="00F81E12" w:rsidRPr="006F7B09">
        <w:rPr>
          <w:rFonts w:ascii="Calibri" w:hAnsi="Calibri" w:cs="Calibri"/>
        </w:rPr>
        <w:t xml:space="preserve">. </w:t>
      </w:r>
      <w:r w:rsidR="00E96986" w:rsidRPr="006F7B09">
        <w:rPr>
          <w:rFonts w:ascii="Calibri" w:hAnsi="Calibri" w:cs="Calibri"/>
        </w:rPr>
        <w:t xml:space="preserve">As the virus continues to </w:t>
      </w:r>
      <w:r w:rsidR="0093529E" w:rsidRPr="006F7B09">
        <w:rPr>
          <w:rFonts w:ascii="Calibri" w:hAnsi="Calibri" w:cs="Calibri"/>
        </w:rPr>
        <w:t>mutate</w:t>
      </w:r>
      <w:r w:rsidR="00143EFD" w:rsidRPr="006F7B09">
        <w:rPr>
          <w:rFonts w:ascii="Calibri" w:hAnsi="Calibri" w:cs="Calibri"/>
        </w:rPr>
        <w:t xml:space="preserve"> and adapt</w:t>
      </w:r>
      <w:r w:rsidR="0093529E" w:rsidRPr="006F7B09">
        <w:rPr>
          <w:rFonts w:ascii="Calibri" w:hAnsi="Calibri" w:cs="Calibri"/>
        </w:rPr>
        <w:t xml:space="preserve"> in mammals, recent</w:t>
      </w:r>
      <w:r w:rsidR="008F7287" w:rsidRPr="006F7B09">
        <w:rPr>
          <w:rFonts w:ascii="Calibri" w:hAnsi="Calibri" w:cs="Calibri"/>
        </w:rPr>
        <w:t xml:space="preserve"> evidence has </w:t>
      </w:r>
      <w:r w:rsidR="009F1666" w:rsidRPr="006F7B09">
        <w:rPr>
          <w:rFonts w:ascii="Calibri" w:hAnsi="Calibri" w:cs="Calibri"/>
        </w:rPr>
        <w:t xml:space="preserve">warned </w:t>
      </w:r>
      <w:r w:rsidR="0093529E" w:rsidRPr="006F7B09">
        <w:rPr>
          <w:rFonts w:ascii="Calibri" w:hAnsi="Calibri" w:cs="Calibri"/>
        </w:rPr>
        <w:t xml:space="preserve">of increasing </w:t>
      </w:r>
      <w:r w:rsidR="009F1666" w:rsidRPr="006F7B09">
        <w:rPr>
          <w:rFonts w:ascii="Calibri" w:hAnsi="Calibri" w:cs="Calibri"/>
        </w:rPr>
        <w:t>mammal-to-mammal</w:t>
      </w:r>
      <w:r w:rsidR="0019602B" w:rsidRPr="006F7B09">
        <w:rPr>
          <w:rFonts w:ascii="Calibri" w:hAnsi="Calibri" w:cs="Calibri"/>
        </w:rPr>
        <w:t xml:space="preserve"> transmission </w:t>
      </w:r>
      <w:r w:rsidR="00E96986" w:rsidRPr="006F7B09">
        <w:rPr>
          <w:rFonts w:ascii="Calibri" w:hAnsi="Calibri" w:cs="Calibri"/>
        </w:rPr>
        <w:t>and</w:t>
      </w:r>
      <w:r w:rsidR="0019602B" w:rsidRPr="006F7B09">
        <w:rPr>
          <w:rFonts w:ascii="Calibri" w:hAnsi="Calibri" w:cs="Calibri"/>
        </w:rPr>
        <w:t xml:space="preserve">, </w:t>
      </w:r>
      <w:del w:id="212" w:author="Mooney, Fintan" w:date="2026-01-14T22:05:00Z" w16du:dateUtc="2026-01-15T03:05:00Z">
        <w:r w:rsidR="0019602B" w:rsidRPr="006F7B09" w:rsidDel="00E1175F">
          <w:rPr>
            <w:rFonts w:ascii="Calibri" w:hAnsi="Calibri" w:cs="Calibri"/>
          </w:rPr>
          <w:delText>particularly</w:delText>
        </w:r>
      </w:del>
      <w:ins w:id="213" w:author="Mooney, Fintan" w:date="2026-01-14T22:05:00Z" w16du:dateUtc="2026-01-15T03:05:00Z">
        <w:r w:rsidR="00E1175F">
          <w:rPr>
            <w:rFonts w:ascii="Calibri" w:hAnsi="Calibri" w:cs="Calibri"/>
          </w:rPr>
          <w:t>especially</w:t>
        </w:r>
      </w:ins>
      <w:r w:rsidR="0019602B" w:rsidRPr="006F7B09">
        <w:rPr>
          <w:rFonts w:ascii="Calibri" w:hAnsi="Calibri" w:cs="Calibri"/>
        </w:rPr>
        <w:t>,</w:t>
      </w:r>
      <w:r w:rsidR="00E96986" w:rsidRPr="006F7B09">
        <w:rPr>
          <w:rFonts w:ascii="Calibri" w:hAnsi="Calibri" w:cs="Calibri"/>
        </w:rPr>
        <w:t xml:space="preserve"> cow-to-human transmission</w:t>
      </w:r>
      <w:r w:rsidR="005703F1" w:rsidRPr="006F7B09">
        <w:rPr>
          <w:rFonts w:ascii="Calibri" w:hAnsi="Calibri" w:cs="Calibri"/>
        </w:rPr>
        <w:t xml:space="preserve"> </w:t>
      </w:r>
      <w:r w:rsidR="005703F1" w:rsidRPr="006F7B09">
        <w:rPr>
          <w:rFonts w:ascii="Calibri" w:hAnsi="Calibri" w:cs="Calibri"/>
        </w:rPr>
        <w:fldChar w:fldCharType="begin"/>
      </w:r>
      <w:r w:rsidR="00592202">
        <w:rPr>
          <w:rFonts w:ascii="Calibri" w:hAnsi="Calibri" w:cs="Calibri"/>
        </w:rPr>
        <w:instrText xml:space="preserve"> ADDIN ZOTERO_ITEM CSL_CITATION {"citationID":"2mRsZU1w","properties":{"formattedCitation":"(Mena et al., 2025)","plainCitation":"(Mena et al., 2025)","noteIndex":0},"citationItems":[{"id":1015,"uris":["http://zotero.org/users/3737837/items/CQNSP6KC"],"itemData":{"id":1015,"type":"article-journal","abstract":"Highly Pathogenic Avian Influenza H5N1 (HPAI H5N1) was first detected in chickens in Scottland in 1959 and has since circulated globally, causing regular outbreaks among different animal species, as well as incidental infections in humans. In this scoping review, the epidemiology and impact of HPAI H5N1 among migratory birds, poultry, and cattle in the United States were analyzed, with a particular focus on outbreaks since January 2022. Following PRISMA guidelines, a total of 27 articles were identified for this review. Publicly available data and reports from the USDA and CDC were also evaluated and summarized. The identified articles primarily included epidemiological studies of detections in wild birds, mammals, and case reports on H5N1 and transmission dynamics among cattle, with a notable absence of poultry-focused reports. Wild birds, especially migratory species, have played an important role in virus dissemination. Studies among mammals, including seals, bears, and domestic cats, along with the emerging outbreak among cattle, highlight the virus’s ability to adapt to diverse hosts, with the possibility of mammal-to-mammal transmission. Despite the low number of human infections, the zoonotic risk of the disease and the possibility of a human outbreak remain significant. The complexity and risks associated with the virus, in comparison with the limited current scientific studies in the United States, demand further investigations to mitigate its impact on animals, ecosystems, and human health.","container-title":"Viruses","DOI":"10.3390/v17030307","ISSN":"1999-4915","issue":"3","language":"en","license":"http://creativecommons.org/licenses/by/3.0/","page":"307","publisher":"Multidisciplinary Digital Publishing Institute","source":"www.mdpi.com","title":"The Impact of Highly Pathogenic Avian Influenza H5N1 in the United States: A Scoping Review of Past Detections and Present Outbreaks","title-short":"The Impact of Highly Pathogenic Avian Influenza H5N1 in the United States","volume":"17","author":[{"family":"Mena","given":"Alejandro"},{"family":"Fricken","given":"Michael E.","non-dropping-particle":"von"},{"family":"Anderson","given":"Benjamin D."}],"issued":{"date-parts":[["2025",3]]}}}],"schema":"https://github.com/citation-style-language/schema/raw/master/csl-citation.json"} </w:instrText>
      </w:r>
      <w:r w:rsidR="005703F1" w:rsidRPr="006F7B09">
        <w:rPr>
          <w:rFonts w:ascii="Calibri" w:hAnsi="Calibri" w:cs="Calibri"/>
        </w:rPr>
        <w:fldChar w:fldCharType="separate"/>
      </w:r>
      <w:r w:rsidR="005703F1" w:rsidRPr="006F7B09">
        <w:rPr>
          <w:rFonts w:ascii="Calibri" w:hAnsi="Calibri" w:cs="Calibri"/>
          <w:noProof/>
        </w:rPr>
        <w:t>(Mena et al., 2025)</w:t>
      </w:r>
      <w:r w:rsidR="005703F1" w:rsidRPr="006F7B09">
        <w:rPr>
          <w:rFonts w:ascii="Calibri" w:hAnsi="Calibri" w:cs="Calibri"/>
        </w:rPr>
        <w:fldChar w:fldCharType="end"/>
      </w:r>
      <w:r w:rsidR="00E96986" w:rsidRPr="006F7B09">
        <w:rPr>
          <w:rFonts w:ascii="Calibri" w:hAnsi="Calibri" w:cs="Calibri"/>
        </w:rPr>
        <w:t xml:space="preserve">. </w:t>
      </w:r>
    </w:p>
    <w:p w14:paraId="683E1894" w14:textId="77777777" w:rsidR="00B77D47" w:rsidRPr="006F7B09" w:rsidRDefault="00B77D47" w:rsidP="003D436E">
      <w:pPr>
        <w:rPr>
          <w:rFonts w:ascii="Calibri" w:hAnsi="Calibri" w:cs="Calibri"/>
        </w:rPr>
      </w:pPr>
    </w:p>
    <w:p w14:paraId="4E97CA2C" w14:textId="1D0DAD37" w:rsidR="002E27EF" w:rsidRPr="006F7B09" w:rsidRDefault="00D86940" w:rsidP="005F19BE">
      <w:pPr>
        <w:pStyle w:val="ListParagraph"/>
        <w:numPr>
          <w:ilvl w:val="1"/>
          <w:numId w:val="5"/>
        </w:numPr>
        <w:rPr>
          <w:rFonts w:ascii="Calibri" w:hAnsi="Calibri" w:cs="Calibri"/>
        </w:rPr>
      </w:pPr>
      <w:r w:rsidRPr="006F7B09">
        <w:rPr>
          <w:rFonts w:ascii="Calibri" w:hAnsi="Calibri" w:cs="Calibri"/>
        </w:rPr>
        <w:t>Wild Migratory Birds and H5N1</w:t>
      </w:r>
    </w:p>
    <w:p w14:paraId="161F7D7B" w14:textId="7B9FA26B" w:rsidR="00815E65" w:rsidRPr="006F7B09" w:rsidRDefault="00516E85" w:rsidP="001E35E6">
      <w:pPr>
        <w:ind w:firstLine="720"/>
        <w:rPr>
          <w:rFonts w:ascii="Calibri" w:hAnsi="Calibri" w:cs="Calibri"/>
        </w:rPr>
      </w:pPr>
      <w:r w:rsidRPr="006F7B09">
        <w:rPr>
          <w:rFonts w:ascii="Calibri" w:hAnsi="Calibri" w:cs="Calibri"/>
        </w:rPr>
        <w:t xml:space="preserve">The </w:t>
      </w:r>
      <w:r w:rsidR="00A75A8B" w:rsidRPr="006F7B09">
        <w:rPr>
          <w:rFonts w:ascii="Calibri" w:hAnsi="Calibri" w:cs="Calibri"/>
        </w:rPr>
        <w:t>significance</w:t>
      </w:r>
      <w:r w:rsidRPr="006F7B09">
        <w:rPr>
          <w:rFonts w:ascii="Calibri" w:hAnsi="Calibri" w:cs="Calibri"/>
        </w:rPr>
        <w:t xml:space="preserve"> of wild birds in</w:t>
      </w:r>
      <w:r w:rsidR="006178A7" w:rsidRPr="006F7B09">
        <w:rPr>
          <w:rFonts w:ascii="Calibri" w:hAnsi="Calibri" w:cs="Calibri"/>
        </w:rPr>
        <w:t xml:space="preserve"> </w:t>
      </w:r>
      <w:r w:rsidR="00AF0EFA" w:rsidRPr="006F7B09">
        <w:rPr>
          <w:rFonts w:ascii="Calibri" w:hAnsi="Calibri" w:cs="Calibri"/>
        </w:rPr>
        <w:t xml:space="preserve">current </w:t>
      </w:r>
      <w:r w:rsidRPr="006F7B09">
        <w:rPr>
          <w:rFonts w:ascii="Calibri" w:hAnsi="Calibri" w:cs="Calibri"/>
        </w:rPr>
        <w:t>transmission is unlike that of past H</w:t>
      </w:r>
      <w:r w:rsidR="000D15C2">
        <w:rPr>
          <w:rFonts w:ascii="Calibri" w:hAnsi="Calibri" w:cs="Calibri"/>
        </w:rPr>
        <w:t>PAI</w:t>
      </w:r>
      <w:r w:rsidR="006178A7" w:rsidRPr="006F7B09">
        <w:rPr>
          <w:rFonts w:ascii="Calibri" w:hAnsi="Calibri" w:cs="Calibri"/>
        </w:rPr>
        <w:t xml:space="preserve"> </w:t>
      </w:r>
      <w:r w:rsidRPr="006F7B09">
        <w:rPr>
          <w:rFonts w:ascii="Calibri" w:hAnsi="Calibri" w:cs="Calibri"/>
        </w:rPr>
        <w:t>viruses</w:t>
      </w:r>
      <w:r w:rsidR="00936E36" w:rsidRPr="006F7B09">
        <w:rPr>
          <w:rFonts w:ascii="Calibri" w:hAnsi="Calibri" w:cs="Calibri"/>
        </w:rPr>
        <w:t>.</w:t>
      </w:r>
      <w:r w:rsidR="00C529DC" w:rsidRPr="006F7B09">
        <w:rPr>
          <w:rFonts w:ascii="Calibri" w:hAnsi="Calibri" w:cs="Calibri"/>
        </w:rPr>
        <w:t xml:space="preserve"> </w:t>
      </w:r>
      <w:r w:rsidR="00A33772" w:rsidRPr="006F7B09">
        <w:rPr>
          <w:rFonts w:ascii="Calibri" w:hAnsi="Calibri" w:cs="Calibri"/>
        </w:rPr>
        <w:t>H5N1 has been historically linked to enzootic transmission in domestic poultry,</w:t>
      </w:r>
      <w:r w:rsidR="008977AF" w:rsidRPr="006F7B09">
        <w:rPr>
          <w:rFonts w:ascii="Calibri" w:hAnsi="Calibri" w:cs="Calibri"/>
        </w:rPr>
        <w:t xml:space="preserve"> </w:t>
      </w:r>
      <w:r w:rsidR="0083626B">
        <w:rPr>
          <w:rFonts w:ascii="Calibri" w:hAnsi="Calibri" w:cs="Calibri"/>
        </w:rPr>
        <w:t xml:space="preserve">as </w:t>
      </w:r>
      <w:r w:rsidR="00B1297F" w:rsidRPr="006F7B09">
        <w:rPr>
          <w:rFonts w:ascii="Calibri" w:hAnsi="Calibri" w:cs="Calibri"/>
        </w:rPr>
        <w:t xml:space="preserve">occurred in 2014, and </w:t>
      </w:r>
      <w:r w:rsidR="003112B5" w:rsidRPr="006F7B09">
        <w:rPr>
          <w:rFonts w:ascii="Calibri" w:hAnsi="Calibri" w:cs="Calibri"/>
        </w:rPr>
        <w:t>only occasionally cross-continental movement by wild birds</w:t>
      </w:r>
      <w:r w:rsidR="00D875B9" w:rsidRPr="006F7B09">
        <w:rPr>
          <w:rFonts w:ascii="Calibri" w:hAnsi="Calibri" w:cs="Calibri"/>
        </w:rPr>
        <w:t xml:space="preserve">, </w:t>
      </w:r>
      <w:r w:rsidR="00D3318F" w:rsidRPr="006F7B09">
        <w:rPr>
          <w:rFonts w:ascii="Calibri" w:hAnsi="Calibri" w:cs="Calibri"/>
        </w:rPr>
        <w:t xml:space="preserve">especially </w:t>
      </w:r>
      <w:r w:rsidR="00D875B9" w:rsidRPr="006F7B09">
        <w:rPr>
          <w:rFonts w:ascii="Calibri" w:hAnsi="Calibri" w:cs="Calibri"/>
        </w:rPr>
        <w:t>Anseriformes</w:t>
      </w:r>
      <w:r w:rsidR="00D3318F" w:rsidRPr="006F7B09">
        <w:rPr>
          <w:rFonts w:ascii="Calibri" w:hAnsi="Calibri" w:cs="Calibri"/>
        </w:rPr>
        <w:t xml:space="preserve"> (waterfowls)</w:t>
      </w:r>
      <w:r w:rsidR="003112B5" w:rsidRPr="006F7B09">
        <w:rPr>
          <w:rFonts w:ascii="Calibri" w:hAnsi="Calibri" w:cs="Calibri"/>
        </w:rPr>
        <w:t>.</w:t>
      </w:r>
      <w:r w:rsidR="002E205B" w:rsidRPr="006F7B09">
        <w:rPr>
          <w:rFonts w:ascii="Calibri" w:hAnsi="Calibri" w:cs="Calibri"/>
        </w:rPr>
        <w:t xml:space="preserve"> In contrast, unprecedented infection in wildlife beyond </w:t>
      </w:r>
      <w:r w:rsidR="00DD1E92" w:rsidRPr="006F7B09">
        <w:rPr>
          <w:rFonts w:ascii="Calibri" w:hAnsi="Calibri" w:cs="Calibri"/>
        </w:rPr>
        <w:t>commercial poultry and the rapid dissemination across the Americas is</w:t>
      </w:r>
      <w:r w:rsidR="002E205B" w:rsidRPr="006F7B09">
        <w:rPr>
          <w:rFonts w:ascii="Calibri" w:hAnsi="Calibri" w:cs="Calibri"/>
        </w:rPr>
        <w:t xml:space="preserve"> </w:t>
      </w:r>
      <w:r w:rsidR="00DD1E92" w:rsidRPr="006F7B09">
        <w:rPr>
          <w:rFonts w:ascii="Calibri" w:hAnsi="Calibri" w:cs="Calibri"/>
        </w:rPr>
        <w:t xml:space="preserve">linked to the increasing role of migratory flyovers as both sources and sinks for HPAI </w:t>
      </w:r>
      <w:r w:rsidR="00DD1E92" w:rsidRPr="006F7B09">
        <w:rPr>
          <w:rFonts w:ascii="Calibri" w:hAnsi="Calibri" w:cs="Calibri"/>
        </w:rPr>
        <w:fldChar w:fldCharType="begin"/>
      </w:r>
      <w:r w:rsidR="00592202">
        <w:rPr>
          <w:rFonts w:ascii="Calibri" w:hAnsi="Calibri" w:cs="Calibri"/>
        </w:rPr>
        <w:instrText xml:space="preserve"> ADDIN ZOTERO_ITEM CSL_CITATION {"citationID":"yjrlnqQf","properties":{"formattedCitation":"(Damodaran et al., 2025a; Jindal et al., 2025)","plainCitation":"(Damodaran et al., 2025a; Jindal et al., 2025)","noteIndex":0},"citationItems":[{"id":1017,"uris":["http://zotero.org/users/3737837/items/VKZTHKDJ"],"itemData":{"id":1017,"type":"article-journal","abstract":"Since late 2021, a panzootic of highly pathogenic H5N1 has devastated wild birds, agriculture, and mammals. Analysis of 1,818 Hemagglutinin sequences from wild birds, domestic birds and mammals revealed that the North American panzootic was driven by ~9 introductions into the Atlantic and Pacific Flyways, followed by rapid dissemination via wild, migratory birds. Transmission was primarily driven by Anseriformes, while non-canonical species acted as dead-end hosts. Unlike the epizootic of 2015, outbreaks in domestic birds were driven by ~46–113 independent introductions from wild birds that persisted for up to 6 months. Backyard birds were infected ~9 days earlier on average than commercial poultry, suggesting potential as “early warning signals” for transmission upticks. We find that wild birds are an emerging source of H5N1 in North America, necessitating enhanced, continuous surveillance. Prevention of agricultural outbreaks may now require novel strategies that reduce transmission at the wild bird/agriculture interface.","container-title":"bioRxiv","DOI":"10.1101/2024.12.16.628739","ISSN":"2692-8205","journalAbbreviation":"bioRxiv","page":"2024.12.16.628739","PMID":"39763879","PMCID":"PMC11702765","source":"PubMed Central","title":"Intensive transmission in wild, migratory birds drove rapid geographic dissemination and repeated spillovers of H5N1 into agriculture in North America","author":[{"family":"Damodaran","given":"Lambodhar"},{"family":"Jaeger","given":"Anna"},{"family":"Moncla","given":"Louise H."}],"issued":{"date-parts":[["2025",8,19]]}}},{"id":1021,"uris":["http://zotero.org/users/3737837/items/38EGYSQU"],"itemData":{"id":1021,"type":"article-journal","abstract":"This study presents the interplay between wild bird migrations and global poultry trade in the unprecedented spread of highly pathogenic avian influenza, particularly the H5N1 clade 2.3.4.4b strain, across the world and diverse ecosystems from 2020 to 2023. We theorized the role of migratory birds in spreading pathogens as various wild bird species traverse major flyways between the northern and southern hemispheres. Simultaneously, we analyzed the global poultry trade data to assess its role in H5N1's anthropogenic spread, highlighting how human economic activities intersect with natural avian behaviors in disease dynamics. Lastly, we conducted spatial hotspot analysis to identify areas of significant clustering of H5N1 outbreak points over different bird families from 2003 to 2023. This approach provides a strong framework for identifying specific regions at higher risk for H5N1 outbreaks and upon which to further evaluate these patterns with targeted intervention studies and research into what is driving these patterns. Our findings indicate that both the poultry sector and wild bird migrations significantly contribute to global H5N1 transmission, which helps better understanding of H5N1 transmission mechanisms when combined with ecological, epidemiological, and socio-economic perspectives. The results are intended to inform policy-making and strategic planning in wildlife conservation and the poultry trade to improve public health and animal welfare globally.","container-title":"GeoHealth","DOI":"10.1029/2024GH001296","ISSN":"2471-1403","issue":"3","language":"en","license":"© 2025 The Author(s). GeoHealth published by Wiley Periodicals LLC on behalf of American Geophysical Union.","note":"_eprint: https://agupubs.onlinelibrary.wiley.com/doi/pdf/10.1029/2024GH001296","page":"e2024GH001296","source":"Wiley Online Library","title":"A Geospatial Perspective Toward the Role of Wild Bird Migrations and Global Poultry Trade in the Spread of Highly Pathogenic Avian Influenza H5N1","volume":"9","author":[{"family":"Jindal","given":"Mehak"},{"family":"Stone","given":"Haley"},{"family":"Lim","given":"Samsung"},{"family":"MacIntyre","given":"C. Raina"}],"issued":{"date-parts":[["2025"]]}}}],"schema":"https://github.com/citation-style-language/schema/raw/master/csl-citation.json"} </w:instrText>
      </w:r>
      <w:r w:rsidR="00DD1E92" w:rsidRPr="006F7B09">
        <w:rPr>
          <w:rFonts w:ascii="Calibri" w:hAnsi="Calibri" w:cs="Calibri"/>
        </w:rPr>
        <w:fldChar w:fldCharType="separate"/>
      </w:r>
      <w:r w:rsidR="0064119B" w:rsidRPr="006F7B09">
        <w:rPr>
          <w:rFonts w:ascii="Calibri" w:hAnsi="Calibri" w:cs="Calibri"/>
          <w:noProof/>
        </w:rPr>
        <w:t>(Damodaran et al., 2025a; Jindal et al., 2025)</w:t>
      </w:r>
      <w:r w:rsidR="00DD1E92" w:rsidRPr="006F7B09">
        <w:rPr>
          <w:rFonts w:ascii="Calibri" w:hAnsi="Calibri" w:cs="Calibri"/>
        </w:rPr>
        <w:fldChar w:fldCharType="end"/>
      </w:r>
      <w:r w:rsidR="00DD1E92" w:rsidRPr="006F7B09">
        <w:rPr>
          <w:rFonts w:ascii="Calibri" w:hAnsi="Calibri" w:cs="Calibri"/>
        </w:rPr>
        <w:t xml:space="preserve">.  </w:t>
      </w:r>
      <w:r w:rsidR="00F6002F" w:rsidRPr="006F7B09">
        <w:rPr>
          <w:rFonts w:ascii="Calibri" w:hAnsi="Calibri" w:cs="Calibri"/>
        </w:rPr>
        <w:t xml:space="preserve">The clade 2.3.4.4b viruses were likely first introduced into North America by migratory birds flying across the Arctic </w:t>
      </w:r>
      <w:r w:rsidR="0083626B">
        <w:rPr>
          <w:rFonts w:ascii="Calibri" w:hAnsi="Calibri" w:cs="Calibri"/>
        </w:rPr>
        <w:t>Circle</w:t>
      </w:r>
      <w:r w:rsidR="00F6002F" w:rsidRPr="006F7B09">
        <w:rPr>
          <w:rFonts w:ascii="Calibri" w:hAnsi="Calibri" w:cs="Calibri"/>
        </w:rPr>
        <w:t xml:space="preserve"> from Europe. </w:t>
      </w:r>
      <w:r w:rsidR="00D3318F" w:rsidRPr="006F7B09">
        <w:rPr>
          <w:rFonts w:ascii="Calibri" w:hAnsi="Calibri" w:cs="Calibri"/>
        </w:rPr>
        <w:t xml:space="preserve">An </w:t>
      </w:r>
      <w:r w:rsidR="001E6E24" w:rsidRPr="006F7B09">
        <w:rPr>
          <w:rFonts w:ascii="Calibri" w:hAnsi="Calibri" w:cs="Calibri"/>
        </w:rPr>
        <w:t>a</w:t>
      </w:r>
      <w:r w:rsidR="007D08DC" w:rsidRPr="006F7B09">
        <w:rPr>
          <w:rFonts w:ascii="Calibri" w:hAnsi="Calibri" w:cs="Calibri"/>
        </w:rPr>
        <w:t xml:space="preserve">nalysis of Hemagglutinin sequences by </w:t>
      </w:r>
      <w:commentRangeStart w:id="214"/>
      <w:r w:rsidR="007D08DC" w:rsidRPr="006F7B09">
        <w:rPr>
          <w:rFonts w:ascii="Calibri" w:hAnsi="Calibri" w:cs="Calibri"/>
        </w:rPr>
        <w:fldChar w:fldCharType="begin"/>
      </w:r>
      <w:r w:rsidR="00592202">
        <w:rPr>
          <w:rFonts w:ascii="Calibri" w:hAnsi="Calibri" w:cs="Calibri"/>
        </w:rPr>
        <w:instrText xml:space="preserve"> ADDIN ZOTERO_ITEM CSL_CITATION {"citationID":"61YG80lf","properties":{"formattedCitation":"(Damodaran et al., 2025a)","plainCitation":"(Damodaran et al., 2025a)","dontUpdate":true,"noteIndex":0},"citationItems":[{"id":1017,"uris":["http://zotero.org/users/3737837/items/VKZTHKDJ"],"itemData":{"id":1017,"type":"article-journal","abstract":"Since late 2021, a panzootic of highly pathogenic H5N1 has devastated wild birds, agriculture, and mammals. Analysis of 1,818 Hemagglutinin sequences from wild birds, domestic birds and mammals revealed that the North American panzootic was driven by ~9 introductions into the Atlantic and Pacific Flyways, followed by rapid dissemination via wild, migratory birds. Transmission was primarily driven by Anseriformes, while non-canonical species acted as dead-end hosts. Unlike the epizootic of 2015, outbreaks in domestic birds were driven by ~46–113 independent introductions from wild birds that persisted for up to 6 months. Backyard birds were infected ~9 days earlier on average than commercial poultry, suggesting potential as “early warning signals” for transmission upticks. We find that wild birds are an emerging source of H5N1 in North America, necessitating enhanced, continuous surveillance. Prevention of agricultural outbreaks may now require novel strategies that reduce transmission at the wild bird/agriculture interface.","container-title":"bioRxiv","DOI":"10.1101/2024.12.16.628739","ISSN":"2692-8205","journalAbbreviation":"bioRxiv","page":"2024.12.16.628739","PMID":"39763879","PMCID":"PMC11702765","source":"PubMed Central","title":"Intensive transmission in wild, migratory birds drove rapid geographic dissemination and repeated spillovers of H5N1 into agriculture in North America","author":[{"family":"Damodaran","given":"Lambodhar"},{"family":"Jaeger","given":"Anna"},{"family":"Moncla","given":"Louise H."}],"issued":{"date-parts":[["2025",8,19]]}}}],"schema":"https://github.com/citation-style-language/schema/raw/master/csl-citation.json"} </w:instrText>
      </w:r>
      <w:r w:rsidR="007D08DC" w:rsidRPr="006F7B09">
        <w:rPr>
          <w:rFonts w:ascii="Calibri" w:hAnsi="Calibri" w:cs="Calibri"/>
        </w:rPr>
        <w:fldChar w:fldCharType="separate"/>
      </w:r>
      <w:r w:rsidR="007D08DC" w:rsidRPr="006F7B09">
        <w:rPr>
          <w:rFonts w:ascii="Calibri" w:hAnsi="Calibri" w:cs="Calibri"/>
          <w:noProof/>
        </w:rPr>
        <w:t>Damodaran et al.</w:t>
      </w:r>
      <w:del w:id="215" w:author="Mooney, Fintan" w:date="2026-01-09T15:58:00Z" w16du:dateUtc="2026-01-09T20:58:00Z">
        <w:r w:rsidR="007D08DC" w:rsidRPr="006F7B09" w:rsidDel="00447A4C">
          <w:rPr>
            <w:rFonts w:ascii="Calibri" w:hAnsi="Calibri" w:cs="Calibri"/>
            <w:noProof/>
          </w:rPr>
          <w:delText>,</w:delText>
        </w:r>
      </w:del>
      <w:r w:rsidR="007D08DC" w:rsidRPr="006F7B09">
        <w:rPr>
          <w:rFonts w:ascii="Calibri" w:hAnsi="Calibri" w:cs="Calibri"/>
          <w:noProof/>
        </w:rPr>
        <w:t xml:space="preserve"> </w:t>
      </w:r>
      <w:r w:rsidR="00C87C33" w:rsidRPr="006F7B09">
        <w:rPr>
          <w:rFonts w:ascii="Calibri" w:hAnsi="Calibri" w:cs="Calibri"/>
          <w:noProof/>
        </w:rPr>
        <w:t>(</w:t>
      </w:r>
      <w:r w:rsidR="007D08DC" w:rsidRPr="006F7B09">
        <w:rPr>
          <w:rFonts w:ascii="Calibri" w:hAnsi="Calibri" w:cs="Calibri"/>
          <w:noProof/>
        </w:rPr>
        <w:t>2025a)</w:t>
      </w:r>
      <w:r w:rsidR="007D08DC" w:rsidRPr="006F7B09">
        <w:rPr>
          <w:rFonts w:ascii="Calibri" w:hAnsi="Calibri" w:cs="Calibri"/>
        </w:rPr>
        <w:fldChar w:fldCharType="end"/>
      </w:r>
      <w:commentRangeEnd w:id="214"/>
      <w:r w:rsidR="004B3763" w:rsidRPr="006F7B09">
        <w:rPr>
          <w:rStyle w:val="CommentReference"/>
          <w:rFonts w:ascii="Calibri" w:hAnsi="Calibri" w:cs="Calibri"/>
          <w:sz w:val="24"/>
          <w:szCs w:val="24"/>
        </w:rPr>
        <w:commentReference w:id="214"/>
      </w:r>
      <w:r w:rsidR="005C7C6D" w:rsidRPr="006F7B09">
        <w:rPr>
          <w:rFonts w:ascii="Calibri" w:hAnsi="Calibri" w:cs="Calibri"/>
        </w:rPr>
        <w:t xml:space="preserve"> suggest</w:t>
      </w:r>
      <w:r w:rsidR="001E6E24" w:rsidRPr="006F7B09">
        <w:rPr>
          <w:rFonts w:ascii="Calibri" w:hAnsi="Calibri" w:cs="Calibri"/>
        </w:rPr>
        <w:t>ed</w:t>
      </w:r>
      <w:r w:rsidR="005C7C6D" w:rsidRPr="006F7B09">
        <w:rPr>
          <w:rFonts w:ascii="Calibri" w:hAnsi="Calibri" w:cs="Calibri"/>
        </w:rPr>
        <w:t xml:space="preserve"> that </w:t>
      </w:r>
      <w:r w:rsidR="00842458" w:rsidRPr="006F7B09">
        <w:rPr>
          <w:rFonts w:ascii="Calibri" w:hAnsi="Calibri" w:cs="Calibri"/>
        </w:rPr>
        <w:t xml:space="preserve">the H5N1 viruses were independently introduced </w:t>
      </w:r>
      <w:ins w:id="216" w:author="Mooney, Fintan" w:date="2026-01-13T10:29:00Z" w16du:dateUtc="2026-01-13T15:29:00Z">
        <w:r w:rsidR="00E954AA">
          <w:rPr>
            <w:rFonts w:ascii="Calibri" w:hAnsi="Calibri" w:cs="Calibri"/>
          </w:rPr>
          <w:t xml:space="preserve">approximately </w:t>
        </w:r>
      </w:ins>
      <w:del w:id="217" w:author="Mooney, Fintan" w:date="2026-01-13T10:29:00Z" w16du:dateUtc="2026-01-13T15:29:00Z">
        <w:r w:rsidR="00CD6DD7" w:rsidRPr="006F7B09" w:rsidDel="00E954AA">
          <w:rPr>
            <w:rFonts w:ascii="Calibri" w:hAnsi="Calibri" w:cs="Calibri"/>
          </w:rPr>
          <w:delText>~</w:delText>
        </w:r>
      </w:del>
      <w:r w:rsidR="00D3318F" w:rsidRPr="006F7B09">
        <w:rPr>
          <w:rFonts w:ascii="Calibri" w:hAnsi="Calibri" w:cs="Calibri"/>
        </w:rPr>
        <w:t>9</w:t>
      </w:r>
      <w:r w:rsidR="00CD6DD7" w:rsidRPr="006F7B09">
        <w:rPr>
          <w:rFonts w:ascii="Calibri" w:hAnsi="Calibri" w:cs="Calibri"/>
        </w:rPr>
        <w:t xml:space="preserve"> times into North America, </w:t>
      </w:r>
      <w:r w:rsidR="00D3318F" w:rsidRPr="006F7B09">
        <w:rPr>
          <w:rFonts w:ascii="Calibri" w:hAnsi="Calibri" w:cs="Calibri"/>
        </w:rPr>
        <w:t>primarily</w:t>
      </w:r>
      <w:r w:rsidR="00C95F9A" w:rsidRPr="006F7B09">
        <w:rPr>
          <w:rFonts w:ascii="Calibri" w:hAnsi="Calibri" w:cs="Calibri"/>
        </w:rPr>
        <w:t xml:space="preserve"> </w:t>
      </w:r>
      <w:r w:rsidR="00CD6DD7" w:rsidRPr="006F7B09">
        <w:rPr>
          <w:rFonts w:ascii="Calibri" w:hAnsi="Calibri" w:cs="Calibri"/>
        </w:rPr>
        <w:t xml:space="preserve">into the Pacific flyway, and </w:t>
      </w:r>
      <w:r w:rsidR="001E35E6" w:rsidRPr="006F7B09">
        <w:rPr>
          <w:rFonts w:ascii="Calibri" w:hAnsi="Calibri" w:cs="Calibri"/>
        </w:rPr>
        <w:t xml:space="preserve">included a single introduction into the Atlantic flyway that spread across the continent within </w:t>
      </w:r>
      <w:del w:id="218" w:author="Mooney, Fintan" w:date="2026-01-13T10:29:00Z" w16du:dateUtc="2026-01-13T15:29:00Z">
        <w:r w:rsidR="001E35E6" w:rsidRPr="006F7B09" w:rsidDel="00E954AA">
          <w:rPr>
            <w:rFonts w:ascii="Calibri" w:hAnsi="Calibri" w:cs="Calibri"/>
          </w:rPr>
          <w:delText>~4.8</w:delText>
        </w:r>
      </w:del>
      <w:ins w:id="219" w:author="Mooney, Fintan" w:date="2026-01-13T10:29:00Z" w16du:dateUtc="2026-01-13T15:29:00Z">
        <w:r w:rsidR="00E954AA">
          <w:rPr>
            <w:rFonts w:ascii="Calibri" w:hAnsi="Calibri" w:cs="Calibri"/>
          </w:rPr>
          <w:t>5</w:t>
        </w:r>
      </w:ins>
      <w:r w:rsidR="001E35E6" w:rsidRPr="006F7B09">
        <w:rPr>
          <w:rFonts w:ascii="Calibri" w:hAnsi="Calibri" w:cs="Calibri"/>
        </w:rPr>
        <w:t xml:space="preserve"> months. </w:t>
      </w:r>
      <w:r w:rsidR="00C15636" w:rsidRPr="006F7B09">
        <w:rPr>
          <w:rFonts w:ascii="Calibri" w:hAnsi="Calibri" w:cs="Calibri"/>
        </w:rPr>
        <w:t>Further</w:t>
      </w:r>
      <w:r w:rsidR="003A5138" w:rsidRPr="006F7B09">
        <w:rPr>
          <w:rFonts w:ascii="Calibri" w:hAnsi="Calibri" w:cs="Calibri"/>
        </w:rPr>
        <w:t>, the</w:t>
      </w:r>
      <w:r w:rsidR="00A23B0C" w:rsidRPr="006F7B09">
        <w:rPr>
          <w:rFonts w:ascii="Calibri" w:hAnsi="Calibri" w:cs="Calibri"/>
        </w:rPr>
        <w:t>y found that w</w:t>
      </w:r>
      <w:r w:rsidR="00EC5247" w:rsidRPr="006F7B09">
        <w:rPr>
          <w:rFonts w:ascii="Calibri" w:hAnsi="Calibri" w:cs="Calibri"/>
        </w:rPr>
        <w:t>ild birds</w:t>
      </w:r>
      <w:r w:rsidR="003815A6" w:rsidRPr="006F7B09">
        <w:rPr>
          <w:rFonts w:ascii="Calibri" w:hAnsi="Calibri" w:cs="Calibri"/>
        </w:rPr>
        <w:t xml:space="preserve"> </w:t>
      </w:r>
      <w:r w:rsidR="00EC5247" w:rsidRPr="006F7B09">
        <w:rPr>
          <w:rFonts w:ascii="Calibri" w:hAnsi="Calibri" w:cs="Calibri"/>
        </w:rPr>
        <w:t xml:space="preserve">repeatedly </w:t>
      </w:r>
      <w:r w:rsidR="0083626B">
        <w:rPr>
          <w:rFonts w:ascii="Calibri" w:hAnsi="Calibri" w:cs="Calibri"/>
        </w:rPr>
        <w:t>reseeded</w:t>
      </w:r>
      <w:r w:rsidR="00EC5247" w:rsidRPr="006F7B09">
        <w:rPr>
          <w:rFonts w:ascii="Calibri" w:hAnsi="Calibri" w:cs="Calibri"/>
        </w:rPr>
        <w:t xml:space="preserve"> outbreaks in agriculture</w:t>
      </w:r>
      <w:r w:rsidR="00E8307C" w:rsidRPr="006F7B09">
        <w:rPr>
          <w:rFonts w:ascii="Calibri" w:hAnsi="Calibri" w:cs="Calibri"/>
        </w:rPr>
        <w:t xml:space="preserve"> despite </w:t>
      </w:r>
      <w:r w:rsidR="0083626B" w:rsidRPr="006F7B09">
        <w:rPr>
          <w:rFonts w:ascii="Calibri" w:hAnsi="Calibri" w:cs="Calibri"/>
        </w:rPr>
        <w:t>culling</w:t>
      </w:r>
      <w:r w:rsidR="00E8307C" w:rsidRPr="006F7B09">
        <w:rPr>
          <w:rFonts w:ascii="Calibri" w:hAnsi="Calibri" w:cs="Calibri"/>
        </w:rPr>
        <w:t xml:space="preserve"> domestic </w:t>
      </w:r>
      <w:r w:rsidR="002C2C6B" w:rsidRPr="006F7B09">
        <w:rPr>
          <w:rFonts w:ascii="Calibri" w:hAnsi="Calibri" w:cs="Calibri"/>
        </w:rPr>
        <w:t>poultry</w:t>
      </w:r>
      <w:r w:rsidR="00F24732" w:rsidRPr="006F7B09">
        <w:rPr>
          <w:rFonts w:ascii="Calibri" w:hAnsi="Calibri" w:cs="Calibri"/>
        </w:rPr>
        <w:t xml:space="preserve"> </w:t>
      </w:r>
      <w:r w:rsidR="00F24732" w:rsidRPr="006F7B09">
        <w:rPr>
          <w:rFonts w:ascii="Calibri" w:hAnsi="Calibri" w:cs="Calibri"/>
        </w:rPr>
        <w:lastRenderedPageBreak/>
        <w:t xml:space="preserve">and </w:t>
      </w:r>
      <w:r w:rsidR="00B76547" w:rsidRPr="006F7B09">
        <w:rPr>
          <w:rFonts w:ascii="Calibri" w:hAnsi="Calibri" w:cs="Calibri"/>
        </w:rPr>
        <w:t>consistently introduce</w:t>
      </w:r>
      <w:r w:rsidR="00A23B0C" w:rsidRPr="006F7B09">
        <w:rPr>
          <w:rFonts w:ascii="Calibri" w:hAnsi="Calibri" w:cs="Calibri"/>
        </w:rPr>
        <w:t>d</w:t>
      </w:r>
      <w:r w:rsidR="00B76547" w:rsidRPr="006F7B09">
        <w:rPr>
          <w:rFonts w:ascii="Calibri" w:hAnsi="Calibri" w:cs="Calibri"/>
        </w:rPr>
        <w:t xml:space="preserve"> the virus into backyard farms</w:t>
      </w:r>
      <w:r w:rsidR="00C15636" w:rsidRPr="006F7B09">
        <w:rPr>
          <w:rFonts w:ascii="Calibri" w:hAnsi="Calibri" w:cs="Calibri"/>
        </w:rPr>
        <w:t xml:space="preserve">, </w:t>
      </w:r>
      <w:r w:rsidR="00334DE8" w:rsidRPr="006F7B09">
        <w:rPr>
          <w:rFonts w:ascii="Calibri" w:hAnsi="Calibri" w:cs="Calibri"/>
        </w:rPr>
        <w:t>which happened</w:t>
      </w:r>
      <w:r w:rsidR="00C15636" w:rsidRPr="006F7B09">
        <w:rPr>
          <w:rFonts w:ascii="Calibri" w:hAnsi="Calibri" w:cs="Calibri"/>
        </w:rPr>
        <w:t xml:space="preserve"> on average </w:t>
      </w:r>
      <w:del w:id="220" w:author="Mooney, Fintan" w:date="2026-01-13T10:29:00Z" w16du:dateUtc="2026-01-13T15:29:00Z">
        <w:r w:rsidR="00C15636" w:rsidRPr="006F7B09" w:rsidDel="00E954AA">
          <w:rPr>
            <w:rFonts w:ascii="Calibri" w:hAnsi="Calibri" w:cs="Calibri"/>
          </w:rPr>
          <w:delText>~</w:delText>
        </w:r>
      </w:del>
      <w:r w:rsidR="00C15636" w:rsidRPr="006F7B09">
        <w:rPr>
          <w:rFonts w:ascii="Calibri" w:hAnsi="Calibri" w:cs="Calibri"/>
        </w:rPr>
        <w:t>9 days earlier than</w:t>
      </w:r>
      <w:r w:rsidR="00334DE8" w:rsidRPr="006F7B09">
        <w:rPr>
          <w:rFonts w:ascii="Calibri" w:hAnsi="Calibri" w:cs="Calibri"/>
        </w:rPr>
        <w:t xml:space="preserve"> in </w:t>
      </w:r>
      <w:r w:rsidR="00C15636" w:rsidRPr="006F7B09">
        <w:rPr>
          <w:rFonts w:ascii="Calibri" w:hAnsi="Calibri" w:cs="Calibri"/>
        </w:rPr>
        <w:t xml:space="preserve">commercial farms. </w:t>
      </w:r>
    </w:p>
    <w:p w14:paraId="5E9B22A8" w14:textId="77777777" w:rsidR="00A20A19" w:rsidRPr="006F7B09" w:rsidRDefault="00A20A19" w:rsidP="00A20A19">
      <w:pPr>
        <w:rPr>
          <w:rFonts w:ascii="Calibri" w:hAnsi="Calibri" w:cs="Calibri"/>
        </w:rPr>
      </w:pPr>
    </w:p>
    <w:p w14:paraId="56D86707" w14:textId="3344B9A3" w:rsidR="00E15ABC" w:rsidRPr="00DA0457" w:rsidRDefault="005328CD" w:rsidP="00E15ABC">
      <w:pPr>
        <w:rPr>
          <w:rFonts w:ascii="Calibri" w:hAnsi="Calibri" w:cs="Calibri"/>
        </w:rPr>
      </w:pPr>
      <w:r w:rsidRPr="006F7B09">
        <w:rPr>
          <w:rFonts w:ascii="Calibri" w:hAnsi="Calibri" w:cs="Calibri"/>
        </w:rPr>
        <w:tab/>
      </w:r>
      <w:r w:rsidR="00DA4BBD" w:rsidRPr="00DA0457">
        <w:rPr>
          <w:rFonts w:ascii="Calibri" w:hAnsi="Calibri" w:cs="Calibri"/>
          <w:rPrChange w:id="221" w:author="Mooney, Fintan" w:date="2026-01-14T20:47:00Z" w16du:dateUtc="2026-01-15T01:47:00Z">
            <w:rPr/>
          </w:rPrChange>
        </w:rPr>
        <w:t xml:space="preserve">Wild aquatic birds in the avian orders </w:t>
      </w:r>
      <w:r w:rsidR="00DA4BBD" w:rsidRPr="00DA0457">
        <w:rPr>
          <w:rStyle w:val="Strong"/>
          <w:rFonts w:ascii="Calibri" w:hAnsi="Calibri" w:cs="Calibri"/>
          <w:b w:val="0"/>
          <w:bCs w:val="0"/>
          <w:rPrChange w:id="222" w:author="Mooney, Fintan" w:date="2026-01-14T20:47:00Z" w16du:dateUtc="2026-01-15T01:47:00Z">
            <w:rPr>
              <w:rStyle w:val="Strong"/>
              <w:b w:val="0"/>
              <w:bCs w:val="0"/>
            </w:rPr>
          </w:rPrChange>
        </w:rPr>
        <w:t>Anseriformes</w:t>
      </w:r>
      <w:r w:rsidR="00DA4BBD" w:rsidRPr="00DA0457">
        <w:rPr>
          <w:rFonts w:ascii="Calibri" w:hAnsi="Calibri" w:cs="Calibri"/>
          <w:rPrChange w:id="223" w:author="Mooney, Fintan" w:date="2026-01-14T20:47:00Z" w16du:dateUtc="2026-01-15T01:47:00Z">
            <w:rPr/>
          </w:rPrChange>
        </w:rPr>
        <w:t xml:space="preserve"> (ducks, geese, swans) and </w:t>
      </w:r>
      <w:r w:rsidR="00DA4BBD" w:rsidRPr="00DA0457">
        <w:rPr>
          <w:rStyle w:val="Strong"/>
          <w:rFonts w:ascii="Calibri" w:hAnsi="Calibri" w:cs="Calibri"/>
          <w:b w:val="0"/>
          <w:bCs w:val="0"/>
          <w:rPrChange w:id="224" w:author="Mooney, Fintan" w:date="2026-01-14T20:47:00Z" w16du:dateUtc="2026-01-15T01:47:00Z">
            <w:rPr>
              <w:rStyle w:val="Strong"/>
              <w:b w:val="0"/>
              <w:bCs w:val="0"/>
            </w:rPr>
          </w:rPrChange>
        </w:rPr>
        <w:t>Charadriiformes</w:t>
      </w:r>
      <w:r w:rsidR="00DA4BBD" w:rsidRPr="00DA0457">
        <w:rPr>
          <w:rFonts w:ascii="Calibri" w:hAnsi="Calibri" w:cs="Calibri"/>
          <w:b/>
          <w:bCs/>
          <w:rPrChange w:id="225" w:author="Mooney, Fintan" w:date="2026-01-14T20:47:00Z" w16du:dateUtc="2026-01-15T01:47:00Z">
            <w:rPr>
              <w:b/>
              <w:bCs/>
            </w:rPr>
          </w:rPrChange>
        </w:rPr>
        <w:t xml:space="preserve"> </w:t>
      </w:r>
      <w:r w:rsidR="00DA4BBD" w:rsidRPr="00DA0457">
        <w:rPr>
          <w:rFonts w:ascii="Calibri" w:hAnsi="Calibri" w:cs="Calibri"/>
          <w:rPrChange w:id="226" w:author="Mooney, Fintan" w:date="2026-01-14T20:47:00Z" w16du:dateUtc="2026-01-15T01:47:00Z">
            <w:rPr/>
          </w:rPrChange>
        </w:rPr>
        <w:t xml:space="preserve">(gulls, terns, shorebirds) are the primary natural reservoirs for avian influenza. These species typically breed in wetlands, undertake long-distance migrations, and often live near human activity. </w:t>
      </w:r>
      <w:r w:rsidR="009324E8" w:rsidRPr="00DA0457">
        <w:rPr>
          <w:rFonts w:ascii="Calibri" w:hAnsi="Calibri" w:cs="Calibri"/>
        </w:rPr>
        <w:t>U</w:t>
      </w:r>
      <w:r w:rsidR="004C1CE5" w:rsidRPr="00DA0457">
        <w:rPr>
          <w:rFonts w:ascii="Calibri" w:hAnsi="Calibri" w:cs="Calibri"/>
        </w:rPr>
        <w:t xml:space="preserve">nlike in the low pathogenic </w:t>
      </w:r>
      <w:r w:rsidR="006907DA" w:rsidRPr="00DA0457">
        <w:rPr>
          <w:rFonts w:ascii="Calibri" w:hAnsi="Calibri" w:cs="Calibri"/>
        </w:rPr>
        <w:t xml:space="preserve">strains </w:t>
      </w:r>
      <w:r w:rsidR="004C1CE5" w:rsidRPr="00DA0457">
        <w:rPr>
          <w:rFonts w:ascii="Calibri" w:hAnsi="Calibri" w:cs="Calibri"/>
        </w:rPr>
        <w:t xml:space="preserve">and </w:t>
      </w:r>
      <w:r w:rsidR="006907DA" w:rsidRPr="00DA0457">
        <w:rPr>
          <w:rFonts w:ascii="Calibri" w:hAnsi="Calibri" w:cs="Calibri"/>
        </w:rPr>
        <w:t xml:space="preserve">past HPAI outbreaks, </w:t>
      </w:r>
      <w:r w:rsidR="002070FA" w:rsidRPr="00DA0457">
        <w:rPr>
          <w:rFonts w:ascii="Calibri" w:hAnsi="Calibri" w:cs="Calibri"/>
        </w:rPr>
        <w:t xml:space="preserve">a broader range of wild birds </w:t>
      </w:r>
      <w:ins w:id="227" w:author="Mooney, Fintan" w:date="2026-01-15T12:50:00Z" w16du:dateUtc="2026-01-15T17:50:00Z">
        <w:r w:rsidR="00F12D31">
          <w:rPr>
            <w:rFonts w:ascii="Calibri" w:hAnsi="Calibri" w:cs="Calibri"/>
          </w:rPr>
          <w:t>are</w:t>
        </w:r>
      </w:ins>
      <w:del w:id="228" w:author="Mooney, Fintan" w:date="2026-01-15T12:50:00Z" w16du:dateUtc="2026-01-15T17:50:00Z">
        <w:r w:rsidR="0083626B" w:rsidRPr="00DA0457" w:rsidDel="00F12D31">
          <w:rPr>
            <w:rFonts w:ascii="Calibri" w:hAnsi="Calibri" w:cs="Calibri"/>
          </w:rPr>
          <w:delText>is</w:delText>
        </w:r>
      </w:del>
      <w:r w:rsidR="002070FA" w:rsidRPr="00DA0457">
        <w:rPr>
          <w:rFonts w:ascii="Calibri" w:hAnsi="Calibri" w:cs="Calibri"/>
        </w:rPr>
        <w:t xml:space="preserve"> being impacted</w:t>
      </w:r>
      <w:r w:rsidR="005001BE" w:rsidRPr="00DA0457">
        <w:rPr>
          <w:rFonts w:ascii="Calibri" w:hAnsi="Calibri" w:cs="Calibri"/>
        </w:rPr>
        <w:t xml:space="preserve">, including </w:t>
      </w:r>
      <w:r w:rsidR="002F38B6" w:rsidRPr="00DA0457">
        <w:rPr>
          <w:rFonts w:ascii="Calibri" w:hAnsi="Calibri" w:cs="Calibri"/>
        </w:rPr>
        <w:t>predator species such as falcons, hawks, and pelicans</w:t>
      </w:r>
      <w:r w:rsidR="002070FA" w:rsidRPr="00DA0457">
        <w:rPr>
          <w:rFonts w:ascii="Calibri" w:hAnsi="Calibri" w:cs="Calibri"/>
        </w:rPr>
        <w:t xml:space="preserve"> </w:t>
      </w:r>
      <w:r w:rsidR="007C211E" w:rsidRPr="00DA0457">
        <w:rPr>
          <w:rFonts w:ascii="Calibri" w:hAnsi="Calibri" w:cs="Calibri"/>
        </w:rPr>
        <w:fldChar w:fldCharType="begin"/>
      </w:r>
      <w:r w:rsidR="00592202">
        <w:rPr>
          <w:rFonts w:ascii="Calibri" w:hAnsi="Calibri" w:cs="Calibri"/>
        </w:rPr>
        <w:instrText xml:space="preserve"> ADDIN ZOTERO_ITEM CSL_CITATION {"citationID":"0wiRpJSH","properties":{"formattedCitation":"(Harvey et al., 2023; Hill et al., 2022; \\uc0\\u346{}wi\\uc0\\u281{}to\\uc0\\u324{} et al., 2017)","plainCitation":"(Harvey et al., 2023; Hill et al., 2022; Świętoń et al., 2017)","noteIndex":0},"citationItems":[{"id":1025,"uris":["http://zotero.org/users/3737837/items/AC48Q2SX"],"itemData":{"id":1025,"type":"article-journal","abstract":"Highly pathogenic avian influenza virus (HPAIV) H5N1 was introduced in North America in late 2021 through trans-Atlantic pathways via migratory birds. These introductions have resulted in an unprecedented epizootic, a widespread disease event in animals, heavily affecting poultry, wild birds, and recently mammals. The North American incursions occurred during the largest epidemic season (2021–2022) in Europe where H5N1 may now be endemic (i.e., continuously present). The continuing outbreak includes expansion into Mexico, Central and South America beginning in late 2022. Here, we provide an overview of the Eurasian origin H5N1 introduction to the Americas, including a significant shift in virus dynamics and severe disease in wild birds. Then, to investigate the global changes in confirmed detections in wild birds and poultry across time and geographic regions, we analyzed FAO's EMPRES-i + database. To examine the 2021 introduction and spread in North American wild birds and poultry, we collated publicly available data across USA and Canadian federal sources. Based on our assessment, the unique magnitude of the North American H5N1 spread indicates the need for effective decision framing to prioritize management needs and scientific inquiry, particularly for species at risk and interface areas for wildlife, poultry, and humans. We illustrate the rapidly occurring and likely increasing detrimental effects that this One Health issue has on wildlife, agriculture, and potentially human health, and we offer a reframing of HPAIV disease response towards a decision analytical context to guide scientific prioritization as a potentially valuable change in focus.","container-title":"Biological Conservation","DOI":"10.1016/j.biocon.2023.110041","ISSN":"0006-3207","journalAbbreviation":"Biological Conservation","page":"110041","source":"ScienceDirect","title":"The changing dynamics of highly pathogenic avian influenza H5N1: Next steps for management &amp; science in North America","title-short":"The changing dynamics of highly pathogenic avian influenza H5N1","volume":"282","author":[{"family":"Harvey","given":"Johanna A."},{"family":"Mullinax","given":"Jennifer M."},{"family":"Runge","given":"Michael C."},{"family":"Prosser","given":"Diann J."}],"issued":{"date-parts":[["2023",6,1]]}}},{"id":972,"uris":["http://zotero.org/users/3737837/items/J5GXR7YZ"],"itemData":{"id":972,"type":"article-journal","abstract":"The diversity of influenza A viruses (IAV) is primarily hosted by two highly divergent avian orders: Anseriformes (ducks, swans and geese) and Charadriiformes (gulls, terns and shorebirds). Studies of IAV have historically focused on Anseriformes, specifically dabbling ducks, overlooking the diversity of hosts in nature, including gull and goose species that have successfully adapted to human habitats. This study sought to address this imbalance by characterizing spillover dynamics and global transmission patterns of IAV over 10 years at greater taxonomic resolution than previously considered. Furthermore, the circulation of viral subtypes in birds that are either host-adapted (low pathogenic H13, H16) or host-generalist (highly pathogenic avian influenza—HPAI H5) provided a unique opportunity to test and extend models of viral evolution. Using Bayesian phylodynamic modelling we uncovered a complex transmission network that relied on ecologically divergent bird hosts. The generalist subtype, HPAI H5 was driven largely by wild geese and swans that acted as a source for wild ducks, gulls, land birds, and domestic geese. Gulls were responsible for moving HPAI H5 more rapidly than any other host, a finding that may reflect their long-distance, pelagic movements and their immuno-naïve status against this subtype. Wild ducks, long viewed as primary hosts for spillover, occupied an optimal space for viral transmission, contributing to geographic expansion and rapid dispersal of HPAI H5. Evidence of inter-hemispheric dispersal via both the Pacific and Atlantic Rims was detected, supporting surveillance at high latitudes along continental margins to achieve early detection. Both neutral (geographic expansion) and non-neutral (antigenic selection) evolutionary processes were found to shape subtype evolution which manifested as unique geographic hotspots for each subtype at the global scale. This study reveals how a diversity of avian hosts contribute to viral spread and spillover with the potential to improve surveillance in an era of rapid global change.","container-title":"PLOS Pathogens","DOI":"10.1371/journal.ppat.1010062","ISSN":"1553-7374","issue":"5","journalAbbreviation":"PLOS Pathogens","language":"en","page":"e1010062","publisher":"Public Library of Science","source":"PLoS Journals","title":"Ecological divergence of wild birds drives avian influenza spillover and global spread","volume":"18","author":[{"family":"Hill","given":"Nichola J."},{"family":"Bishop","given":"Mary Anne"},{"family":"Trovão","given":"Nídia S."},{"family":"Ineson","given":"Katherine M."},{"family":"Schaefer","given":"Anne L."},{"family":"Puryear","given":"Wendy B."},{"family":"Zhou","given":"Katherine"},{"family":"Foss","given":"Alexa D."},{"family":"Clark","given":"Daniel E."},{"family":"MacKenzie","given":"Kenneth G."},{"family":"Jr","given":"Jonathon D. Gass"},{"family":"Borkenhagen","given":"Laura K."},{"family":"Hall","given":"Jeffrey S."},{"family":"Runstadler","given":"Jonathan A."}],"issued":{"date-parts":[["2022",5,19]]}}},{"id":1051,"uris":["http://zotero.org/users/3737837/items/NY9ZTPPN"],"itemData":{"id":1051,"type":"article-journal","abstract":"We tested wild birds in Poland during 2008–15 for avian influenza virus (AIV). We took 10,312 swabs and feces samples from 6,314 live birds representing 12 orders and 84 bird species, mostly from orders Anseriformes and Charadriiformes, for testing and characterization by various PCR methods. From PCR-positive samples, we attempted to isolate and subtype the virus. The RNA of AIV was detected in 1.8% (95% confidence interval [CI], 1.5–2.1%) of birds represented by 48 Mallards (Anas platyrhynchos), 11 Mute Swans (Cygnus olor), 48 Common Teals (Anas crecca), three Black-headed Gulls (Chroicocephalus ridibundus), one Common Coot (Fulica atra), one Garganey (Spatula querquedula), and one unidentified bird species. Overall, the prevalence of AIV detection in Mallards and Mute Swans (the most frequently sampled species) was 2.0% (95% CI, 1.4–2.5%) and 0.5% (95% CI, 0.2–0.8%), respectively; the difference was statistically significant (P=0.000). Hemagglutinin subtypes from H1 to H13 were identified, including H5 and H7 low pathogenic AIV subtypes. Mallards and Common Teals harbored the greatest diversity of subtypes. We observed seasonality of viral detection in Mallards, with higher AIV prevalence in late summer and autumn than in winter and spring. In addition, two peaks in AIV prevalence in summer (August) and autumn (November) were demonstrated for Mallards. The prevalence of AIV in Mute Swans did not show any statistically significant seasonal patterns.","container-title":"Journal of Wildlife Diseases","DOI":"10.7589/2016-07-154","ISSN":"0090-3558","issue":"2","journalAbbreviation":"J Wildl Dis","page":"330-338","source":"Silverchair","title":"SURVEILLANCE FOR AVIAN INFLUENZA VIRUS IN WILD BIRDS IN POLAND, 2008–15","volume":"53","author":[{"family":"Świętoń","given":"Edyta"},{"family":"Wyrostek","given":"Krzysztof"},{"family":"Jóźwiak","given":"Michał"},{"family":"Olszewska-Tomczyk","given":"Monika"},{"family":"Domańska-Blicharz","given":"Katarzyna"},{"family":"Meissner","given":"Włodzimierz"},{"family":"Włodarczyk","given":"Radosław"},{"family":"Minias","given":"Piotr"},{"family":"Janiszewski","given":"Tomasz"},{"family":"Minta","given":"Zenon"},{"family":"Śmietanka","given":"Krzysztof"}],"issued":{"date-parts":[["2017",4,1]]}}}],"schema":"https://github.com/citation-style-language/schema/raw/master/csl-citation.json"} </w:instrText>
      </w:r>
      <w:r w:rsidR="007C211E" w:rsidRPr="00DA0457">
        <w:rPr>
          <w:rFonts w:ascii="Calibri" w:hAnsi="Calibri" w:cs="Calibri"/>
        </w:rPr>
        <w:fldChar w:fldCharType="separate"/>
      </w:r>
      <w:r w:rsidR="00FF2213" w:rsidRPr="00DA0457">
        <w:rPr>
          <w:rFonts w:ascii="Calibri" w:eastAsiaTheme="minorHAnsi" w:hAnsi="Calibri" w:cs="Calibri"/>
          <w14:ligatures w14:val="standardContextual"/>
        </w:rPr>
        <w:t>(Harvey et al., 2023; Hill et al., 2022; Świętoń et al., 2017)</w:t>
      </w:r>
      <w:r w:rsidR="007C211E" w:rsidRPr="00DA0457">
        <w:rPr>
          <w:rFonts w:ascii="Calibri" w:hAnsi="Calibri" w:cs="Calibri"/>
        </w:rPr>
        <w:fldChar w:fldCharType="end"/>
      </w:r>
      <w:r w:rsidR="002070FA" w:rsidRPr="00DA0457">
        <w:rPr>
          <w:rFonts w:ascii="Calibri" w:hAnsi="Calibri" w:cs="Calibri"/>
        </w:rPr>
        <w:t>.</w:t>
      </w:r>
      <w:r w:rsidR="001A03A2" w:rsidRPr="00DA0457">
        <w:rPr>
          <w:rFonts w:ascii="Calibri" w:hAnsi="Calibri" w:cs="Calibri"/>
        </w:rPr>
        <w:t xml:space="preserve"> </w:t>
      </w:r>
      <w:r w:rsidR="005F7908" w:rsidRPr="00DA0457">
        <w:rPr>
          <w:rFonts w:ascii="Calibri" w:hAnsi="Calibri" w:cs="Calibri"/>
        </w:rPr>
        <w:fldChar w:fldCharType="begin"/>
      </w:r>
      <w:r w:rsidR="00592202">
        <w:rPr>
          <w:rFonts w:ascii="Calibri" w:hAnsi="Calibri" w:cs="Calibri"/>
        </w:rPr>
        <w:instrText xml:space="preserve"> ADDIN ZOTERO_ITEM CSL_CITATION {"citationID":"MzHWBIJv","properties":{"formattedCitation":"(Hill et al., 2022)","plainCitation":"(Hill et al., 2022)","dontUpdate":true,"noteIndex":0},"citationItems":[{"id":972,"uris":["http://zotero.org/users/3737837/items/J5GXR7YZ"],"itemData":{"id":972,"type":"article-journal","abstract":"The diversity of influenza A viruses (IAV) is primarily hosted by two highly divergent avian orders: Anseriformes (ducks, swans and geese) and Charadriiformes (gulls, terns and shorebirds). Studies of IAV have historically focused on Anseriformes, specifically dabbling ducks, overlooking the diversity of hosts in nature, including gull and goose species that have successfully adapted to human habitats. This study sought to address this imbalance by characterizing spillover dynamics and global transmission patterns of IAV over 10 years at greater taxonomic resolution than previously considered. Furthermore, the circulation of viral subtypes in birds that are either host-adapted (low pathogenic H13, H16) or host-generalist (highly pathogenic avian influenza—HPAI H5) provided a unique opportunity to test and extend models of viral evolution. Using Bayesian phylodynamic modelling we uncovered a complex transmission network that relied on ecologically divergent bird hosts. The generalist subtype, HPAI H5 was driven largely by wild geese and swans that acted as a source for wild ducks, gulls, land birds, and domestic geese. Gulls were responsible for moving HPAI H5 more rapidly than any other host, a finding that may reflect their long-distance, pelagic movements and their immuno-naïve status against this subtype. Wild ducks, long viewed as primary hosts for spillover, occupied an optimal space for viral transmission, contributing to geographic expansion and rapid dispersal of HPAI H5. Evidence of inter-hemispheric dispersal via both the Pacific and Atlantic Rims was detected, supporting surveillance at high latitudes along continental margins to achieve early detection. Both neutral (geographic expansion) and non-neutral (antigenic selection) evolutionary processes were found to shape subtype evolution which manifested as unique geographic hotspots for each subtype at the global scale. This study reveals how a diversity of avian hosts contribute to viral spread and spillover with the potential to improve surveillance in an era of rapid global change.","container-title":"PLOS Pathogens","DOI":"10.1371/journal.ppat.1010062","ISSN":"1553-7374","issue":"5","journalAbbreviation":"PLOS Pathogens","language":"en","page":"e1010062","publisher":"Public Library of Science","source":"PLoS Journals","title":"Ecological divergence of wild birds drives avian influenza spillover and global spread","volume":"18","author":[{"family":"Hill","given":"Nichola J."},{"family":"Bishop","given":"Mary Anne"},{"family":"Trovão","given":"Nídia S."},{"family":"Ineson","given":"Katherine M."},{"family":"Schaefer","given":"Anne L."},{"family":"Puryear","given":"Wendy B."},{"family":"Zhou","given":"Katherine"},{"family":"Foss","given":"Alexa D."},{"family":"Clark","given":"Daniel E."},{"family":"MacKenzie","given":"Kenneth G."},{"family":"Jr","given":"Jonathon D. Gass"},{"family":"Borkenhagen","given":"Laura K."},{"family":"Hall","given":"Jeffrey S."},{"family":"Runstadler","given":"Jonathan A."}],"issued":{"date-parts":[["2022",5,19]]}}}],"schema":"https://github.com/citation-style-language/schema/raw/master/csl-citation.json"} </w:instrText>
      </w:r>
      <w:r w:rsidR="005F7908" w:rsidRPr="00DA0457">
        <w:rPr>
          <w:rFonts w:ascii="Calibri" w:hAnsi="Calibri" w:cs="Calibri"/>
        </w:rPr>
        <w:fldChar w:fldCharType="separate"/>
      </w:r>
      <w:r w:rsidR="00DE5681" w:rsidRPr="00DA0457">
        <w:rPr>
          <w:rFonts w:ascii="Calibri" w:hAnsi="Calibri" w:cs="Calibri"/>
          <w:noProof/>
        </w:rPr>
        <w:t>Hill et al.</w:t>
      </w:r>
      <w:ins w:id="229" w:author="Mooney, Fintan" w:date="2026-01-08T12:41:00Z" w16du:dateUtc="2026-01-08T17:41:00Z">
        <w:r w:rsidR="004B4E3B" w:rsidRPr="00DA0457">
          <w:rPr>
            <w:rFonts w:ascii="Calibri" w:hAnsi="Calibri" w:cs="Calibri"/>
            <w:noProof/>
          </w:rPr>
          <w:t xml:space="preserve"> </w:t>
        </w:r>
      </w:ins>
      <w:del w:id="230" w:author="Mooney, Fintan" w:date="2026-01-08T12:41:00Z" w16du:dateUtc="2026-01-08T17:41:00Z">
        <w:r w:rsidR="00DE5681" w:rsidRPr="00DA0457" w:rsidDel="004B4E3B">
          <w:rPr>
            <w:rFonts w:ascii="Calibri" w:hAnsi="Calibri" w:cs="Calibri"/>
            <w:noProof/>
          </w:rPr>
          <w:delText xml:space="preserve">, </w:delText>
        </w:r>
      </w:del>
      <w:r w:rsidR="006B7C3C" w:rsidRPr="00DA0457">
        <w:rPr>
          <w:rFonts w:ascii="Calibri" w:hAnsi="Calibri" w:cs="Calibri"/>
          <w:noProof/>
        </w:rPr>
        <w:t>(</w:t>
      </w:r>
      <w:r w:rsidR="00DE5681" w:rsidRPr="00DA0457">
        <w:rPr>
          <w:rFonts w:ascii="Calibri" w:hAnsi="Calibri" w:cs="Calibri"/>
          <w:noProof/>
        </w:rPr>
        <w:t>2022)</w:t>
      </w:r>
      <w:r w:rsidR="005F7908" w:rsidRPr="00DA0457">
        <w:rPr>
          <w:rFonts w:ascii="Calibri" w:hAnsi="Calibri" w:cs="Calibri"/>
        </w:rPr>
        <w:fldChar w:fldCharType="end"/>
      </w:r>
      <w:r w:rsidR="006B7C3C" w:rsidRPr="00DA0457">
        <w:rPr>
          <w:rFonts w:ascii="Calibri" w:hAnsi="Calibri" w:cs="Calibri"/>
        </w:rPr>
        <w:t xml:space="preserve"> suggests that</w:t>
      </w:r>
      <w:ins w:id="231" w:author="Mooney, Fintan" w:date="2026-01-08T12:41:00Z" w16du:dateUtc="2026-01-08T17:41:00Z">
        <w:r w:rsidR="0038134D" w:rsidRPr="00DA0457">
          <w:rPr>
            <w:rFonts w:ascii="Calibri" w:hAnsi="Calibri" w:cs="Calibri"/>
          </w:rPr>
          <w:t xml:space="preserve"> despite gulls having the fastest dispersal rate of</w:t>
        </w:r>
      </w:ins>
      <w:del w:id="232" w:author="Mooney, Fintan" w:date="2026-01-08T12:41:00Z" w16du:dateUtc="2026-01-08T17:41:00Z">
        <w:r w:rsidR="0083626B" w:rsidRPr="00DA0457" w:rsidDel="0038134D">
          <w:rPr>
            <w:rFonts w:ascii="Calibri" w:hAnsi="Calibri" w:cs="Calibri"/>
          </w:rPr>
          <w:delText>, although for the</w:delText>
        </w:r>
      </w:del>
      <w:r w:rsidR="0083626B" w:rsidRPr="00DA0457">
        <w:rPr>
          <w:rFonts w:ascii="Calibri" w:hAnsi="Calibri" w:cs="Calibri"/>
        </w:rPr>
        <w:t xml:space="preserve"> H5 clade</w:t>
      </w:r>
      <w:ins w:id="233" w:author="Mooney, Fintan" w:date="2026-01-08T12:40:00Z" w16du:dateUtc="2026-01-08T17:40:00Z">
        <w:r w:rsidR="004B4E3B" w:rsidRPr="00DA0457">
          <w:rPr>
            <w:rFonts w:ascii="Calibri" w:hAnsi="Calibri" w:cs="Calibri"/>
          </w:rPr>
          <w:t xml:space="preserve"> </w:t>
        </w:r>
      </w:ins>
      <w:del w:id="234" w:author="Mooney, Fintan" w:date="2026-01-08T12:40:00Z" w16du:dateUtc="2026-01-08T17:40:00Z">
        <w:r w:rsidR="0083626B" w:rsidRPr="00DA0457" w:rsidDel="004B4E3B">
          <w:rPr>
            <w:rFonts w:ascii="Calibri" w:hAnsi="Calibri" w:cs="Calibri"/>
          </w:rPr>
          <w:delText>,</w:delText>
        </w:r>
        <w:r w:rsidR="00EA1A3A" w:rsidRPr="00DA0457" w:rsidDel="004B4E3B">
          <w:rPr>
            <w:rFonts w:ascii="Calibri" w:hAnsi="Calibri" w:cs="Calibri"/>
          </w:rPr>
          <w:delText xml:space="preserve"> </w:delText>
        </w:r>
      </w:del>
      <w:r w:rsidR="00EA1A3A" w:rsidRPr="00DA0457">
        <w:rPr>
          <w:rFonts w:ascii="Calibri" w:hAnsi="Calibri" w:cs="Calibri"/>
        </w:rPr>
        <w:t>2.3.4.4</w:t>
      </w:r>
      <w:ins w:id="235" w:author="Mooney, Fintan" w:date="2026-01-08T12:41:00Z" w16du:dateUtc="2026-01-08T17:41:00Z">
        <w:r w:rsidR="0038134D" w:rsidRPr="00DA0457">
          <w:rPr>
            <w:rFonts w:ascii="Calibri" w:hAnsi="Calibri" w:cs="Calibri"/>
          </w:rPr>
          <w:t>,</w:t>
        </w:r>
      </w:ins>
      <w:del w:id="236" w:author="Mooney, Fintan" w:date="2026-01-08T12:41:00Z" w16du:dateUtc="2026-01-08T17:41:00Z">
        <w:r w:rsidR="00EA1A3A" w:rsidRPr="00DA0457" w:rsidDel="0038134D">
          <w:rPr>
            <w:rFonts w:ascii="Calibri" w:hAnsi="Calibri" w:cs="Calibri"/>
          </w:rPr>
          <w:delText xml:space="preserve">. gulls </w:delText>
        </w:r>
        <w:r w:rsidR="00120B50" w:rsidRPr="00DA0457" w:rsidDel="0038134D">
          <w:rPr>
            <w:rFonts w:ascii="Calibri" w:hAnsi="Calibri" w:cs="Calibri"/>
          </w:rPr>
          <w:delText xml:space="preserve">had the fastest dispersal </w:delText>
        </w:r>
        <w:r w:rsidR="00E15ABC" w:rsidRPr="00DA0457" w:rsidDel="0038134D">
          <w:rPr>
            <w:rFonts w:ascii="Calibri" w:hAnsi="Calibri" w:cs="Calibri"/>
          </w:rPr>
          <w:delText>rate;</w:delText>
        </w:r>
      </w:del>
      <w:r w:rsidR="00120B50" w:rsidRPr="00DA0457">
        <w:rPr>
          <w:rFonts w:ascii="Calibri" w:hAnsi="Calibri" w:cs="Calibri"/>
        </w:rPr>
        <w:t xml:space="preserve"> there may be some evidence that </w:t>
      </w:r>
      <w:r w:rsidR="00E15ABC" w:rsidRPr="00DA0457">
        <w:rPr>
          <w:rFonts w:ascii="Calibri" w:hAnsi="Calibri" w:cs="Calibri"/>
        </w:rPr>
        <w:t>non-reservoir host</w:t>
      </w:r>
      <w:r w:rsidR="00587C82" w:rsidRPr="00DA0457">
        <w:rPr>
          <w:rFonts w:ascii="Calibri" w:hAnsi="Calibri" w:cs="Calibri"/>
        </w:rPr>
        <w:t>s</w:t>
      </w:r>
      <w:r w:rsidR="00E15ABC" w:rsidRPr="00DA0457">
        <w:rPr>
          <w:rFonts w:ascii="Calibri" w:hAnsi="Calibri" w:cs="Calibri"/>
        </w:rPr>
        <w:t xml:space="preserve"> can be effective at dispersing the virus under specific environmental conditions. Conversely, the </w:t>
      </w:r>
      <w:r w:rsidR="00E15ABC" w:rsidRPr="00DA0457">
        <w:rPr>
          <w:rFonts w:ascii="Calibri" w:hAnsi="Calibri" w:cs="Calibri"/>
        </w:rPr>
        <w:fldChar w:fldCharType="begin"/>
      </w:r>
      <w:r w:rsidR="00592202">
        <w:rPr>
          <w:rFonts w:ascii="Calibri" w:hAnsi="Calibri" w:cs="Calibri"/>
        </w:rPr>
        <w:instrText xml:space="preserve"> ADDIN ZOTERO_ITEM CSL_CITATION {"citationID":"sFPEtNjP","properties":{"formattedCitation":"(Damodaran et al., 2025a)","plainCitation":"(Damodaran et al., 2025a)","dontUpdate":true,"noteIndex":0},"citationItems":[{"id":1017,"uris":["http://zotero.org/users/3737837/items/VKZTHKDJ"],"itemData":{"id":1017,"type":"article-journal","abstract":"Since late 2021, a panzootic of highly pathogenic H5N1 has devastated wild birds, agriculture, and mammals. Analysis of 1,818 Hemagglutinin sequences from wild birds, domestic birds and mammals revealed that the North American panzootic was driven by ~9 introductions into the Atlantic and Pacific Flyways, followed by rapid dissemination via wild, migratory birds. Transmission was primarily driven by Anseriformes, while non-canonical species acted as dead-end hosts. Unlike the epizootic of 2015, outbreaks in domestic birds were driven by ~46–113 independent introductions from wild birds that persisted for up to 6 months. Backyard birds were infected ~9 days earlier on average than commercial poultry, suggesting potential as “early warning signals” for transmission upticks. We find that wild birds are an emerging source of H5N1 in North America, necessitating enhanced, continuous surveillance. Prevention of agricultural outbreaks may now require novel strategies that reduce transmission at the wild bird/agriculture interface.","container-title":"bioRxiv","DOI":"10.1101/2024.12.16.628739","ISSN":"2692-8205","journalAbbreviation":"bioRxiv","page":"2024.12.16.628739","PMID":"39763879","PMCID":"PMC11702765","source":"PubMed Central","title":"Intensive transmission in wild, migratory birds drove rapid geographic dissemination and repeated spillovers of H5N1 into agriculture in North America","author":[{"family":"Damodaran","given":"Lambodhar"},{"family":"Jaeger","given":"Anna"},{"family":"Moncla","given":"Louise H."}],"issued":{"date-parts":[["2025",8,19]]}}}],"schema":"https://github.com/citation-style-language/schema/raw/master/csl-citation.json"} </w:instrText>
      </w:r>
      <w:r w:rsidR="00E15ABC" w:rsidRPr="00DA0457">
        <w:rPr>
          <w:rFonts w:ascii="Calibri" w:hAnsi="Calibri" w:cs="Calibri"/>
        </w:rPr>
        <w:fldChar w:fldCharType="separate"/>
      </w:r>
      <w:r w:rsidR="00E15ABC" w:rsidRPr="00DA0457">
        <w:rPr>
          <w:rFonts w:ascii="Calibri" w:hAnsi="Calibri" w:cs="Calibri"/>
          <w:noProof/>
        </w:rPr>
        <w:t>Damodaran et al.</w:t>
      </w:r>
      <w:del w:id="237" w:author="Mooney, Fintan" w:date="2026-01-09T16:00:00Z" w16du:dateUtc="2026-01-09T21:00:00Z">
        <w:r w:rsidR="00E15ABC" w:rsidRPr="00DA0457" w:rsidDel="00DD7391">
          <w:rPr>
            <w:rFonts w:ascii="Calibri" w:hAnsi="Calibri" w:cs="Calibri"/>
            <w:noProof/>
          </w:rPr>
          <w:delText>,</w:delText>
        </w:r>
      </w:del>
      <w:r w:rsidR="00E15ABC" w:rsidRPr="00DA0457">
        <w:rPr>
          <w:rFonts w:ascii="Calibri" w:hAnsi="Calibri" w:cs="Calibri"/>
          <w:noProof/>
        </w:rPr>
        <w:t xml:space="preserve"> (2025a)</w:t>
      </w:r>
      <w:r w:rsidR="00E15ABC" w:rsidRPr="00DA0457">
        <w:rPr>
          <w:rFonts w:ascii="Calibri" w:hAnsi="Calibri" w:cs="Calibri"/>
        </w:rPr>
        <w:fldChar w:fldCharType="end"/>
      </w:r>
      <w:r w:rsidR="00E15ABC" w:rsidRPr="00DA0457">
        <w:rPr>
          <w:rFonts w:ascii="Calibri" w:hAnsi="Calibri" w:cs="Calibri"/>
        </w:rPr>
        <w:t xml:space="preserve"> study reports that d</w:t>
      </w:r>
      <w:r w:rsidR="002F38B6" w:rsidRPr="00DA0457">
        <w:rPr>
          <w:rFonts w:ascii="Calibri" w:hAnsi="Calibri" w:cs="Calibri"/>
        </w:rPr>
        <w:t>espite</w:t>
      </w:r>
      <w:r w:rsidR="005D776E" w:rsidRPr="00DA0457">
        <w:rPr>
          <w:rFonts w:ascii="Calibri" w:hAnsi="Calibri" w:cs="Calibri"/>
        </w:rPr>
        <w:t xml:space="preserve"> the </w:t>
      </w:r>
      <w:r w:rsidR="00E73322" w:rsidRPr="00DA0457">
        <w:rPr>
          <w:rFonts w:ascii="Calibri" w:hAnsi="Calibri" w:cs="Calibri"/>
        </w:rPr>
        <w:t xml:space="preserve">new H5N1 viruses causing </w:t>
      </w:r>
      <w:r w:rsidR="00C5684A" w:rsidRPr="00DA0457">
        <w:rPr>
          <w:rFonts w:ascii="Calibri" w:hAnsi="Calibri" w:cs="Calibri"/>
        </w:rPr>
        <w:t xml:space="preserve">high cases </w:t>
      </w:r>
      <w:r w:rsidR="009324E8" w:rsidRPr="00DA0457">
        <w:rPr>
          <w:rFonts w:ascii="Calibri" w:hAnsi="Calibri" w:cs="Calibri"/>
        </w:rPr>
        <w:t xml:space="preserve">in </w:t>
      </w:r>
      <w:r w:rsidR="005D776E" w:rsidRPr="00DA0457">
        <w:rPr>
          <w:rFonts w:ascii="Calibri" w:hAnsi="Calibri" w:cs="Calibri"/>
        </w:rPr>
        <w:t>non-canonical species,</w:t>
      </w:r>
      <w:r w:rsidR="00E73322" w:rsidRPr="00DA0457">
        <w:rPr>
          <w:rFonts w:ascii="Calibri" w:hAnsi="Calibri" w:cs="Calibri"/>
        </w:rPr>
        <w:t xml:space="preserve"> </w:t>
      </w:r>
      <w:r w:rsidR="000465D0" w:rsidRPr="00DA0457">
        <w:rPr>
          <w:rFonts w:ascii="Calibri" w:hAnsi="Calibri" w:cs="Calibri"/>
        </w:rPr>
        <w:t xml:space="preserve">wild Anseriformes are </w:t>
      </w:r>
      <w:r w:rsidR="00AE6A6D" w:rsidRPr="00DA0457">
        <w:rPr>
          <w:rFonts w:ascii="Calibri" w:hAnsi="Calibri" w:cs="Calibri"/>
        </w:rPr>
        <w:t xml:space="preserve">still </w:t>
      </w:r>
      <w:r w:rsidR="000465D0" w:rsidRPr="00DA0457">
        <w:rPr>
          <w:rFonts w:ascii="Calibri" w:hAnsi="Calibri" w:cs="Calibri"/>
        </w:rPr>
        <w:t>overwhelmingly responsible for transmission into poultry farms</w:t>
      </w:r>
      <w:r w:rsidR="00364A66" w:rsidRPr="00DA0457">
        <w:rPr>
          <w:rFonts w:ascii="Calibri" w:hAnsi="Calibri" w:cs="Calibri"/>
        </w:rPr>
        <w:t xml:space="preserve">. </w:t>
      </w:r>
    </w:p>
    <w:p w14:paraId="4E7914AB" w14:textId="77777777" w:rsidR="00E15ABC" w:rsidRPr="006F7B09" w:rsidRDefault="00E15ABC" w:rsidP="00E15ABC">
      <w:pPr>
        <w:rPr>
          <w:rFonts w:ascii="Calibri" w:hAnsi="Calibri" w:cs="Calibri"/>
        </w:rPr>
      </w:pPr>
    </w:p>
    <w:p w14:paraId="2F8F99FB" w14:textId="163DC030" w:rsidR="00D86940" w:rsidRPr="006F7B09" w:rsidRDefault="005F19BE" w:rsidP="00E15ABC">
      <w:pPr>
        <w:rPr>
          <w:rFonts w:ascii="Calibri" w:hAnsi="Calibri" w:cs="Calibri"/>
        </w:rPr>
      </w:pPr>
      <w:r w:rsidRPr="006F7B09">
        <w:rPr>
          <w:rFonts w:ascii="Calibri" w:hAnsi="Calibri" w:cs="Calibri"/>
        </w:rPr>
        <w:t xml:space="preserve">1.3 </w:t>
      </w:r>
      <w:r w:rsidR="00D86940" w:rsidRPr="006F7B09">
        <w:rPr>
          <w:rFonts w:ascii="Calibri" w:hAnsi="Calibri" w:cs="Calibri"/>
        </w:rPr>
        <w:t xml:space="preserve">Influence of Environmental </w:t>
      </w:r>
      <w:r w:rsidR="007F19D9" w:rsidRPr="006F7B09">
        <w:rPr>
          <w:rFonts w:ascii="Calibri" w:hAnsi="Calibri" w:cs="Calibri"/>
        </w:rPr>
        <w:t>Conditions</w:t>
      </w:r>
      <w:r w:rsidR="00D86940" w:rsidRPr="006F7B09">
        <w:rPr>
          <w:rFonts w:ascii="Calibri" w:hAnsi="Calibri" w:cs="Calibri"/>
        </w:rPr>
        <w:t xml:space="preserve"> on </w:t>
      </w:r>
      <w:r w:rsidR="00A73866">
        <w:rPr>
          <w:rFonts w:ascii="Calibri" w:hAnsi="Calibri" w:cs="Calibri"/>
        </w:rPr>
        <w:t xml:space="preserve">HPAI </w:t>
      </w:r>
      <w:r w:rsidR="00D86940" w:rsidRPr="006F7B09">
        <w:rPr>
          <w:rFonts w:ascii="Calibri" w:hAnsi="Calibri" w:cs="Calibri"/>
        </w:rPr>
        <w:t>H5N1</w:t>
      </w:r>
      <w:r w:rsidR="00A73866">
        <w:rPr>
          <w:rFonts w:ascii="Calibri" w:hAnsi="Calibri" w:cs="Calibri"/>
        </w:rPr>
        <w:t xml:space="preserve"> Transmission</w:t>
      </w:r>
    </w:p>
    <w:p w14:paraId="4793531A" w14:textId="77777777" w:rsidR="00B77D47" w:rsidRPr="006F7B09" w:rsidRDefault="00B77D47" w:rsidP="003D436E">
      <w:pPr>
        <w:rPr>
          <w:rFonts w:ascii="Calibri" w:hAnsi="Calibri" w:cs="Calibri"/>
          <w:b/>
          <w:bCs/>
        </w:rPr>
      </w:pPr>
    </w:p>
    <w:p w14:paraId="10741EBC" w14:textId="7BD30F7F" w:rsidR="002C38F4" w:rsidRDefault="005F19BE" w:rsidP="00125400">
      <w:pPr>
        <w:rPr>
          <w:ins w:id="238" w:author="Mooney, Fintan" w:date="2026-01-13T10:30:00Z" w16du:dateUtc="2026-01-13T15:30:00Z"/>
          <w:rFonts w:ascii="Calibri" w:hAnsi="Calibri" w:cs="Calibri"/>
        </w:rPr>
      </w:pPr>
      <w:r w:rsidRPr="006F7B09">
        <w:rPr>
          <w:rFonts w:ascii="Calibri" w:hAnsi="Calibri" w:cs="Calibri"/>
          <w:b/>
          <w:bCs/>
        </w:rPr>
        <w:tab/>
      </w:r>
      <w:r w:rsidR="003F2AF8" w:rsidRPr="006F7B09">
        <w:rPr>
          <w:rFonts w:ascii="Calibri" w:hAnsi="Calibri" w:cs="Calibri"/>
        </w:rPr>
        <w:t>M</w:t>
      </w:r>
      <w:r w:rsidR="00DC169C" w:rsidRPr="006F7B09">
        <w:rPr>
          <w:rFonts w:ascii="Calibri" w:hAnsi="Calibri" w:cs="Calibri"/>
        </w:rPr>
        <w:t>eteorological</w:t>
      </w:r>
      <w:r w:rsidR="00D46152" w:rsidRPr="006F7B09">
        <w:rPr>
          <w:rFonts w:ascii="Calibri" w:hAnsi="Calibri" w:cs="Calibri"/>
        </w:rPr>
        <w:t xml:space="preserve"> and ecological </w:t>
      </w:r>
      <w:r w:rsidR="006F7B09" w:rsidRPr="006F7B09">
        <w:rPr>
          <w:rFonts w:ascii="Calibri" w:hAnsi="Calibri" w:cs="Calibri"/>
        </w:rPr>
        <w:t>conditions</w:t>
      </w:r>
      <w:r w:rsidR="00DC169C" w:rsidRPr="006F7B09">
        <w:rPr>
          <w:rFonts w:ascii="Calibri" w:hAnsi="Calibri" w:cs="Calibri"/>
        </w:rPr>
        <w:t xml:space="preserve"> may play a substantial role in </w:t>
      </w:r>
      <w:r w:rsidR="002C1D2A" w:rsidRPr="006F7B09">
        <w:rPr>
          <w:rFonts w:ascii="Calibri" w:hAnsi="Calibri" w:cs="Calibri"/>
        </w:rPr>
        <w:t xml:space="preserve">the rapid, large-scale transmission of H5N1 from wild birds to poultry flocks and farm animals. </w:t>
      </w:r>
      <w:r w:rsidR="00823DE6" w:rsidRPr="006F7B09">
        <w:rPr>
          <w:rFonts w:ascii="Calibri" w:hAnsi="Calibri" w:cs="Calibri"/>
        </w:rPr>
        <w:t xml:space="preserve">A study on </w:t>
      </w:r>
      <w:r w:rsidR="00610968" w:rsidRPr="006F7B09">
        <w:rPr>
          <w:rFonts w:ascii="Calibri" w:hAnsi="Calibri" w:cs="Calibri"/>
        </w:rPr>
        <w:t xml:space="preserve">HPAI outbreaks in </w:t>
      </w:r>
      <w:r w:rsidR="00823DE6" w:rsidRPr="006F7B09">
        <w:rPr>
          <w:rFonts w:ascii="Calibri" w:hAnsi="Calibri" w:cs="Calibri"/>
        </w:rPr>
        <w:t xml:space="preserve">Europe </w:t>
      </w:r>
      <w:r w:rsidR="005806A2" w:rsidRPr="006F7B09">
        <w:rPr>
          <w:rFonts w:ascii="Calibri" w:hAnsi="Calibri" w:cs="Calibri"/>
        </w:rPr>
        <w:fldChar w:fldCharType="begin"/>
      </w:r>
      <w:r w:rsidR="00592202">
        <w:rPr>
          <w:rFonts w:ascii="Calibri" w:hAnsi="Calibri" w:cs="Calibri"/>
        </w:rPr>
        <w:instrText xml:space="preserve"> ADDIN ZOTERO_ITEM CSL_CITATION {"citationID":"iNrlyLhE","properties":{"formattedCitation":"(Opata et al., 2025)","plainCitation":"(Opata et al., 2025)","noteIndex":0},"citationItems":[{"id":1035,"uris":["http://zotero.org/users/3737837/items/3JJQYLKS"],"itemData":{"id":1035,"type":"article-journal","abstract":"Avian Influenza (AI) outbreaks are on an increasing trajectory. This disease carries a substantial economic burden, resulting in considerable losses to farmers with profound impacts on economies. As the outbreaks continue in birds and other unusual host species, further virus evolution and spillover to humans’ risk is anticipated to grow and potentially involve into new pandemics. Despite this, the underlying drivers of the outbreaks remain elusive. We develop machine learning models capable of predicting HPAI events in Europe dynamically uncovering the critical determinants of their onset. Temperature, water index, vegetation index, and poultry density play pivotal roles, with their importance coming into play at different times of the year. Temperature, water index, and vegetation index are important in the ecology of pathogen transmission as well as environmental ecological processes while water index determines how birds aggregate at different locations depending on the season of the year. Combining these drivers, the outbreak pattern is predicted with an accuracy of 94% for model two (M2). A true out of sample with the same model yielded 88% accuracy highlighting its predicting capability. These insights lay a robust foundation for elucidating the intricate landscape of AI outbreaks, offering valuable insights for proactive preventive interventions to mitigate spillover.","container-title":"Scientific Reports","DOI":"10.1038/s41598-025-04624-x","ISSN":"2045-2322","issue":"1","journalAbbreviation":"Sci Rep","language":"en","license":"2025 The Author(s)","page":"20286","publisher":"Nature Publishing Group","source":"www.nature.com","title":"Predictiveness and drivers of highly pathogenic avian influenza outbreaks in Europe","volume":"15","author":[{"family":"Opata","given":"Michael Rogo"},{"family":"Lavarello-Schettini","given":"Andrea"},{"family":"Semenza","given":"Jan C."},{"family":"Rocklöv","given":"Joacim"}],"issued":{"date-parts":[["2025",7,17]]}}}],"schema":"https://github.com/citation-style-language/schema/raw/master/csl-citation.json"} </w:instrText>
      </w:r>
      <w:r w:rsidR="005806A2" w:rsidRPr="006F7B09">
        <w:rPr>
          <w:rFonts w:ascii="Calibri" w:hAnsi="Calibri" w:cs="Calibri"/>
        </w:rPr>
        <w:fldChar w:fldCharType="separate"/>
      </w:r>
      <w:r w:rsidR="00020181" w:rsidRPr="006F7B09">
        <w:rPr>
          <w:rFonts w:ascii="Calibri" w:hAnsi="Calibri" w:cs="Calibri"/>
          <w:noProof/>
        </w:rPr>
        <w:t>(Opata et al., 2025)</w:t>
      </w:r>
      <w:r w:rsidR="005806A2" w:rsidRPr="006F7B09">
        <w:rPr>
          <w:rFonts w:ascii="Calibri" w:hAnsi="Calibri" w:cs="Calibri"/>
        </w:rPr>
        <w:fldChar w:fldCharType="end"/>
      </w:r>
      <w:r w:rsidR="00020181" w:rsidRPr="006F7B09">
        <w:rPr>
          <w:rFonts w:ascii="Calibri" w:hAnsi="Calibri" w:cs="Calibri"/>
        </w:rPr>
        <w:t xml:space="preserve"> </w:t>
      </w:r>
      <w:r w:rsidR="00D46152" w:rsidRPr="006F7B09">
        <w:rPr>
          <w:rFonts w:ascii="Calibri" w:hAnsi="Calibri" w:cs="Calibri"/>
        </w:rPr>
        <w:t>reported associations</w:t>
      </w:r>
      <w:r w:rsidR="00601918" w:rsidRPr="006F7B09">
        <w:rPr>
          <w:rFonts w:ascii="Calibri" w:hAnsi="Calibri" w:cs="Calibri"/>
        </w:rPr>
        <w:t xml:space="preserve"> </w:t>
      </w:r>
      <w:r w:rsidR="00610968" w:rsidRPr="006F7B09">
        <w:rPr>
          <w:rFonts w:ascii="Calibri" w:hAnsi="Calibri" w:cs="Calibri"/>
        </w:rPr>
        <w:t>with</w:t>
      </w:r>
      <w:r w:rsidR="00601918" w:rsidRPr="006F7B09">
        <w:rPr>
          <w:rFonts w:ascii="Calibri" w:hAnsi="Calibri" w:cs="Calibri"/>
        </w:rPr>
        <w:t xml:space="preserve"> </w:t>
      </w:r>
      <w:r w:rsidR="00F97B8C" w:rsidRPr="006F7B09">
        <w:rPr>
          <w:rFonts w:ascii="Calibri" w:hAnsi="Calibri" w:cs="Calibri"/>
        </w:rPr>
        <w:t xml:space="preserve">colder </w:t>
      </w:r>
      <w:r w:rsidR="00D46152" w:rsidRPr="006F7B09">
        <w:rPr>
          <w:rFonts w:ascii="Calibri" w:hAnsi="Calibri" w:cs="Calibri"/>
        </w:rPr>
        <w:t xml:space="preserve">fall </w:t>
      </w:r>
      <w:r w:rsidR="009E0B69" w:rsidRPr="006F7B09">
        <w:rPr>
          <w:rFonts w:ascii="Calibri" w:hAnsi="Calibri" w:cs="Calibri"/>
        </w:rPr>
        <w:t>temperature</w:t>
      </w:r>
      <w:r w:rsidR="00F97B8C" w:rsidRPr="006F7B09">
        <w:rPr>
          <w:rFonts w:ascii="Calibri" w:hAnsi="Calibri" w:cs="Calibri"/>
        </w:rPr>
        <w:t>s and high poultry density, while</w:t>
      </w:r>
      <w:r w:rsidR="00C3180E" w:rsidRPr="006F7B09">
        <w:rPr>
          <w:rFonts w:ascii="Calibri" w:hAnsi="Calibri" w:cs="Calibri"/>
        </w:rPr>
        <w:t xml:space="preserve"> </w:t>
      </w:r>
      <w:r w:rsidR="004B6928" w:rsidRPr="006F7B09">
        <w:rPr>
          <w:rFonts w:ascii="Calibri" w:hAnsi="Calibri" w:cs="Calibri"/>
        </w:rPr>
        <w:t xml:space="preserve">low </w:t>
      </w:r>
      <w:ins w:id="239" w:author="Mooney, Fintan" w:date="2026-01-08T12:42:00Z" w16du:dateUtc="2026-01-08T17:42:00Z">
        <w:r w:rsidR="001B6B84">
          <w:rPr>
            <w:rFonts w:ascii="Calibri" w:hAnsi="Calibri" w:cs="Calibri"/>
          </w:rPr>
          <w:t xml:space="preserve">availability of </w:t>
        </w:r>
      </w:ins>
      <w:r w:rsidR="003B56E0" w:rsidRPr="006F7B09">
        <w:rPr>
          <w:rFonts w:ascii="Calibri" w:hAnsi="Calibri" w:cs="Calibri"/>
        </w:rPr>
        <w:t>winter</w:t>
      </w:r>
      <w:r w:rsidR="004B6928" w:rsidRPr="006F7B09">
        <w:rPr>
          <w:rFonts w:ascii="Calibri" w:hAnsi="Calibri" w:cs="Calibri"/>
        </w:rPr>
        <w:t xml:space="preserve"> water</w:t>
      </w:r>
      <w:r w:rsidR="003B56E0" w:rsidRPr="006F7B09">
        <w:rPr>
          <w:rFonts w:ascii="Calibri" w:hAnsi="Calibri" w:cs="Calibri"/>
        </w:rPr>
        <w:t xml:space="preserve"> and vegetation </w:t>
      </w:r>
      <w:del w:id="240" w:author="Mooney, Fintan" w:date="2026-01-08T12:42:00Z" w16du:dateUtc="2026-01-08T17:42:00Z">
        <w:r w:rsidR="003B56E0" w:rsidRPr="006F7B09" w:rsidDel="001B6B84">
          <w:rPr>
            <w:rFonts w:ascii="Calibri" w:hAnsi="Calibri" w:cs="Calibri"/>
          </w:rPr>
          <w:delText>availability</w:delText>
        </w:r>
        <w:r w:rsidR="004B6928" w:rsidRPr="006F7B09" w:rsidDel="001B6B84">
          <w:rPr>
            <w:rFonts w:ascii="Calibri" w:hAnsi="Calibri" w:cs="Calibri"/>
          </w:rPr>
          <w:delText xml:space="preserve"> </w:delText>
        </w:r>
      </w:del>
      <w:r w:rsidR="003B56E0" w:rsidRPr="006F7B09">
        <w:rPr>
          <w:rFonts w:ascii="Calibri" w:hAnsi="Calibri" w:cs="Calibri"/>
        </w:rPr>
        <w:t>showed protective effects</w:t>
      </w:r>
      <w:r w:rsidR="004B6928" w:rsidRPr="006F7B09">
        <w:rPr>
          <w:rFonts w:ascii="Calibri" w:hAnsi="Calibri" w:cs="Calibri"/>
        </w:rPr>
        <w:t xml:space="preserve">. </w:t>
      </w:r>
      <w:r w:rsidR="00163296" w:rsidRPr="006F7B09">
        <w:rPr>
          <w:rFonts w:ascii="Calibri" w:hAnsi="Calibri" w:cs="Calibri"/>
        </w:rPr>
        <w:t>Influenza viruses are known to survive longer</w:t>
      </w:r>
      <w:ins w:id="241" w:author="Mooney, Fintan" w:date="2026-01-15T14:39:00Z" w16du:dateUtc="2026-01-15T19:39:00Z">
        <w:r w:rsidR="00273622">
          <w:rPr>
            <w:rFonts w:ascii="Calibri" w:hAnsi="Calibri" w:cs="Calibri"/>
          </w:rPr>
          <w:t xml:space="preserve"> outside the the</w:t>
        </w:r>
      </w:ins>
      <w:ins w:id="242" w:author="Mooney, Fintan" w:date="2026-01-15T14:40:00Z" w16du:dateUtc="2026-01-15T19:40:00Z">
        <w:r w:rsidR="00273622">
          <w:rPr>
            <w:rFonts w:ascii="Calibri" w:hAnsi="Calibri" w:cs="Calibri"/>
          </w:rPr>
          <w:t>ir host</w:t>
        </w:r>
      </w:ins>
      <w:r w:rsidR="00163296" w:rsidRPr="006F7B09">
        <w:rPr>
          <w:rFonts w:ascii="Calibri" w:hAnsi="Calibri" w:cs="Calibri"/>
        </w:rPr>
        <w:t xml:space="preserve"> in cold</w:t>
      </w:r>
      <w:ins w:id="243" w:author="Mooney, Fintan" w:date="2026-01-15T14:19:00Z" w16du:dateUtc="2026-01-15T19:19:00Z">
        <w:r w:rsidR="00633A2C">
          <w:rPr>
            <w:rFonts w:ascii="Calibri" w:hAnsi="Calibri" w:cs="Calibri"/>
          </w:rPr>
          <w:t xml:space="preserve"> environmental </w:t>
        </w:r>
      </w:ins>
      <w:del w:id="244" w:author="Mooney, Fintan" w:date="2026-01-15T14:19:00Z" w16du:dateUtc="2026-01-15T19:19:00Z">
        <w:r w:rsidR="00163296" w:rsidRPr="006F7B09" w:rsidDel="00633A2C">
          <w:rPr>
            <w:rFonts w:ascii="Calibri" w:hAnsi="Calibri" w:cs="Calibri"/>
          </w:rPr>
          <w:delText xml:space="preserve">er </w:delText>
        </w:r>
      </w:del>
      <w:r w:rsidR="00DD4150" w:rsidRPr="006F7B09">
        <w:rPr>
          <w:rFonts w:ascii="Calibri" w:hAnsi="Calibri" w:cs="Calibri"/>
        </w:rPr>
        <w:t>conditions</w:t>
      </w:r>
      <w:ins w:id="245" w:author="Mooney, Fintan" w:date="2026-01-15T13:22:00Z" w16du:dateUtc="2026-01-15T18:22:00Z">
        <w:r w:rsidR="00EB7E52">
          <w:rPr>
            <w:rFonts w:ascii="Calibri" w:hAnsi="Calibri" w:cs="Calibri"/>
          </w:rPr>
          <w:t xml:space="preserve"> </w:t>
        </w:r>
      </w:ins>
      <w:r w:rsidR="007A0F40">
        <w:rPr>
          <w:rFonts w:ascii="Calibri" w:hAnsi="Calibri" w:cs="Calibri"/>
        </w:rPr>
        <w:fldChar w:fldCharType="begin"/>
      </w:r>
      <w:r w:rsidR="00F60672">
        <w:rPr>
          <w:rFonts w:ascii="Calibri" w:hAnsi="Calibri" w:cs="Calibri"/>
        </w:rPr>
        <w:instrText xml:space="preserve"> ADDIN ZOTERO_ITEM CSL_CITATION {"citationID":"peT8YitR","properties":{"formattedCitation":"(Islam et al., 2023; Liu et al., 2007; Opata et al., 2025; Shoham et al., 2012)","plainCitation":"(Islam et al., 2023; Liu et al., 2007; Opata et al., 2025; Shoham et al., 2012)","noteIndex":0},"citationItems":[{"id":1105,"uris":["http://zotero.org/users/3737837/items/MNK2RF4B"],"itemData":{"id":1105,"type":"article-journal","abstract":"High Pathogenicity Avian Influenza (HPAI) H5N1 outbreaks continue to wreak havoc on the global poultry industry and threaten the health of wild bird populations, with sporadic spillover in humans and other mammals, resulting in widespread calls to vaccinate poultry. Bangladesh has been vaccinating poultry since 2012, presenting a prime opportunity to study the effects of vaccination on HPAI H5N1circulation in both poultry and wild birds. We investigated the efficacy of vaccinating commercial poultry against HPAI H5N1 along with climatic and socio-economic factors considered potential drivers of HPAI H5N1 outbreak risk in Bangladesh. Using a multivariate modeling approach, we estimated that the rate of outbreaks was 18 times higher before compared to after vaccination, with winter months having a three times higher chance of outbreaks than summer months. Variables resulting in small but significant increases in outbreak rate were relatively low ambient temperatures for the time of year, literacy rate, chicken and duck density, crop density, and presence of highways; this may be attributable to low temperatures supporting viral survival outside the host, higher literacy driving reporting rate, density of the host reservoir, and spread of the virus through increased connectivity. Despite the substantial impact of vaccination on outbreaks, we note that HPAI H5N1 is still enzootic in Bangladesh; vaccinated poultry flocks have high rates of H5N1 prevalence, and spillover to wild birds has increased. Vaccination in Bangladesh thus bears the risk of supporting “silent spread,” where the vaccine only provides protection against disease and not also infection. Our findings underscore that poultry vaccination can be part of holistic HPAI mitigation strategies when accompanied by monitoring to avoid silent spread.","container-title":"One Health","DOI":"10.1016/j.onehlt.2023.100655","ISSN":"2352-7714","journalAbbreviation":"One Health","page":"100655","source":"ScienceDirect","title":"The role of vaccination and environmental factors on outbreaks of high pathogenicity avian influenza H5N1 in Bangladesh","volume":"17","author":[{"family":"Islam","given":"Ariful"},{"family":"Munro","given":"Sarah"},{"family":"Hassan","given":"Mohammad Mahmudul"},{"family":"Epstein","given":"Jonathan H."},{"family":"Klaassen","given":"Marcel"}],"issued":{"date-parts":[["2023",12,1]]}}},{"id":1107,"uris":["http://zotero.org/users/3737837/items/9JZ288JE"],"itemData":{"id":1107,"type":"article-journal","abstract":"Global influenza surveillance is one of the most effective strategies for containing outbreaks and preparing for a possible pandemic influenza. Since the end of 2003, highly pathogenic avian influenza viruses (HPAI) H5N1 have caused many outbreaks in poultries and wild birds from East Asia and have spread to at least 48 countries. For such a fast and wide-spreading virulent pathogen, prediction based on changes of micro- and macro-environment has rarely been evaluated. In this study, we are developing a new climatic approach by investigating the conditions that occurred before the H5N1 avian influenza outbreaks for early predicting future HPAI outbreaks and preventing pandemic disasters. The results show a temperature drop shortly before these outbreaks in birds in each of the Eurasian regions stricken in 2005 and 2006. Dust storms, like those that struck near China's Lake Qinghai around May 4, 2005, exacerbated the spread of this HPAI H5N1 virus, causing the deaths of a record number of wild birds and triggering the subsequent spread of H5N1. Weather monitoring could play an important role in the early warning of outbreaks of this potentially dangerous virus.","container-title":"PLOS ONE","DOI":"10.1371/journal.pone.0000191","ISSN":"1932-6203","issue":"2","journalAbbreviation":"PLOS ONE","language":"en","page":"e191","publisher":"Public Library of Science","source":"PLoS Journals","title":"Temperature Drops and the Onset of Severe Avian Influenza A H5N1 Virus Outbreaks","volume":"2","author":[{"family":"Liu","given":"Chung-Ming"},{"family":"Lin","given":"Shu-Hua"},{"family":"Chen","given":"Ying-Chen"},{"family":"Lin","given":"Katherine Chun-Min"},{"family":"Wu","given":"Tsung-Shu Joseph"},{"family":"King","given":"Chwan-Chuen"}],"issued":{"date-parts":[["2007",2,7]]}}},{"id":1035,"uris":["http://zotero.org/users/3737837/items/3JJQYLKS"],"itemData":{"id":1035,"type":"article-journal","abstract":"Avian Influenza (AI) outbreaks are on an increasing trajectory. This disease carries a substantial economic burden, resulting in considerable losses to farmers with profound impacts on economies. As the outbreaks continue in birds and other unusual host species, further virus evolution and spillover to humans’ risk is anticipated to grow and potentially involve into new pandemics. Despite this, the underlying drivers of the outbreaks remain elusive. We develop machine learning models capable of predicting HPAI events in Europe dynamically uncovering the critical determinants of their onset. Temperature, water index, vegetation index, and poultry density play pivotal roles, with their importance coming into play at different times of the year. Temperature, water index, and vegetation index are important in the ecology of pathogen transmission as well as environmental ecological processes while water index determines how birds aggregate at different locations depending on the season of the year. Combining these drivers, the outbreak pattern is predicted with an accuracy of 94% for model two (M2). A true out of sample with the same model yielded 88% accuracy highlighting its predicting capability. These insights lay a robust foundation for elucidating the intricate landscape of AI outbreaks, offering valuable insights for proactive preventive interventions to mitigate spillover.","container-title":"Scientific Reports","DOI":"10.1038/s41598-025-04624-x","ISSN":"2045-2322","issue":"1","journalAbbreviation":"Sci Rep","language":"en","license":"2025 The Author(s)","page":"20286","publisher":"Nature Publishing Group","source":"www.nature.com","title":"Predictiveness and drivers of highly pathogenic avian influenza outbreaks in Europe","volume":"15","author":[{"family":"Opata","given":"Michael Rogo"},{"family":"Lavarello-Schettini","given":"Andrea"},{"family":"Semenza","given":"Jan C."},{"family":"Rocklöv","given":"Joacim"}],"issued":{"date-parts":[["2025",7,17]]}}},{"id":1109,"uris":["http://zotero.org/users/3737837/items/CFTRA798"],"itemData":{"id":1109,"type":"article-journal","abstract":"Background. This study investigates the viable persistence of avian influenza viruses (AIVs) in various types of artificially frozen environmental water and evaluates the feasibility of similar occur...","DOI":"10.1155/2012/912326","issue":"1","language":"en","page":"11","publisher":"Influenza Research and Treatment","section":"912326","source":"onlinelibrary.wiley.com","title":"Persistence of Avian Influenza Viruses in Various Artificially Frozen Environmental Water Types","volume":"2012","author":[{"family":"Shoham","given":"Dany"},{"family":"Jahangir","given":"Alam"},{"family":"Ruenphet","given":"Sakchai"},{"family":"Takehara","given":"Kazuaki"}],"issued":{"date-parts":[["2012"]]}}}],"schema":"https://github.com/citation-style-language/schema/raw/master/csl-citation.json"} </w:instrText>
      </w:r>
      <w:r w:rsidR="007A0F40">
        <w:rPr>
          <w:rFonts w:ascii="Calibri" w:hAnsi="Calibri" w:cs="Calibri"/>
        </w:rPr>
        <w:fldChar w:fldCharType="separate"/>
      </w:r>
      <w:r w:rsidR="00F60672">
        <w:rPr>
          <w:rFonts w:ascii="Calibri" w:hAnsi="Calibri" w:cs="Calibri"/>
          <w:noProof/>
        </w:rPr>
        <w:t>(Islam et al., 2023; Liu et al., 2007; Opata et al., 2025; Shoham et al., 2012)</w:t>
      </w:r>
      <w:r w:rsidR="007A0F40">
        <w:rPr>
          <w:rFonts w:ascii="Calibri" w:hAnsi="Calibri" w:cs="Calibri"/>
        </w:rPr>
        <w:fldChar w:fldCharType="end"/>
      </w:r>
      <w:ins w:id="246" w:author="Mooney, Fintan" w:date="2026-01-15T15:05:00Z" w16du:dateUtc="2026-01-15T20:05:00Z">
        <w:r w:rsidR="00234061">
          <w:rPr>
            <w:rFonts w:ascii="Calibri" w:hAnsi="Calibri" w:cs="Calibri"/>
          </w:rPr>
          <w:t>. E</w:t>
        </w:r>
      </w:ins>
      <w:ins w:id="247" w:author="Mooney, Fintan" w:date="2026-01-15T13:18:00Z" w16du:dateUtc="2026-01-15T18:18:00Z">
        <w:r w:rsidR="00E30C72">
          <w:rPr>
            <w:rFonts w:ascii="Calibri" w:hAnsi="Calibri" w:cs="Calibri"/>
          </w:rPr>
          <w:t>merging HPAI strains</w:t>
        </w:r>
      </w:ins>
      <w:ins w:id="248" w:author="Mooney, Fintan" w:date="2026-01-15T15:05:00Z" w16du:dateUtc="2026-01-15T20:05:00Z">
        <w:r w:rsidR="00234061">
          <w:rPr>
            <w:rFonts w:ascii="Calibri" w:hAnsi="Calibri" w:cs="Calibri"/>
          </w:rPr>
          <w:t xml:space="preserve"> in particular</w:t>
        </w:r>
      </w:ins>
      <w:ins w:id="249" w:author="Mooney, Fintan" w:date="2026-01-15T12:54:00Z" w16du:dateUtc="2026-01-15T17:54:00Z">
        <w:r w:rsidR="000854E0">
          <w:rPr>
            <w:rFonts w:ascii="Calibri" w:hAnsi="Calibri" w:cs="Calibri"/>
          </w:rPr>
          <w:t xml:space="preserve"> </w:t>
        </w:r>
      </w:ins>
      <w:ins w:id="250" w:author="Mooney, Fintan" w:date="2026-01-15T13:06:00Z" w16du:dateUtc="2026-01-15T18:06:00Z">
        <w:r w:rsidR="00E70ED8">
          <w:rPr>
            <w:rFonts w:ascii="Calibri" w:hAnsi="Calibri" w:cs="Calibri"/>
          </w:rPr>
          <w:t xml:space="preserve">can </w:t>
        </w:r>
      </w:ins>
      <w:ins w:id="251" w:author="Mooney, Fintan" w:date="2026-01-15T15:06:00Z" w16du:dateUtc="2026-01-15T20:06:00Z">
        <w:r w:rsidR="00373583">
          <w:rPr>
            <w:rFonts w:ascii="Calibri" w:hAnsi="Calibri" w:cs="Calibri"/>
          </w:rPr>
          <w:t>persist</w:t>
        </w:r>
      </w:ins>
      <w:ins w:id="252" w:author="Mooney, Fintan" w:date="2026-01-15T13:01:00Z" w16du:dateUtc="2026-01-15T18:01:00Z">
        <w:r w:rsidR="004444F8">
          <w:rPr>
            <w:rFonts w:ascii="Calibri" w:hAnsi="Calibri" w:cs="Calibri"/>
          </w:rPr>
          <w:t xml:space="preserve"> </w:t>
        </w:r>
      </w:ins>
      <w:ins w:id="253" w:author="Mooney, Fintan" w:date="2026-01-15T12:57:00Z" w16du:dateUtc="2026-01-15T17:57:00Z">
        <w:r w:rsidR="00BA7384">
          <w:rPr>
            <w:rFonts w:ascii="Calibri" w:hAnsi="Calibri" w:cs="Calibri"/>
          </w:rPr>
          <w:t xml:space="preserve">in critical </w:t>
        </w:r>
        <w:r w:rsidR="004F1E13">
          <w:rPr>
            <w:rFonts w:ascii="Calibri" w:hAnsi="Calibri" w:cs="Calibri"/>
          </w:rPr>
          <w:t>routes of infection</w:t>
        </w:r>
      </w:ins>
      <w:ins w:id="254" w:author="Mooney, Fintan" w:date="2026-01-15T15:06:00Z" w16du:dateUtc="2026-01-15T20:06:00Z">
        <w:r w:rsidR="00373583">
          <w:rPr>
            <w:rFonts w:ascii="Calibri" w:hAnsi="Calibri" w:cs="Calibri"/>
          </w:rPr>
          <w:t xml:space="preserve">: up to 8 weeks in </w:t>
        </w:r>
      </w:ins>
      <w:ins w:id="255" w:author="Mooney, Fintan" w:date="2026-01-15T13:20:00Z" w16du:dateUtc="2026-01-15T18:20:00Z">
        <w:r w:rsidR="00D2469E">
          <w:rPr>
            <w:rFonts w:ascii="Calibri" w:hAnsi="Calibri" w:cs="Calibri"/>
          </w:rPr>
          <w:t xml:space="preserve">wet and dry </w:t>
        </w:r>
      </w:ins>
      <w:ins w:id="256" w:author="Mooney, Fintan" w:date="2026-01-15T12:58:00Z" w16du:dateUtc="2026-01-15T17:58:00Z">
        <w:r w:rsidR="00E763F8">
          <w:rPr>
            <w:rFonts w:ascii="Calibri" w:hAnsi="Calibri" w:cs="Calibri"/>
          </w:rPr>
          <w:t>feces</w:t>
        </w:r>
      </w:ins>
      <w:ins w:id="257" w:author="Mooney, Fintan" w:date="2026-01-15T12:55:00Z" w16du:dateUtc="2026-01-15T17:55:00Z">
        <w:r w:rsidR="000854E0">
          <w:rPr>
            <w:rFonts w:ascii="Calibri" w:hAnsi="Calibri" w:cs="Calibri"/>
          </w:rPr>
          <w:t xml:space="preserve"> </w:t>
        </w:r>
      </w:ins>
      <w:ins w:id="258" w:author="Mooney, Fintan" w:date="2026-01-15T15:06:00Z" w16du:dateUtc="2026-01-15T20:06:00Z">
        <w:r w:rsidR="00373583">
          <w:rPr>
            <w:rFonts w:ascii="Calibri" w:hAnsi="Calibri" w:cs="Calibri"/>
          </w:rPr>
          <w:t xml:space="preserve">at </w:t>
        </w:r>
      </w:ins>
      <w:ins w:id="259" w:author="Mooney, Fintan" w:date="2026-01-15T12:55:00Z" w16du:dateUtc="2026-01-15T17:55:00Z">
        <w:r w:rsidR="0055425E">
          <w:rPr>
            <w:rFonts w:ascii="Calibri" w:hAnsi="Calibri" w:cs="Calibri"/>
          </w:rPr>
          <w:t>4</w:t>
        </w:r>
        <w:r w:rsidR="008E70D1">
          <w:rPr>
            <w:rFonts w:ascii="Calibri" w:hAnsi="Calibri" w:cs="Calibri"/>
          </w:rPr>
          <w:t>°</w:t>
        </w:r>
      </w:ins>
      <w:ins w:id="260" w:author="Mooney, Fintan" w:date="2026-01-15T13:21:00Z" w16du:dateUtc="2026-01-15T18:21:00Z">
        <w:r w:rsidR="00D2469E">
          <w:rPr>
            <w:rFonts w:ascii="Calibri" w:hAnsi="Calibri" w:cs="Calibri"/>
          </w:rPr>
          <w:t>C</w:t>
        </w:r>
      </w:ins>
      <w:ins w:id="261" w:author="Mooney, Fintan" w:date="2026-01-15T14:36:00Z" w16du:dateUtc="2026-01-15T19:36:00Z">
        <w:r w:rsidR="00BC3DB2">
          <w:rPr>
            <w:rFonts w:ascii="Calibri" w:hAnsi="Calibri" w:cs="Calibri"/>
          </w:rPr>
          <w:t xml:space="preserve"> </w:t>
        </w:r>
      </w:ins>
      <w:r w:rsidR="00BC3DB2">
        <w:rPr>
          <w:rFonts w:ascii="Calibri" w:hAnsi="Calibri" w:cs="Calibri"/>
        </w:rPr>
        <w:fldChar w:fldCharType="begin"/>
      </w:r>
      <w:r w:rsidR="00BC3DB2">
        <w:rPr>
          <w:rFonts w:ascii="Calibri" w:hAnsi="Calibri" w:cs="Calibri"/>
        </w:rPr>
        <w:instrText xml:space="preserve"> ADDIN ZOTERO_ITEM CSL_CITATION {"citationID":"8AprNYqO","properties":{"formattedCitation":"(Kurmi et al., 2013)","plainCitation":"(Kurmi et al., 2013)","noteIndex":0},"citationItems":[{"id":1099,"uris":["http://zotero.org/users/3737837/items/JS2C6FE5"],"itemData":{"id":1099,"type":"article-journal","abstract":"Highly pathogenic avian Influenza (HPAI) is an important zoonotic disease and is becoming a great threat to poultry industry. India has experienced continual outbreaks of H5N1 HPAI virus since February, 2006 especially in Eastern India. Survivability in poultry faeces is an important determinant in evaluating the persistence of the virus in the poultry sheds and their vicinity. In this paper, survivability of Indian H5N1 HPAI virus in dry and wet poultry faeces at 42, 37, 24 and 4 °C, respectively is reported. The effect of different temperatures was determined by linear regression model and defined in terms of linear equation. The virus survived up to 18 h at 42 °C, 24 h at 37 °C, 5 days at 24 °C and 8 weeks at 4 °C in dry and wet faeces, respectively. The coefficients of determination (R2) values for dry and wet faeces revealed that the difference in viral persistence in dry and wet faeces at all temperatures was not very marked. Results of the present study indicated that H5N1 HPAI virus may remain viable for extended periods of time in faeces at low temperatures and may act as a long term source of influenza virus in the environment.","container-title":"Indian Journal of Virology","DOI":"10.1007/s13337-013-0135-2","ISSN":"0974-0120","issue":"2","journalAbbreviation":"Indian J. Virol.","language":"en","page":"272-277","source":"Springer Link","title":"Survivability of Highly Pathogenic Avian Influenza H5N1 Virus in Poultry Faeces at Different Temperatures","volume":"24","author":[{"family":"Kurmi","given":"Baleshwari"},{"family":"Murugkar","given":"H. V."},{"family":"Nagarajan","given":"S."},{"family":"Tosh","given":"C."},{"family":"Dubey","given":"S. C."},{"family":"Kumar","given":"Manoj"}],"issued":{"date-parts":[["2013",9,1]]}}}],"schema":"https://github.com/citation-style-language/schema/raw/master/csl-citation.json"} </w:instrText>
      </w:r>
      <w:r w:rsidR="00BC3DB2">
        <w:rPr>
          <w:rFonts w:ascii="Calibri" w:hAnsi="Calibri" w:cs="Calibri"/>
        </w:rPr>
        <w:fldChar w:fldCharType="separate"/>
      </w:r>
      <w:r w:rsidR="00BC3DB2">
        <w:rPr>
          <w:rFonts w:ascii="Calibri" w:hAnsi="Calibri" w:cs="Calibri"/>
          <w:noProof/>
        </w:rPr>
        <w:t>(Kurmi et al., 2013)</w:t>
      </w:r>
      <w:r w:rsidR="00BC3DB2">
        <w:rPr>
          <w:rFonts w:ascii="Calibri" w:hAnsi="Calibri" w:cs="Calibri"/>
        </w:rPr>
        <w:fldChar w:fldCharType="end"/>
      </w:r>
      <w:ins w:id="262" w:author="Mooney, Fintan" w:date="2026-01-15T13:19:00Z" w16du:dateUtc="2026-01-15T18:19:00Z">
        <w:r w:rsidR="009A0D81">
          <w:rPr>
            <w:rFonts w:ascii="Calibri" w:hAnsi="Calibri" w:cs="Calibri"/>
          </w:rPr>
          <w:t>;</w:t>
        </w:r>
      </w:ins>
      <w:ins w:id="263" w:author="Mooney, Fintan" w:date="2026-01-15T12:56:00Z" w16du:dateUtc="2026-01-15T17:56:00Z">
        <w:r w:rsidR="008E70D1">
          <w:rPr>
            <w:rFonts w:ascii="Calibri" w:hAnsi="Calibri" w:cs="Calibri"/>
          </w:rPr>
          <w:t xml:space="preserve"> </w:t>
        </w:r>
      </w:ins>
      <w:ins w:id="264" w:author="Mooney, Fintan" w:date="2026-01-15T14:30:00Z" w16du:dateUtc="2026-01-15T19:30:00Z">
        <w:r w:rsidR="00E15EC2">
          <w:rPr>
            <w:rFonts w:ascii="Calibri" w:hAnsi="Calibri" w:cs="Calibri"/>
          </w:rPr>
          <w:t>up to 19.2 days</w:t>
        </w:r>
      </w:ins>
      <w:ins w:id="265" w:author="Mooney, Fintan" w:date="2026-01-15T14:32:00Z" w16du:dateUtc="2026-01-15T19:32:00Z">
        <w:r w:rsidR="00EA1650">
          <w:rPr>
            <w:rFonts w:ascii="Calibri" w:hAnsi="Calibri" w:cs="Calibri"/>
          </w:rPr>
          <w:t xml:space="preserve"> in surface water at </w:t>
        </w:r>
        <w:r w:rsidR="00A37593">
          <w:rPr>
            <w:rFonts w:ascii="Calibri" w:hAnsi="Calibri" w:cs="Calibri"/>
          </w:rPr>
          <w:t>10°C</w:t>
        </w:r>
      </w:ins>
      <w:ins w:id="266" w:author="Mooney, Fintan" w:date="2026-01-15T14:33:00Z" w16du:dateUtc="2026-01-15T19:33:00Z">
        <w:r w:rsidR="00910D88">
          <w:rPr>
            <w:rFonts w:ascii="Calibri" w:hAnsi="Calibri" w:cs="Calibri"/>
          </w:rPr>
          <w:t xml:space="preserve"> </w:t>
        </w:r>
      </w:ins>
      <w:r w:rsidR="00910D88">
        <w:rPr>
          <w:rFonts w:ascii="Calibri" w:hAnsi="Calibri" w:cs="Calibri"/>
        </w:rPr>
        <w:fldChar w:fldCharType="begin"/>
      </w:r>
      <w:r w:rsidR="00C54B4D">
        <w:rPr>
          <w:rFonts w:ascii="Calibri" w:hAnsi="Calibri" w:cs="Calibri"/>
        </w:rPr>
        <w:instrText xml:space="preserve"> ADDIN ZOTERO_ITEM CSL_CITATION {"citationID":"2VjhHXBb","properties":{"formattedCitation":"(Keeler et al., 2014)","plainCitation":"(Keeler et al., 2014)","noteIndex":0},"citationItems":[{"id":1111,"uris":["http://zotero.org/users/3737837/items/N7JYPRCH"],"itemData":{"id":1111,"type":"article-journal","abstract":"Avian influenza (AI) virus can remain infectious in water for months, and virus-contaminated surface water is considered to be a source of infection within wild waterfowl populations. Previous work has characterized the effects of pH, salinity, and temperature on viral persistence in water, but most of that work was done with modified distilled water. The objective of this study was to identify the abiotic factors that influence the duration of AI virus persistence in natural surface water. Surface water samples were collected from 38 waterfowl habitats distributed across the United States. Samples were submitted to the U.S. Geological Survey National Water Quality Laboratory for chemical analysis and the University of Georgia for viral reduction time analysis. Samples were filtered with 0.22-μm filters, and the durations of persistence of three wild-bird-derived influenza A viruses within each water sample at 10, 17, and 28°C were determined. The effects of the surface water physicochemical factors on the duration of AI viral persistence in laboratory experiments were evaluated by multivariable linear regression with robust standard errors. The duration of AI virus persistence was determined to be longest in filtered surface water with a low temperature (&lt;17°C), a neutral-to-basic pH (7.0 to 8.5), low salinity (&lt;0.5 ppt), and a low ammonia concentration (&lt;0.5 mg/liter). Our results also highlighted potential strain-related variation in the stability of AI virus in surface water. These results bring us closer to being able to predict the duration of AI virus persistence in surface water of waterfowl habitats.","container-title":"Applied and Environmental Microbiology","DOI":"10.1128/AEM.03790-13","ISSN":"0099-2240","issue":"9","journalAbbreviation":"Appl Environ Microbiol","page":"2910-2917","PMID":"24584247","PMCID":"PMC3993280","source":"PubMed Central","title":"Abiotic Factors Affecting the Persistence of Avian Influenza Virus in Surface Waters of Waterfowl Habitats","volume":"80","author":[{"family":"Keeler","given":"Shamus P."},{"family":"Dalton","given":"Melinda S."},{"family":"Cressler","given":"Alan M."},{"family":"Berghaus","given":"Roy D."},{"family":"Stallknecht","given":"David E."}],"issued":{"date-parts":[["2014",5]]}}}],"schema":"https://github.com/citation-style-language/schema/raw/master/csl-citation.json"} </w:instrText>
      </w:r>
      <w:r w:rsidR="00910D88">
        <w:rPr>
          <w:rFonts w:ascii="Calibri" w:hAnsi="Calibri" w:cs="Calibri"/>
        </w:rPr>
        <w:fldChar w:fldCharType="separate"/>
      </w:r>
      <w:r w:rsidR="00C54B4D">
        <w:rPr>
          <w:rFonts w:ascii="Calibri" w:hAnsi="Calibri" w:cs="Calibri"/>
          <w:noProof/>
        </w:rPr>
        <w:t>(Keeler et al., 2014)</w:t>
      </w:r>
      <w:r w:rsidR="00910D88">
        <w:rPr>
          <w:rFonts w:ascii="Calibri" w:hAnsi="Calibri" w:cs="Calibri"/>
        </w:rPr>
        <w:fldChar w:fldCharType="end"/>
      </w:r>
      <w:ins w:id="267" w:author="Mooney, Fintan" w:date="2026-01-15T14:31:00Z" w16du:dateUtc="2026-01-15T19:31:00Z">
        <w:r w:rsidR="00E15EC2">
          <w:rPr>
            <w:rFonts w:ascii="Calibri" w:hAnsi="Calibri" w:cs="Calibri"/>
          </w:rPr>
          <w:t xml:space="preserve">; and, </w:t>
        </w:r>
      </w:ins>
      <w:ins w:id="268" w:author="Mooney, Fintan" w:date="2026-01-15T14:36:00Z" w16du:dateUtc="2026-01-15T19:36:00Z">
        <w:r w:rsidR="004F3440">
          <w:rPr>
            <w:rFonts w:ascii="Calibri" w:hAnsi="Calibri" w:cs="Calibri"/>
          </w:rPr>
          <w:t xml:space="preserve">up to 20 days in rain water </w:t>
        </w:r>
      </w:ins>
      <w:ins w:id="269" w:author="Mooney, Fintan" w:date="2026-01-15T15:06:00Z" w16du:dateUtc="2026-01-15T20:06:00Z">
        <w:r w:rsidR="00781B21">
          <w:rPr>
            <w:rFonts w:ascii="Calibri" w:hAnsi="Calibri" w:cs="Calibri"/>
          </w:rPr>
          <w:t xml:space="preserve">or </w:t>
        </w:r>
      </w:ins>
      <w:ins w:id="270" w:author="Mooney, Fintan" w:date="2026-01-15T14:36:00Z" w16du:dateUtc="2026-01-15T19:36:00Z">
        <w:r w:rsidR="004F3440">
          <w:rPr>
            <w:rFonts w:ascii="Calibri" w:hAnsi="Calibri" w:cs="Calibri"/>
          </w:rPr>
          <w:t xml:space="preserve">7 days in lake </w:t>
        </w:r>
      </w:ins>
      <w:ins w:id="271" w:author="Mooney, Fintan" w:date="2026-01-15T15:06:00Z" w16du:dateUtc="2026-01-15T20:06:00Z">
        <w:r w:rsidR="00781B21">
          <w:rPr>
            <w:rFonts w:ascii="Calibri" w:hAnsi="Calibri" w:cs="Calibri"/>
          </w:rPr>
          <w:t>and</w:t>
        </w:r>
      </w:ins>
      <w:ins w:id="272" w:author="Mooney, Fintan" w:date="2026-01-15T14:36:00Z" w16du:dateUtc="2026-01-15T19:36:00Z">
        <w:r w:rsidR="004F3440">
          <w:rPr>
            <w:rFonts w:ascii="Calibri" w:hAnsi="Calibri" w:cs="Calibri"/>
          </w:rPr>
          <w:t xml:space="preserve"> pond water at</w:t>
        </w:r>
      </w:ins>
      <w:ins w:id="273" w:author="Mooney, Fintan" w:date="2026-01-15T14:31:00Z" w16du:dateUtc="2026-01-15T19:31:00Z">
        <w:r w:rsidR="00E15EC2">
          <w:rPr>
            <w:rFonts w:ascii="Calibri" w:hAnsi="Calibri" w:cs="Calibri"/>
          </w:rPr>
          <w:t xml:space="preserve"> </w:t>
        </w:r>
      </w:ins>
      <w:ins w:id="274" w:author="Mooney, Fintan" w:date="2026-01-15T14:34:00Z" w16du:dateUtc="2026-01-15T19:34:00Z">
        <w:r w:rsidR="004D56C3">
          <w:rPr>
            <w:rFonts w:ascii="Calibri" w:hAnsi="Calibri" w:cs="Calibri"/>
          </w:rPr>
          <w:t>low temperatures</w:t>
        </w:r>
        <w:r w:rsidR="00ED37E2">
          <w:rPr>
            <w:rFonts w:ascii="Calibri" w:hAnsi="Calibri" w:cs="Calibri"/>
          </w:rPr>
          <w:t xml:space="preserve"> (</w:t>
        </w:r>
      </w:ins>
      <w:ins w:id="275" w:author="Mooney, Fintan" w:date="2026-01-15T14:35:00Z" w16du:dateUtc="2026-01-15T19:35:00Z">
        <w:r w:rsidR="00ED37E2">
          <w:rPr>
            <w:rFonts w:ascii="Calibri" w:hAnsi="Calibri" w:cs="Calibri"/>
          </w:rPr>
          <w:t>≤17</w:t>
        </w:r>
        <w:r w:rsidR="000A43C8">
          <w:rPr>
            <w:rFonts w:ascii="Calibri" w:hAnsi="Calibri" w:cs="Calibri"/>
          </w:rPr>
          <w:t>°C)</w:t>
        </w:r>
      </w:ins>
      <w:ins w:id="276" w:author="Mooney, Fintan" w:date="2026-01-15T14:36:00Z" w16du:dateUtc="2026-01-15T19:36:00Z">
        <w:r w:rsidR="004F3440">
          <w:rPr>
            <w:rFonts w:ascii="Calibri" w:hAnsi="Calibri" w:cs="Calibri"/>
          </w:rPr>
          <w:t xml:space="preserve"> </w:t>
        </w:r>
      </w:ins>
      <w:r w:rsidR="004F3440">
        <w:rPr>
          <w:rFonts w:ascii="Calibri" w:hAnsi="Calibri" w:cs="Calibri"/>
        </w:rPr>
        <w:fldChar w:fldCharType="begin"/>
      </w:r>
      <w:r w:rsidR="00BC3DB2">
        <w:rPr>
          <w:rFonts w:ascii="Calibri" w:hAnsi="Calibri" w:cs="Calibri"/>
        </w:rPr>
        <w:instrText xml:space="preserve"> ADDIN ZOTERO_ITEM CSL_CITATION {"citationID":"ZhxPgqGT","properties":{"formattedCitation":"(Horm et al., 2012)","plainCitation":"(Horm et al., 2012)","noteIndex":0},"citationItems":[{"id":1103,"uris":["http://zotero.org/users/3737837/items/VM5D5S9W"],"itemData":{"id":1103,"type":"article-journal","abstract":"Background Very little is known regarding the persistence of Highly Pathogenic Avian Influenza (HPAI) H5N1 viruses in aquatic environments in tropical countries, although environmental materials have been suggested to play a role as reservoirs and sources of transmission for H5N1 viruses. Methodology/Principal Findings The survival of HPAI H5N1 viruses in experimental aquatic biotopes (water, mud, aquatic flora and fauna) relevant to field conditions in Cambodia was investigated. Artificial aquatic biotopes, including simple ones containing only mud and water, and complex biotopes involving the presence of aquatic flora and fauna, were set up. They were experimentally contaminated with H5N1 virus. The persistence of HPAI H5N1 virus (local avian and human isolates) was determined by virus isolation in embryonated chicken eggs and by real-time reverse-polymerase chain reaction. Persistence of infectious virus did not exceed 4 days, and was only identified in rain water. No infectious virus particles were detected in pond and lake water or mud even when high inoculum doses were used. However, viral RNA persisted up to 20 days in rain water and 7 days in pond or lake water. Viral RNA was also detected in mud samples, up to 14 days post-contamination in several cases. Infectious virus and viral RNA was detected in few cases in the aquatic fauna and flora, especially in bivalves and labyrinth fish, although these organisms seemed to be mostly passive carriers of the virus rather than host allowing virus replication. Conclusions/Significance Although several factors for the survival and persistence of HPAI viruses in the environment are still to be elucidated, and are particularly hard to control in laboratory conditions, our results, along with previous data, support the idea that environmental surveillance is of major relevance for avian influenza control programs.","container-title":"PLOS ONE","DOI":"10.1371/journal.pone.0034160","ISSN":"1932-6203","issue":"4","journalAbbreviation":"PLOS ONE","language":"en","page":"e34160","publisher":"Public Library of Science","source":"PLoS Journals","title":"Highly Pathogenic Influenza A(H5N1) Virus Survival in Complex Artificial Aquatic Biotopes","volume":"7","author":[{"family":"Horm","given":"Viseth Srey"},{"family":"Gutiérrez","given":"Ramona A."},{"family":"Nicholls","given":"John M."},{"family":"Buchy","given":"Philippe"}],"issued":{"date-parts":[["2012",4,13]]}}}],"schema":"https://github.com/citation-style-language/schema/raw/master/csl-citation.json"} </w:instrText>
      </w:r>
      <w:r w:rsidR="004F3440">
        <w:rPr>
          <w:rFonts w:ascii="Calibri" w:hAnsi="Calibri" w:cs="Calibri"/>
        </w:rPr>
        <w:fldChar w:fldCharType="separate"/>
      </w:r>
      <w:r w:rsidR="00BC3DB2">
        <w:rPr>
          <w:rFonts w:ascii="Calibri" w:hAnsi="Calibri" w:cs="Calibri"/>
          <w:noProof/>
        </w:rPr>
        <w:t>(Horm et al., 2012)</w:t>
      </w:r>
      <w:r w:rsidR="004F3440">
        <w:rPr>
          <w:rFonts w:ascii="Calibri" w:hAnsi="Calibri" w:cs="Calibri"/>
        </w:rPr>
        <w:fldChar w:fldCharType="end"/>
      </w:r>
      <w:ins w:id="277" w:author="Mooney, Fintan" w:date="2026-01-15T14:36:00Z" w16du:dateUtc="2026-01-15T19:36:00Z">
        <w:r w:rsidR="004F3440">
          <w:rPr>
            <w:rFonts w:ascii="Calibri" w:hAnsi="Calibri" w:cs="Calibri"/>
          </w:rPr>
          <w:t xml:space="preserve">. </w:t>
        </w:r>
      </w:ins>
      <w:del w:id="278" w:author="Mooney, Fintan" w:date="2026-01-15T12:51:00Z" w16du:dateUtc="2026-01-15T17:51:00Z">
        <w:r w:rsidR="0083626B" w:rsidDel="00A601C0">
          <w:rPr>
            <w:rFonts w:ascii="Calibri" w:hAnsi="Calibri" w:cs="Calibri"/>
          </w:rPr>
          <w:delText>,</w:delText>
        </w:r>
        <w:r w:rsidR="00163296" w:rsidRPr="006F7B09" w:rsidDel="00A601C0">
          <w:rPr>
            <w:rFonts w:ascii="Calibri" w:hAnsi="Calibri" w:cs="Calibri"/>
          </w:rPr>
          <w:delText xml:space="preserve"> </w:delText>
        </w:r>
        <w:r w:rsidR="00DD4150" w:rsidRPr="006F7B09" w:rsidDel="00A404FA">
          <w:rPr>
            <w:rFonts w:ascii="Calibri" w:hAnsi="Calibri" w:cs="Calibri"/>
          </w:rPr>
          <w:delText>and</w:delText>
        </w:r>
      </w:del>
      <w:del w:id="279" w:author="Mooney, Fintan" w:date="2026-01-15T14:58:00Z" w16du:dateUtc="2026-01-15T19:58:00Z">
        <w:r w:rsidR="00DD4150" w:rsidRPr="006F7B09" w:rsidDel="00E5046E">
          <w:rPr>
            <w:rFonts w:ascii="Calibri" w:hAnsi="Calibri" w:cs="Calibri"/>
          </w:rPr>
          <w:delText xml:space="preserve"> </w:delText>
        </w:r>
      </w:del>
      <w:ins w:id="280" w:author="Mooney, Fintan" w:date="2026-01-15T14:58:00Z" w16du:dateUtc="2026-01-15T19:58:00Z">
        <w:r w:rsidR="00E5046E">
          <w:rPr>
            <w:rFonts w:ascii="Calibri" w:hAnsi="Calibri" w:cs="Calibri"/>
          </w:rPr>
          <w:t>L</w:t>
        </w:r>
      </w:ins>
      <w:del w:id="281" w:author="Mooney, Fintan" w:date="2026-01-15T14:58:00Z" w16du:dateUtc="2026-01-15T19:58:00Z">
        <w:r w:rsidR="00DD4150" w:rsidRPr="006F7B09" w:rsidDel="00E5046E">
          <w:rPr>
            <w:rFonts w:ascii="Calibri" w:hAnsi="Calibri" w:cs="Calibri"/>
          </w:rPr>
          <w:delText>l</w:delText>
        </w:r>
      </w:del>
      <w:r w:rsidR="00DD4150" w:rsidRPr="006F7B09">
        <w:rPr>
          <w:rFonts w:ascii="Calibri" w:hAnsi="Calibri" w:cs="Calibri"/>
        </w:rPr>
        <w:t>ow availability of water</w:t>
      </w:r>
      <w:ins w:id="282" w:author="Mooney, Fintan" w:date="2026-01-15T14:52:00Z" w16du:dateUtc="2026-01-15T19:52:00Z">
        <w:r w:rsidR="00032CD8">
          <w:rPr>
            <w:rFonts w:ascii="Calibri" w:hAnsi="Calibri" w:cs="Calibri"/>
          </w:rPr>
          <w:t xml:space="preserve"> and vegetation</w:t>
        </w:r>
      </w:ins>
      <w:r w:rsidR="00DD4150" w:rsidRPr="006F7B09">
        <w:rPr>
          <w:rFonts w:ascii="Calibri" w:hAnsi="Calibri" w:cs="Calibri"/>
        </w:rPr>
        <w:t xml:space="preserve"> may </w:t>
      </w:r>
      <w:ins w:id="283" w:author="Mooney, Fintan" w:date="2026-01-15T14:57:00Z" w16du:dateUtc="2026-01-15T19:57:00Z">
        <w:r w:rsidR="004A3141">
          <w:rPr>
            <w:rFonts w:ascii="Calibri" w:hAnsi="Calibri" w:cs="Calibri"/>
          </w:rPr>
          <w:t>deter incoming migration from</w:t>
        </w:r>
      </w:ins>
      <w:ins w:id="284" w:author="Mooney, Fintan" w:date="2026-01-15T14:48:00Z" w16du:dateUtc="2026-01-15T19:48:00Z">
        <w:r w:rsidR="00A33295">
          <w:rPr>
            <w:rFonts w:ascii="Calibri" w:hAnsi="Calibri" w:cs="Calibri"/>
          </w:rPr>
          <w:t xml:space="preserve"> </w:t>
        </w:r>
      </w:ins>
      <w:ins w:id="285" w:author="Mooney, Fintan" w:date="2026-01-15T14:51:00Z" w16du:dateUtc="2026-01-15T19:51:00Z">
        <w:r w:rsidR="00E95E60">
          <w:rPr>
            <w:rFonts w:ascii="Calibri" w:hAnsi="Calibri" w:cs="Calibri"/>
          </w:rPr>
          <w:t>waterfowl</w:t>
        </w:r>
      </w:ins>
      <w:ins w:id="286" w:author="Mooney, Fintan" w:date="2026-01-15T14:48:00Z" w16du:dateUtc="2026-01-15T19:48:00Z">
        <w:r w:rsidR="00A33295">
          <w:rPr>
            <w:rFonts w:ascii="Calibri" w:hAnsi="Calibri" w:cs="Calibri"/>
          </w:rPr>
          <w:t xml:space="preserve"> populations</w:t>
        </w:r>
      </w:ins>
      <w:ins w:id="287" w:author="Mooney, Fintan" w:date="2026-01-15T14:51:00Z" w16du:dateUtc="2026-01-15T19:51:00Z">
        <w:r w:rsidR="002457C6">
          <w:rPr>
            <w:rFonts w:ascii="Calibri" w:hAnsi="Calibri" w:cs="Calibri"/>
          </w:rPr>
          <w:t xml:space="preserve">, </w:t>
        </w:r>
        <w:r w:rsidR="00E95E60">
          <w:rPr>
            <w:rFonts w:ascii="Calibri" w:hAnsi="Calibri" w:cs="Calibri"/>
          </w:rPr>
          <w:t>thereby</w:t>
        </w:r>
        <w:r w:rsidR="002457C6">
          <w:rPr>
            <w:rFonts w:ascii="Calibri" w:hAnsi="Calibri" w:cs="Calibri"/>
          </w:rPr>
          <w:t xml:space="preserve"> reducing the number of potential </w:t>
        </w:r>
        <w:r w:rsidR="00E95E60">
          <w:rPr>
            <w:rFonts w:ascii="Calibri" w:hAnsi="Calibri" w:cs="Calibri"/>
          </w:rPr>
          <w:t>hosts in a region</w:t>
        </w:r>
      </w:ins>
      <w:ins w:id="288" w:author="Mooney, Fintan" w:date="2026-01-15T15:08:00Z" w16du:dateUtc="2026-01-15T20:08:00Z">
        <w:r w:rsidR="000424C1">
          <w:rPr>
            <w:rFonts w:ascii="Calibri" w:hAnsi="Calibri" w:cs="Calibri"/>
          </w:rPr>
          <w:t xml:space="preserve"> </w:t>
        </w:r>
      </w:ins>
      <w:r w:rsidR="000424C1">
        <w:rPr>
          <w:rFonts w:ascii="Calibri" w:hAnsi="Calibri" w:cs="Calibri"/>
        </w:rPr>
        <w:fldChar w:fldCharType="begin"/>
      </w:r>
      <w:r w:rsidR="000424C1">
        <w:rPr>
          <w:rFonts w:ascii="Calibri" w:hAnsi="Calibri" w:cs="Calibri"/>
        </w:rPr>
        <w:instrText xml:space="preserve"> ADDIN ZOTERO_ITEM CSL_CITATION {"citationID":"bbKPgb0W","properties":{"formattedCitation":"(Opata et al., 2025)","plainCitation":"(Opata et al., 2025)","noteIndex":0},"citationItems":[{"id":1035,"uris":["http://zotero.org/users/3737837/items/3JJQYLKS"],"itemData":{"id":1035,"type":"article-journal","abstract":"Avian Influenza (AI) outbreaks are on an increasing trajectory. This disease carries a substantial economic burden, resulting in considerable losses to farmers with profound impacts on economies. As the outbreaks continue in birds and other unusual host species, further virus evolution and spillover to humans’ risk is anticipated to grow and potentially involve into new pandemics. Despite this, the underlying drivers of the outbreaks remain elusive. We develop machine learning models capable of predicting HPAI events in Europe dynamically uncovering the critical determinants of their onset. Temperature, water index, vegetation index, and poultry density play pivotal roles, with their importance coming into play at different times of the year. Temperature, water index, and vegetation index are important in the ecology of pathogen transmission as well as environmental ecological processes while water index determines how birds aggregate at different locations depending on the season of the year. Combining these drivers, the outbreak pattern is predicted with an accuracy of 94% for model two (M2). A true out of sample with the same model yielded 88% accuracy highlighting its predicting capability. These insights lay a robust foundation for elucidating the intricate landscape of AI outbreaks, offering valuable insights for proactive preventive interventions to mitigate spillover.","container-title":"Scientific Reports","DOI":"10.1038/s41598-025-04624-x","ISSN":"2045-2322","issue":"1","journalAbbreviation":"Sci Rep","language":"en","license":"2025 The Author(s)","page":"20286","publisher":"Nature Publishing Group","source":"www.nature.com","title":"Predictiveness and drivers of highly pathogenic avian influenza outbreaks in Europe","volume":"15","author":[{"family":"Opata","given":"Michael Rogo"},{"family":"Lavarello-Schettini","given":"Andrea"},{"family":"Semenza","given":"Jan C."},{"family":"Rocklöv","given":"Joacim"}],"issued":{"date-parts":[["2025",7,17]]}}}],"schema":"https://github.com/citation-style-language/schema/raw/master/csl-citation.json"} </w:instrText>
      </w:r>
      <w:r w:rsidR="000424C1">
        <w:rPr>
          <w:rFonts w:ascii="Calibri" w:hAnsi="Calibri" w:cs="Calibri"/>
        </w:rPr>
        <w:fldChar w:fldCharType="separate"/>
      </w:r>
      <w:r w:rsidR="000424C1">
        <w:rPr>
          <w:rFonts w:ascii="Calibri" w:hAnsi="Calibri" w:cs="Calibri"/>
          <w:noProof/>
        </w:rPr>
        <w:t>(Opata et al., 2025)</w:t>
      </w:r>
      <w:r w:rsidR="000424C1">
        <w:rPr>
          <w:rFonts w:ascii="Calibri" w:hAnsi="Calibri" w:cs="Calibri"/>
        </w:rPr>
        <w:fldChar w:fldCharType="end"/>
      </w:r>
      <w:ins w:id="289" w:author="Mooney, Fintan" w:date="2026-01-15T14:51:00Z" w16du:dateUtc="2026-01-15T19:51:00Z">
        <w:r w:rsidR="00E95E60">
          <w:rPr>
            <w:rFonts w:ascii="Calibri" w:hAnsi="Calibri" w:cs="Calibri"/>
          </w:rPr>
          <w:t>.</w:t>
        </w:r>
      </w:ins>
      <w:ins w:id="290" w:author="Mooney, Fintan" w:date="2026-01-15T14:59:00Z" w16du:dateUtc="2026-01-15T19:59:00Z">
        <w:r w:rsidR="00D06146">
          <w:rPr>
            <w:rFonts w:ascii="Calibri" w:hAnsi="Calibri" w:cs="Calibri"/>
          </w:rPr>
          <w:t xml:space="preserve"> </w:t>
        </w:r>
        <w:r w:rsidR="00C56F97">
          <w:rPr>
            <w:rFonts w:ascii="Calibri" w:hAnsi="Calibri" w:cs="Calibri"/>
          </w:rPr>
          <w:t xml:space="preserve">However, </w:t>
        </w:r>
      </w:ins>
      <w:ins w:id="291" w:author="Mooney, Fintan" w:date="2026-01-15T15:00:00Z" w16du:dateUtc="2026-01-15T20:00:00Z">
        <w:r w:rsidR="00C56F97">
          <w:rPr>
            <w:rFonts w:ascii="Calibri" w:hAnsi="Calibri" w:cs="Calibri"/>
          </w:rPr>
          <w:t xml:space="preserve">when </w:t>
        </w:r>
        <w:r w:rsidR="00FF4C82">
          <w:rPr>
            <w:rFonts w:ascii="Calibri" w:hAnsi="Calibri" w:cs="Calibri"/>
          </w:rPr>
          <w:t xml:space="preserve">bird populations have already </w:t>
        </w:r>
      </w:ins>
      <w:ins w:id="292" w:author="Mooney, Fintan" w:date="2026-01-15T15:01:00Z" w16du:dateUtc="2026-01-15T20:01:00Z">
        <w:r w:rsidR="00834ED6">
          <w:rPr>
            <w:rFonts w:ascii="Calibri" w:hAnsi="Calibri" w:cs="Calibri"/>
          </w:rPr>
          <w:t xml:space="preserve">congregated around bodies of water, </w:t>
        </w:r>
        <w:r w:rsidR="004B3382">
          <w:rPr>
            <w:rFonts w:ascii="Calibri" w:hAnsi="Calibri" w:cs="Calibri"/>
          </w:rPr>
          <w:t xml:space="preserve">short-term </w:t>
        </w:r>
      </w:ins>
      <w:ins w:id="293" w:author="Mooney, Fintan" w:date="2026-01-15T15:02:00Z" w16du:dateUtc="2026-01-15T20:02:00Z">
        <w:r w:rsidR="00AA5390">
          <w:rPr>
            <w:rFonts w:ascii="Calibri" w:hAnsi="Calibri" w:cs="Calibri"/>
          </w:rPr>
          <w:t>reductions in water</w:t>
        </w:r>
      </w:ins>
      <w:ins w:id="294" w:author="Mooney, Fintan" w:date="2026-01-15T15:07:00Z" w16du:dateUtc="2026-01-15T20:07:00Z">
        <w:r w:rsidR="000B2A9A">
          <w:rPr>
            <w:rFonts w:ascii="Calibri" w:hAnsi="Calibri" w:cs="Calibri"/>
          </w:rPr>
          <w:t xml:space="preserve"> </w:t>
        </w:r>
      </w:ins>
      <w:ins w:id="295" w:author="Mooney, Fintan" w:date="2026-01-15T15:08:00Z" w16du:dateUtc="2026-01-15T20:08:00Z">
        <w:r w:rsidR="00B40D08">
          <w:rPr>
            <w:rFonts w:ascii="Calibri" w:hAnsi="Calibri" w:cs="Calibri"/>
          </w:rPr>
          <w:t>availability</w:t>
        </w:r>
      </w:ins>
      <w:ins w:id="296" w:author="Mooney, Fintan" w:date="2026-01-15T15:02:00Z" w16du:dateUtc="2026-01-15T20:02:00Z">
        <w:r w:rsidR="00AA5390">
          <w:rPr>
            <w:rFonts w:ascii="Calibri" w:hAnsi="Calibri" w:cs="Calibri"/>
          </w:rPr>
          <w:t xml:space="preserve"> can </w:t>
        </w:r>
        <w:r w:rsidR="00ED2241">
          <w:rPr>
            <w:rFonts w:ascii="Calibri" w:hAnsi="Calibri" w:cs="Calibri"/>
          </w:rPr>
          <w:t>drive wild birds into denser aggregations</w:t>
        </w:r>
      </w:ins>
      <w:ins w:id="297" w:author="Mooney, Fintan" w:date="2026-01-15T15:03:00Z" w16du:dateUtc="2026-01-15T20:03:00Z">
        <w:r w:rsidR="00ED2241">
          <w:rPr>
            <w:rFonts w:ascii="Calibri" w:hAnsi="Calibri" w:cs="Calibri"/>
          </w:rPr>
          <w:t>, increasing the likelihood of contact between susceptible and infected individuals</w:t>
        </w:r>
      </w:ins>
      <w:r w:rsidR="00B40D08">
        <w:rPr>
          <w:rFonts w:ascii="Calibri" w:hAnsi="Calibri" w:cs="Calibri"/>
        </w:rPr>
        <w:fldChar w:fldCharType="begin"/>
      </w:r>
      <w:r w:rsidR="000424C1">
        <w:rPr>
          <w:rFonts w:ascii="Calibri" w:hAnsi="Calibri" w:cs="Calibri"/>
        </w:rPr>
        <w:instrText xml:space="preserve"> ADDIN ZOTERO_ITEM CSL_CITATION {"citationID":"6QtoCr18","properties":{"formattedCitation":"(Ferenczi et al., 2021)","plainCitation":"(Ferenczi et al., 2021)","noteIndex":0},"citationItems":[{"id":45,"uris":["http://zotero.org/users/3737837/items/2336C8E9"],"itemData":{"id":45,"type":"article-journal","abstract":"Globally, outbreaks of Avian Influenza Virus (AIV) in poultry continue to burden economies and endanger human, livestock and wildlife health. Wild waterbirds are often identified as possible sources for poultry infection. Therefore, it is important to understand the ecological and environmental factors that directly influence infection dynamics in wild birds, as these factors may thereby indirectly affect outbreaks in poultry. In Australia, where large parts of the country experience erratic rainfall patterns, intense rainfalls lead to wild waterfowl breeding events at temporary wetlands and increased proportions of immunologically naïve juvenile birds. It is hypothesized that after breeding, when the temporary wetlands dry, increasing densities of immunologically naïve waterbirds returning to permanent water bodies might strongly contribute to AIV prevalence in wild waterfowl in Australia. Since rainfall has been implicated as an important environmental driver in AIV dynamics in wild waterbirds in southeast Australia and wild waterbirds are identified globally to have a role in virus spillover into poultry, we hypothesise that rainfall events have an indirect effect on AIV outbreaks in poultry in southeast Australia. In this study we investigated this hypothesis by examining the correlation between the timing of AIV outbreaks in poultry in and near the Murray-Darling basin in relation to temporal patterns in regional rainfall since 1970. Our findings support our hypothesis and suggest that the risk of AIV outbreaks in poultry increases after a period of high rainfall, with peak AIV risk two years after the onset of the high-rainfall period. This is presumably triggered by increased rates of waterbird breeding and consequent higher proportions of immunologically naïve juvenile waterbirds entering the population directly after major rainfall events, which subsequently aggregate near permanent water bodies when the landscape dries out.","container-title":"BMC Veterinary Research","DOI":"10.1186/s12917-021-03010-9","ISSN":"1746-6148","issue":"1","journalAbbreviation":"BMC Vet Res","language":"en","page":"306","source":"Springer Link","title":"Rainfall driven and wild-bird mediated avian influenza virus outbreaks in Australian poultry","volume":"17","author":[{"family":"Ferenczi","given":"Marta"},{"family":"Beckmann","given":"Christa"},{"family":"Klaassen","given":"Marcel"}],"issued":{"date-parts":[["2021",9,14]]}}}],"schema":"https://github.com/citation-style-language/schema/raw/master/csl-citation.json"} </w:instrText>
      </w:r>
      <w:r w:rsidR="00B40D08">
        <w:rPr>
          <w:rFonts w:ascii="Calibri" w:hAnsi="Calibri" w:cs="Calibri"/>
        </w:rPr>
        <w:fldChar w:fldCharType="separate"/>
      </w:r>
      <w:r w:rsidR="000424C1">
        <w:rPr>
          <w:rFonts w:ascii="Calibri" w:hAnsi="Calibri" w:cs="Calibri"/>
          <w:noProof/>
        </w:rPr>
        <w:t>(Ferenczi et al., 2021)</w:t>
      </w:r>
      <w:r w:rsidR="00B40D08">
        <w:rPr>
          <w:rFonts w:ascii="Calibri" w:hAnsi="Calibri" w:cs="Calibri"/>
        </w:rPr>
        <w:fldChar w:fldCharType="end"/>
      </w:r>
      <w:ins w:id="298" w:author="Mooney, Fintan" w:date="2026-01-15T15:03:00Z" w16du:dateUtc="2026-01-15T20:03:00Z">
        <w:r w:rsidR="00ED2241">
          <w:rPr>
            <w:rFonts w:ascii="Calibri" w:hAnsi="Calibri" w:cs="Calibri"/>
          </w:rPr>
          <w:t>.</w:t>
        </w:r>
      </w:ins>
      <w:del w:id="299" w:author="Mooney, Fintan" w:date="2026-01-15T14:52:00Z" w16du:dateUtc="2026-01-15T19:52:00Z">
        <w:r w:rsidR="005D4D23" w:rsidDel="00032CD8">
          <w:rPr>
            <w:rFonts w:ascii="Calibri" w:hAnsi="Calibri" w:cs="Calibri"/>
          </w:rPr>
          <w:delText>induce</w:delText>
        </w:r>
        <w:r w:rsidR="00DD4150" w:rsidRPr="006F7B09" w:rsidDel="00032CD8">
          <w:rPr>
            <w:rFonts w:ascii="Calibri" w:hAnsi="Calibri" w:cs="Calibri"/>
          </w:rPr>
          <w:delText xml:space="preserve"> waterfowl congregation </w:delText>
        </w:r>
        <w:r w:rsidR="005D4D23" w:rsidDel="00032CD8">
          <w:rPr>
            <w:rFonts w:ascii="Calibri" w:hAnsi="Calibri" w:cs="Calibri"/>
          </w:rPr>
          <w:delText>around s</w:delText>
        </w:r>
        <w:r w:rsidR="00B20C66" w:rsidDel="00032CD8">
          <w:rPr>
            <w:rFonts w:ascii="Calibri" w:hAnsi="Calibri" w:cs="Calibri"/>
          </w:rPr>
          <w:delText xml:space="preserve">maller bodies of water </w:delText>
        </w:r>
        <w:r w:rsidR="00DD4150" w:rsidRPr="006F7B09" w:rsidDel="00032CD8">
          <w:rPr>
            <w:rFonts w:ascii="Calibri" w:hAnsi="Calibri" w:cs="Calibri"/>
          </w:rPr>
          <w:delText xml:space="preserve">and </w:delText>
        </w:r>
        <w:r w:rsidR="005D4D23" w:rsidDel="00032CD8">
          <w:rPr>
            <w:rFonts w:ascii="Calibri" w:hAnsi="Calibri" w:cs="Calibri"/>
          </w:rPr>
          <w:delText>deter</w:delText>
        </w:r>
        <w:r w:rsidR="00DD4150" w:rsidRPr="006F7B09" w:rsidDel="00032CD8">
          <w:rPr>
            <w:rFonts w:ascii="Calibri" w:hAnsi="Calibri" w:cs="Calibri"/>
          </w:rPr>
          <w:delText xml:space="preserve"> migration</w:delText>
        </w:r>
        <w:r w:rsidR="00020181" w:rsidRPr="006F7B09" w:rsidDel="00032CD8">
          <w:rPr>
            <w:rFonts w:ascii="Calibri" w:hAnsi="Calibri" w:cs="Calibri"/>
          </w:rPr>
          <w:delText xml:space="preserve"> </w:delText>
        </w:r>
        <w:r w:rsidR="00DD4150" w:rsidRPr="006F7B09" w:rsidDel="00032CD8">
          <w:rPr>
            <w:rFonts w:ascii="Calibri" w:hAnsi="Calibri" w:cs="Calibri"/>
          </w:rPr>
          <w:delText xml:space="preserve">. </w:delText>
        </w:r>
      </w:del>
      <w:r w:rsidR="00562C55" w:rsidRPr="006F7B09">
        <w:rPr>
          <w:rFonts w:ascii="Calibri" w:hAnsi="Calibri" w:cs="Calibri"/>
        </w:rPr>
        <w:t xml:space="preserve">Other research has </w:t>
      </w:r>
      <w:r w:rsidR="004969AD" w:rsidRPr="006F7B09">
        <w:rPr>
          <w:rFonts w:ascii="Calibri" w:hAnsi="Calibri" w:cs="Calibri"/>
        </w:rPr>
        <w:t>indicated that anthropogenic factors</w:t>
      </w:r>
      <w:r w:rsidR="00986448" w:rsidRPr="006F7B09">
        <w:rPr>
          <w:rFonts w:ascii="Calibri" w:hAnsi="Calibri" w:cs="Calibri"/>
        </w:rPr>
        <w:t>, s</w:t>
      </w:r>
      <w:r w:rsidR="004969AD" w:rsidRPr="006F7B09">
        <w:rPr>
          <w:rFonts w:ascii="Calibri" w:hAnsi="Calibri" w:cs="Calibri"/>
        </w:rPr>
        <w:t xml:space="preserve">uch as </w:t>
      </w:r>
      <w:r w:rsidR="00B84324" w:rsidRPr="006F7B09">
        <w:rPr>
          <w:rFonts w:ascii="Calibri" w:hAnsi="Calibri" w:cs="Calibri"/>
        </w:rPr>
        <w:t>urban areas and distance to open water</w:t>
      </w:r>
      <w:r w:rsidR="00FB7451" w:rsidRPr="006F7B09">
        <w:rPr>
          <w:rFonts w:ascii="Calibri" w:hAnsi="Calibri" w:cs="Calibri"/>
        </w:rPr>
        <w:t xml:space="preserve">, are strongly </w:t>
      </w:r>
      <w:r w:rsidR="00D921E3" w:rsidRPr="006F7B09">
        <w:rPr>
          <w:rFonts w:ascii="Calibri" w:hAnsi="Calibri" w:cs="Calibri"/>
        </w:rPr>
        <w:t>associated</w:t>
      </w:r>
      <w:r w:rsidR="00FB7451" w:rsidRPr="006F7B09">
        <w:rPr>
          <w:rFonts w:ascii="Calibri" w:hAnsi="Calibri" w:cs="Calibri"/>
        </w:rPr>
        <w:t xml:space="preserve"> with </w:t>
      </w:r>
      <w:del w:id="300" w:author="Mooney, Fintan" w:date="2026-01-12T22:42:00Z" w16du:dateUtc="2026-01-13T03:42:00Z">
        <w:r w:rsidR="00FB7451" w:rsidRPr="006F7B09" w:rsidDel="00835F65">
          <w:rPr>
            <w:rFonts w:ascii="Calibri" w:hAnsi="Calibri" w:cs="Calibri"/>
          </w:rPr>
          <w:delText>outbreak risk</w:delText>
        </w:r>
      </w:del>
      <w:ins w:id="301" w:author="Mooney, Fintan" w:date="2026-01-12T22:42:00Z" w16du:dateUtc="2026-01-13T03:42:00Z">
        <w:r w:rsidR="00835F65">
          <w:rPr>
            <w:rFonts w:ascii="Calibri" w:hAnsi="Calibri" w:cs="Calibri"/>
          </w:rPr>
          <w:t>spillover risk</w:t>
        </w:r>
      </w:ins>
      <w:r w:rsidR="00D921E3" w:rsidRPr="006F7B09">
        <w:rPr>
          <w:rFonts w:ascii="Calibri" w:hAnsi="Calibri" w:cs="Calibri"/>
        </w:rPr>
        <w:t xml:space="preserve"> </w:t>
      </w:r>
      <w:r w:rsidR="00D10667" w:rsidRPr="006F7B09">
        <w:rPr>
          <w:rFonts w:ascii="Calibri" w:hAnsi="Calibri" w:cs="Calibri"/>
        </w:rPr>
        <w:t xml:space="preserve"> </w:t>
      </w:r>
      <w:r w:rsidR="00D10667" w:rsidRPr="006F7B09">
        <w:rPr>
          <w:rFonts w:ascii="Calibri" w:hAnsi="Calibri" w:cs="Calibri"/>
        </w:rPr>
        <w:fldChar w:fldCharType="begin"/>
      </w:r>
      <w:r w:rsidR="00592202">
        <w:rPr>
          <w:rFonts w:ascii="Calibri" w:hAnsi="Calibri" w:cs="Calibri"/>
        </w:rPr>
        <w:instrText xml:space="preserve"> ADDIN ZOTERO_ITEM CSL_CITATION {"citationID":"tHWAHSJK","properties":{"formattedCitation":"(Azat et al., 2024; Chen et al., 2022)","plainCitation":"(Azat et al., 2024; Chen et al., 2022)","noteIndex":0},"citationItems":[{"id":1028,"uris":["http://zotero.org/users/3737837/items/ZQG2ZKFS"],"itemData":{"id":1028,"type":"article-journal","abstract":"Highly pathogenic avian influenza A H5N1 clade 2.3.4.4b (hereafter H5N1) is causing vast impacts on biodiversity and poultry around the globe. In Chile, lethal H5N1 cases have been reported in a wide range of wild bird species, marine mammals, backyard and industrial poultry, and in a human. This study describes the spatio-temporal patterns of the current epizootic of H5N1 in Chile and test drivers that could be associated with outbreak occurrence. We used H5N1 cases reported by the Chilean national animal health authority from December 5 th , 2022, to April 5 th , 2023. These included wild bird cases confirmed through avian influenza specific real-time reverse transcription PCR assay (RT-qPCR), obtained from passive and active surveillance. Data was analyzed to detect the presence of H5N1 clusters under space-time permutation probability modelling, H5N1 association between distance and days since first outbreak through linear regression, and correlation between H5N1 presence and a range of ecological and anthropogenic variables by general linear modelling. From 445 H5N1 identified outbreaks, involving 613 individual cases in wild birds, a consistent wave-like spread of H5N1 from north to south was identified, that can help predict hotspots of outbreak risk. For instance, seven statistically significant clusters were identified in central and northern Chile, where poultry production and wildlife mortalities are concentrated, respectively. The presence of outbreaks was correlated with landscape-scale variables, notably temperature range, bird richness and human footprint. In less than a year H5N1 has been associated with the unusual mortality of &gt;100,000 individuals of wild animals in Chile, mainly coastal birds and marine mammals. It is urgent that scientists, the poultry sector, local communities, and national health authorities co-design and implement science-based measures from a One Health perspective to avoid further H5N1 spillover from wildlife to domestic animals and humans, including rapid removal and proper disposal of wild dead animals, and the closure of public areas (e.g., beaches) reporting high wildlife mortalities.","container-title":"Frontiers in Veterinary Science","DOI":"10.3389/fvets.2024.1387040","ISSN":"2297-1769","journalAbbreviation":"Front. Vet. Sci.","language":"English","publisher":"Frontiers","source":"Frontiers","title":"Spatio-temporal dynamics and drivers of highly pathogenic avian influenza H5N1 in Chile","URL":"https://www.frontiersin.org/journals/veterinary-science/articles/10.3389/fvets.2024.1387040/full","volume":"11","author":[{"family":"Azat","given":"Claudio"},{"family":"Alvarado-Rybak","given":"Mario"},{"family":"Aguilera","given":"José F."},{"family":"Benavides","given":"Julio A."}],"accessed":{"date-parts":[["2025",11,17]]},"issued":{"date-parts":[["2024",5,2]]}}},{"id":1032,"uris":["http://zotero.org/users/3737837/items/YU42C37W"],"itemData":{"id":1032,"type":"article-journal","abstract":"The spread of highly pathogenic avian influenza H5N1 has posed a major threat to global public health. Understanding the spatiotemporal outbreak characteristics and environmental factors of H5N1 outbreaks is of great significance for the establishment of effective prevention and control systems. The time and location of H5N1 outbreaks in poultry and wild birds officially confirmed by the World Organization for Animal Health from 2005 to 2019 were collected. Spatial autocorrelation analysis and multidistance spatial agglomeration analysis methods were used to analyze the global outbreak sites of H5N1. Combined with remote sensing data, the correlation between H5N1 outbreaks and environmental factors was analyzed using binary logistic regression methods. We analyzed the correlation between the H5N1 outbreak and environmental factors and finally made a risk prediction for the global H5N1 outbreaks. The results show that the peak of the H5N1 outbreaks occurs in winter and spring. H5N1 outbreaks exhibit aggregation, and a weak aggregation phenomenon is noted on the scale close to 5000 km. Water distance, road distance, railway distance, wind speed, leaf area index (LAI), and specific humidity were protective factors for the outbreak of H5N1, and the odds ratio (OR) were 0.985, 0.989, 0.995, 0.717, 0.832, and 0.935, respectively. Temperature was a risk factor with an OR of 1.073. The significance of these ORs was greater than 95%. The global risk prediction map was obtained. Given that the novel coronavirus (COVID-19) is spreading globally, the methods and results of this study can provide a reference for studying the spread of COVID-19.","container-title":"Environmental Science and Pollution Research","DOI":"10.1007/s11356-022-19016-1","ISSN":"1614-7499","issue":"29","journalAbbreviation":"Environ Sci Pollut Res","language":"en","page":"44175-44185","source":"Springer Link","title":"Environmental factors and spatiotemporal distribution characteristics of the global outbreaks of the highly pathogenic avian influenza H5N1","volume":"29","author":[{"family":"Chen","given":"Wei"},{"family":"Zhang","given":"Xuepeng"},{"family":"Zhao","given":"Wenwu"},{"family":"Yang","given":"Lan"},{"family":"Wang","given":"Zhe"},{"family":"Bi","given":"Hongru"}],"issued":{"date-parts":[["2022",6,1]]}}}],"schema":"https://github.com/citation-style-language/schema/raw/master/csl-citation.json"} </w:instrText>
      </w:r>
      <w:r w:rsidR="00D10667" w:rsidRPr="006F7B09">
        <w:rPr>
          <w:rFonts w:ascii="Calibri" w:hAnsi="Calibri" w:cs="Calibri"/>
        </w:rPr>
        <w:fldChar w:fldCharType="separate"/>
      </w:r>
      <w:r w:rsidR="00533ADA" w:rsidRPr="006F7B09">
        <w:rPr>
          <w:rFonts w:ascii="Calibri" w:hAnsi="Calibri" w:cs="Calibri"/>
          <w:noProof/>
        </w:rPr>
        <w:t>(Azat et al., 2024; Chen et al., 2022)</w:t>
      </w:r>
      <w:r w:rsidR="00D10667" w:rsidRPr="006F7B09">
        <w:rPr>
          <w:rFonts w:ascii="Calibri" w:hAnsi="Calibri" w:cs="Calibri"/>
        </w:rPr>
        <w:fldChar w:fldCharType="end"/>
      </w:r>
      <w:r w:rsidR="00B84324" w:rsidRPr="006F7B09">
        <w:rPr>
          <w:rFonts w:ascii="Calibri" w:hAnsi="Calibri" w:cs="Calibri"/>
        </w:rPr>
        <w:t xml:space="preserve">. </w:t>
      </w:r>
      <w:r w:rsidR="00704FED" w:rsidRPr="006F7B09">
        <w:rPr>
          <w:rFonts w:ascii="Calibri" w:hAnsi="Calibri" w:cs="Calibri"/>
        </w:rPr>
        <w:t xml:space="preserve">Studies based in Australia </w:t>
      </w:r>
      <w:r w:rsidR="008E4F9A" w:rsidRPr="006F7B09">
        <w:rPr>
          <w:rFonts w:ascii="Calibri" w:hAnsi="Calibri" w:cs="Calibri"/>
        </w:rPr>
        <w:fldChar w:fldCharType="begin"/>
      </w:r>
      <w:r w:rsidR="00592202">
        <w:rPr>
          <w:rFonts w:ascii="Calibri" w:hAnsi="Calibri" w:cs="Calibri"/>
        </w:rPr>
        <w:instrText xml:space="preserve"> ADDIN ZOTERO_ITEM CSL_CITATION {"citationID":"6ZWciyQb","properties":{"formattedCitation":"(Ferenczi et al., 2021; Firestone et al., 2012)","plainCitation":"(Ferenczi et al., 2021; Firestone et al., 2012)","noteIndex":0},"citationItems":[{"id":45,"uris":["http://zotero.org/users/3737837/items/2336C8E9"],"itemData":{"id":45,"type":"article-journal","abstract":"Globally, outbreaks of Avian Influenza Virus (AIV) in poultry continue to burden economies and endanger human, livestock and wildlife health. Wild waterbirds are often identified as possible sources for poultry infection. Therefore, it is important to understand the ecological and environmental factors that directly influence infection dynamics in wild birds, as these factors may thereby indirectly affect outbreaks in poultry. In Australia, where large parts of the country experience erratic rainfall patterns, intense rainfalls lead to wild waterfowl breeding events at temporary wetlands and increased proportions of immunologically naïve juvenile birds. It is hypothesized that after breeding, when the temporary wetlands dry, increasing densities of immunologically naïve waterbirds returning to permanent water bodies might strongly contribute to AIV prevalence in wild waterfowl in Australia. Since rainfall has been implicated as an important environmental driver in AIV dynamics in wild waterbirds in southeast Australia and wild waterbirds are identified globally to have a role in virus spillover into poultry, we hypothesise that rainfall events have an indirect effect on AIV outbreaks in poultry in southeast Australia. In this study we investigated this hypothesis by examining the correlation between the timing of AIV outbreaks in poultry in and near the Murray-Darling basin in relation to temporal patterns in regional rainfall since 1970. Our findings support our hypothesis and suggest that the risk of AIV outbreaks in poultry increases after a period of high rainfall, with peak AIV risk two years after the onset of the high-rainfall period. This is presumably triggered by increased rates of waterbird breeding and consequent higher proportions of immunologically naïve juvenile waterbirds entering the population directly after major rainfall events, which subsequently aggregate near permanent water bodies when the landscape dries out.","container-title":"BMC Veterinary Research","DOI":"10.1186/s12917-021-03010-9","ISSN":"1746-6148","issue":"1","journalAbbreviation":"BMC Vet Res","language":"en","page":"306","source":"Springer Link","title":"Rainfall driven and wild-bird mediated avian influenza virus outbreaks in Australian poultry","volume":"17","author":[{"family":"Ferenczi","given":"Marta"},{"family":"Beckmann","given":"Christa"},{"family":"Klaassen","given":"Marcel"}],"issued":{"date-parts":[["2021",9,14]]}}},{"id":1033,"uris":["http://zotero.org/users/3737837/items/72M2JDWG"],"itemData":{"id":1033,"type":"article-journal","abstract":"The influences of relative humidity and ambient temperature on the transmission of influenza A viruses have recently been established under controlled laboratory conditions. The interplay of meteorological factors during an actual influenza epidemic is less clear, and research into the contribution of wind to epidemic spread is scarce. By applying geostatistics and survival analysis to data from a large outbreak of equine influenza (A/H3N8), we quantified the association between hazard of infection and air temperature, relative humidity, rainfall, and wind velocity, whilst controlling for premises-level covariates. The pattern of disease spread in space and time was described using extraction mapping and instantaneous hazard curves. Meteorological conditions at each premises location were estimated by kriging daily meteorological data and analysed as time-lagged time-varying predictors using generalised Cox regression. Meteorological covariates time-lagged by three days were strongly associated with hazard of influenza infection, corresponding closely with the incubation period of equine influenza. Hazard of equine influenza infection was higher when relative humidity was &lt;60% and lowest on days when daily maximum air temperature was 20–25°C. Wind speeds &gt;30 km hour−1 from the direction of nearby infected premises were associated with increased hazard of infection. Through combining detailed influenza outbreak and meteorological data, we provide empirical evidence for the underlying environmental mechanisms that influenced the local spread of an outbreak of influenza A. Our analysis supports, and extends, the findings of studies into influenza A transmission conducted under laboratory conditions. The relationships described are of direct importance for managing disease risk during influenza outbreaks in horses, and more generally, advance our understanding of the transmission of influenza A viruses under field conditions.","container-title":"PLOS ONE","DOI":"10.1371/journal.pone.0035284","ISSN":"1932-6203","issue":"4","journalAbbreviation":"PLOS ONE","language":"en","page":"e35284","publisher":"Public Library of Science","source":"PLoS Journals","title":"The Influence of Meteorology on the Spread of Influenza: Survival Analysis of an Equine Influenza (A/H3N8) Outbreak","title-short":"The Influence of Meteorology on the Spread of Influenza","volume":"7","author":[{"family":"Firestone","given":"Simon M."},{"family":"Cogger","given":"Naomi"},{"family":"Ward","given":"Michael P."},{"family":"Toribio","given":"Jenny-Ann L. M. L."},{"family":"Moloney","given":"Barbara J."},{"family":"Dhand","given":"Navneet K."}],"issued":{"date-parts":[["2012",4,20]]}}}],"schema":"https://github.com/citation-style-language/schema/raw/master/csl-citation.json"} </w:instrText>
      </w:r>
      <w:r w:rsidR="008E4F9A" w:rsidRPr="006F7B09">
        <w:rPr>
          <w:rFonts w:ascii="Calibri" w:hAnsi="Calibri" w:cs="Calibri"/>
        </w:rPr>
        <w:fldChar w:fldCharType="separate"/>
      </w:r>
      <w:r w:rsidR="005C5F75" w:rsidRPr="006F7B09">
        <w:rPr>
          <w:rFonts w:ascii="Calibri" w:hAnsi="Calibri" w:cs="Calibri"/>
          <w:noProof/>
        </w:rPr>
        <w:t>(Ferenczi et al., 2021; Firestone et al., 2012)</w:t>
      </w:r>
      <w:r w:rsidR="008E4F9A" w:rsidRPr="006F7B09">
        <w:rPr>
          <w:rFonts w:ascii="Calibri" w:hAnsi="Calibri" w:cs="Calibri"/>
        </w:rPr>
        <w:fldChar w:fldCharType="end"/>
      </w:r>
      <w:r w:rsidR="005C5F75" w:rsidRPr="006F7B09">
        <w:rPr>
          <w:rFonts w:ascii="Calibri" w:hAnsi="Calibri" w:cs="Calibri"/>
        </w:rPr>
        <w:t xml:space="preserve"> </w:t>
      </w:r>
      <w:r w:rsidR="00D921E3" w:rsidRPr="006F7B09">
        <w:rPr>
          <w:rFonts w:ascii="Calibri" w:hAnsi="Calibri" w:cs="Calibri"/>
        </w:rPr>
        <w:t>si</w:t>
      </w:r>
      <w:r w:rsidR="00B47310" w:rsidRPr="006F7B09">
        <w:rPr>
          <w:rFonts w:ascii="Calibri" w:hAnsi="Calibri" w:cs="Calibri"/>
        </w:rPr>
        <w:t>milarly</w:t>
      </w:r>
      <w:r w:rsidR="00E225CC">
        <w:rPr>
          <w:rFonts w:ascii="Calibri" w:hAnsi="Calibri" w:cs="Calibri"/>
        </w:rPr>
        <w:t xml:space="preserve"> </w:t>
      </w:r>
      <w:r w:rsidR="0083626B">
        <w:rPr>
          <w:rFonts w:ascii="Calibri" w:hAnsi="Calibri" w:cs="Calibri"/>
        </w:rPr>
        <w:t>report</w:t>
      </w:r>
      <w:r w:rsidR="00D921E3" w:rsidRPr="006F7B09">
        <w:rPr>
          <w:rFonts w:ascii="Calibri" w:hAnsi="Calibri" w:cs="Calibri"/>
        </w:rPr>
        <w:t xml:space="preserve"> </w:t>
      </w:r>
      <w:r w:rsidR="0083626B">
        <w:rPr>
          <w:rFonts w:ascii="Calibri" w:hAnsi="Calibri" w:cs="Calibri"/>
        </w:rPr>
        <w:t xml:space="preserve">a </w:t>
      </w:r>
      <w:r w:rsidR="009E3C86" w:rsidRPr="006F7B09">
        <w:rPr>
          <w:rFonts w:ascii="Calibri" w:hAnsi="Calibri" w:cs="Calibri"/>
        </w:rPr>
        <w:t>higher risk of infection with lower relative humidity</w:t>
      </w:r>
      <w:r w:rsidR="008E4F9A" w:rsidRPr="006F7B09">
        <w:rPr>
          <w:rFonts w:ascii="Calibri" w:hAnsi="Calibri" w:cs="Calibri"/>
        </w:rPr>
        <w:t>, intense rainfall,</w:t>
      </w:r>
      <w:r w:rsidR="009E3C86" w:rsidRPr="006F7B09">
        <w:rPr>
          <w:rFonts w:ascii="Calibri" w:hAnsi="Calibri" w:cs="Calibri"/>
        </w:rPr>
        <w:t xml:space="preserve"> and</w:t>
      </w:r>
      <w:r w:rsidR="00397003" w:rsidRPr="006F7B09">
        <w:rPr>
          <w:rFonts w:ascii="Calibri" w:hAnsi="Calibri" w:cs="Calibri"/>
        </w:rPr>
        <w:t xml:space="preserve"> </w:t>
      </w:r>
      <w:r w:rsidR="009E3C86" w:rsidRPr="006F7B09">
        <w:rPr>
          <w:rFonts w:ascii="Calibri" w:hAnsi="Calibri" w:cs="Calibri"/>
        </w:rPr>
        <w:t xml:space="preserve">high </w:t>
      </w:r>
      <w:r w:rsidR="0083626B">
        <w:rPr>
          <w:rFonts w:ascii="Calibri" w:hAnsi="Calibri" w:cs="Calibri"/>
        </w:rPr>
        <w:t>wind speeds</w:t>
      </w:r>
      <w:r w:rsidR="00625CC8" w:rsidRPr="006F7B09">
        <w:rPr>
          <w:rFonts w:ascii="Calibri" w:hAnsi="Calibri" w:cs="Calibri"/>
        </w:rPr>
        <w:t xml:space="preserve">, </w:t>
      </w:r>
      <w:r w:rsidR="00436B11" w:rsidRPr="006F7B09">
        <w:rPr>
          <w:rFonts w:ascii="Calibri" w:hAnsi="Calibri" w:cs="Calibri"/>
        </w:rPr>
        <w:t xml:space="preserve">a </w:t>
      </w:r>
      <w:r w:rsidR="009A06E6" w:rsidRPr="006F7B09">
        <w:rPr>
          <w:rFonts w:ascii="Calibri" w:hAnsi="Calibri" w:cs="Calibri"/>
        </w:rPr>
        <w:t xml:space="preserve">potentially </w:t>
      </w:r>
      <w:r w:rsidR="00436B11" w:rsidRPr="006F7B09">
        <w:rPr>
          <w:rFonts w:ascii="Calibri" w:hAnsi="Calibri" w:cs="Calibri"/>
        </w:rPr>
        <w:t xml:space="preserve">critical medium of HPAI transmission </w:t>
      </w:r>
      <w:r w:rsidR="0005644F" w:rsidRPr="006F7B09">
        <w:rPr>
          <w:rFonts w:ascii="Calibri" w:hAnsi="Calibri" w:cs="Calibri"/>
        </w:rPr>
        <w:t xml:space="preserve">into farms </w:t>
      </w:r>
      <w:r w:rsidR="0005644F" w:rsidRPr="006F7B09">
        <w:rPr>
          <w:rFonts w:ascii="Calibri" w:hAnsi="Calibri" w:cs="Calibri"/>
        </w:rPr>
        <w:fldChar w:fldCharType="begin"/>
      </w:r>
      <w:r w:rsidR="00592202">
        <w:rPr>
          <w:rFonts w:ascii="Calibri" w:hAnsi="Calibri" w:cs="Calibri"/>
        </w:rPr>
        <w:instrText xml:space="preserve"> ADDIN ZOTERO_ITEM CSL_CITATION {"citationID":"PN7nXVql","properties":{"formattedCitation":"(Nagy et al., 2025; Zhao et al., 2019)","plainCitation":"(Nagy et al., 2025; Zhao et al., 2019)","noteIndex":0},"citationItems":[{"id":1030,"uris":["http://zotero.org/users/3737837/items/E56I9ZZP"],"itemData":{"id":1030,"type":"article-journal","abstract":"Understanding the transmission routes of high-pathogenicity avian influenza (HPAI) is crucial for developing effective control measures to prevent its spread. In this context, windborne transmission, the idea that the virus could travel through the air over considerable distances, is a contentious concept, and documented cases have been rare. Here, though, we provide genetic evidence supporting the feasibility of windborne transmission. During the 2023−24 HPAI season, molecular surveillance identified identical H5N1 strains among a cluster of unrelated commercial farms about 8 km apart in the Czech Republic. The episode started with the abrupt mortality of fattening ducks on one farm. This was followed by disease outbreaks at two nearby high-biosecurity chicken farms. Using genetic, epizootiological, meteorological and geographical data, we reconstructed a mosaic of events strongly suggesting wind was the most probable mechanism of infection transmission between poultry in at least two independent cases. By aligning the genetic and meteorological data with critical outbreak events, we determined the most likely time window during which the transmission occurred and inferred the sequence of infected houses at the recipient sites. Our results suggest that the contaminated plume emitted from the infected fattening duck farm was the critical medium of HPAI transmission, rather than the dust generated during depopulation. Furthermore, our results also strongly implicate the role of confined mechanically-ventilated buildings with high population densities in facilitating windborne transmission and propagating virus concentrations below the minimum infectious dose at the recipient sites. These findings underscore the importance of considering windborne spread in future outbreak mitigation strategies.","container-title":"PLOS ONE","DOI":"10.1371/journal.pone.0319880","ISSN":"1932-6203","issue":"9","journalAbbreviation":"PLOS ONE","language":"en","page":"e0319880","publisher":"Public Library of Science","source":"PLoS Journals","title":"Genetic data and meteorological conditions suggesting windborne transmission of H5N1 high-pathogenicity avian influenza between commercial poultry outbreaks","volume":"20","author":[{"family":"Nagy","given":"Alexander"},{"family":"Černíková","given":"Lenka"},{"family":"Sedlák","given":"Kamil"}],"issued":{"date-parts":[["2025",9,5]]}}},{"id":1086,"uris":["http://zotero.org/users/3737837/items/F2MKQS3T"],"itemData":{"id":1086,"type":"article-journal","abstract":"The unprecedented 2015 outbreaks of highly pathogenic avian influenza (HPAI) H5N2 in the U.S. devastated its poultry industry and resulted in over $3 billion economic impacts. Today HPAI continues eroding poultry operations and disrupting animal protein supply chains around the world. Anecdotal evidence in 2015 suggested that in some cases the AI virus was aerially introduced into poultry houses, as abnormal bird mortality started near air inlets of the infected houses. This study modeled air movement trajectories and virus concentrations that were used to assess the probability or risk of airborne transmission for the 77 HPAI cases in Iowa. The results show that majority of the positive cases in Iowa might have received airborne virus, carried by fine particulate matter, from infected farms within the state (i.e., intrastate) and infected farms from the neighboring states (i.e., interstate). The modeled airborne virus concentrations at the Iowa recipient sites never exceeded the minimal infective doses for poultry; however, the continuous exposure might have increased airborne infection risks. In the worst-case scenario (i.e., maximum virus shedding rate, highest emission rate, and longest half-life), 33 Iowa cases had &gt; 10% (three cases &gt; 50%) infection probability, indicating a medium to high risk of airborne transmission for these cases. Probability of airborne HPAI infection could be affected by farm type, flock size, and distance to previously infected farms; and more importantly, it can be markedly reduced by swift depopulation and inlet air filtration. The research results provide insights into the risk of airborne transmission of HPAI virus via fine dust particles and the importance of preventative and containment strategies such as air filtration and quick depopulation of infected flocks.","container-title":"Scientific Reports","DOI":"10.1038/s41598-019-47788-z","ISSN":"2045-2322","journalAbbreviation":"Sci Rep","page":"11755","PMID":"31409807","PMCID":"PMC6692305","source":"PubMed Central","title":"Airborne transmission may have played a role in the spread of 2015 highly pathogenic avian influenza outbreaks in the United States","volume":"9","author":[{"family":"Zhao","given":"Yang"},{"family":"Richardson","given":"Brad"},{"family":"Takle","given":"Eugene"},{"family":"Chai","given":"Lilong"},{"family":"Schmitt","given":"David"},{"family":"Xin","given":"Hongwei"}],"issued":{"date-parts":[["2019",8,13]]}}}],"schema":"https://github.com/citation-style-language/schema/raw/master/csl-citation.json"} </w:instrText>
      </w:r>
      <w:r w:rsidR="0005644F" w:rsidRPr="006F7B09">
        <w:rPr>
          <w:rFonts w:ascii="Calibri" w:hAnsi="Calibri" w:cs="Calibri"/>
        </w:rPr>
        <w:fldChar w:fldCharType="separate"/>
      </w:r>
      <w:r w:rsidR="002C38F4">
        <w:rPr>
          <w:rFonts w:ascii="Calibri" w:hAnsi="Calibri" w:cs="Calibri"/>
          <w:noProof/>
        </w:rPr>
        <w:t>(Nagy et al., 2025; Zhao et al., 2019)</w:t>
      </w:r>
      <w:r w:rsidR="0005644F" w:rsidRPr="006F7B09">
        <w:rPr>
          <w:rFonts w:ascii="Calibri" w:hAnsi="Calibri" w:cs="Calibri"/>
        </w:rPr>
        <w:fldChar w:fldCharType="end"/>
      </w:r>
      <w:r w:rsidR="009A06E6" w:rsidRPr="006F7B09">
        <w:rPr>
          <w:rFonts w:ascii="Calibri" w:hAnsi="Calibri" w:cs="Calibri"/>
        </w:rPr>
        <w:t>.</w:t>
      </w:r>
      <w:r w:rsidR="00412123" w:rsidRPr="006F7B09">
        <w:rPr>
          <w:rFonts w:ascii="Calibri" w:hAnsi="Calibri" w:cs="Calibri"/>
        </w:rPr>
        <w:t xml:space="preserve"> </w:t>
      </w:r>
    </w:p>
    <w:p w14:paraId="3FF53AA9" w14:textId="77777777" w:rsidR="002C38F4" w:rsidRDefault="002C38F4" w:rsidP="00125400">
      <w:pPr>
        <w:rPr>
          <w:ins w:id="302" w:author="Mooney, Fintan" w:date="2026-01-13T10:30:00Z" w16du:dateUtc="2026-01-13T15:30:00Z"/>
          <w:rFonts w:ascii="Calibri" w:hAnsi="Calibri" w:cs="Calibri"/>
        </w:rPr>
      </w:pPr>
    </w:p>
    <w:p w14:paraId="47249227" w14:textId="3B2C19D7" w:rsidR="00125400" w:rsidRPr="006F7B09" w:rsidRDefault="002C38F4" w:rsidP="00FB0D8B">
      <w:pPr>
        <w:ind w:firstLine="720"/>
        <w:rPr>
          <w:rFonts w:ascii="Calibri" w:hAnsi="Calibri" w:cs="Calibri"/>
        </w:rPr>
        <w:pPrChange w:id="303" w:author="Mooney, Fintan" w:date="2026-01-16T11:36:00Z" w16du:dateUtc="2026-01-16T16:36:00Z">
          <w:pPr/>
        </w:pPrChange>
      </w:pPr>
      <w:ins w:id="304" w:author="Mooney, Fintan" w:date="2026-01-13T10:30:00Z" w16du:dateUtc="2026-01-13T15:30:00Z">
        <w:r>
          <w:rPr>
            <w:rFonts w:ascii="Calibri" w:hAnsi="Calibri" w:cs="Calibri"/>
          </w:rPr>
          <w:t xml:space="preserve">The timing of environmental fluctuations also relate to HPAI transmission via viral persistence and/or host availability and fitness. </w:t>
        </w:r>
      </w:ins>
      <w:del w:id="305" w:author="Mooney, Fintan" w:date="2026-01-13T10:30:00Z" w16du:dateUtc="2026-01-13T15:30:00Z">
        <w:r w:rsidR="007F3764" w:rsidRPr="006F7B09" w:rsidDel="002C38F4">
          <w:rPr>
            <w:rFonts w:ascii="Calibri" w:hAnsi="Calibri" w:cs="Calibri"/>
          </w:rPr>
          <w:delText xml:space="preserve">Additionally, environmental conditions may have </w:delText>
        </w:r>
        <w:r w:rsidR="006A7C0A" w:rsidRPr="006F7B09" w:rsidDel="002C38F4">
          <w:rPr>
            <w:rFonts w:ascii="Calibri" w:hAnsi="Calibri" w:cs="Calibri"/>
          </w:rPr>
          <w:delText xml:space="preserve">a </w:delText>
        </w:r>
        <w:r w:rsidR="007F3764" w:rsidRPr="006F7B09" w:rsidDel="002C38F4">
          <w:rPr>
            <w:rFonts w:ascii="Calibri" w:hAnsi="Calibri" w:cs="Calibri"/>
          </w:rPr>
          <w:delText xml:space="preserve">lagged </w:delText>
        </w:r>
        <w:r w:rsidR="0083626B" w:rsidDel="002C38F4">
          <w:rPr>
            <w:rFonts w:ascii="Calibri" w:hAnsi="Calibri" w:cs="Calibri"/>
          </w:rPr>
          <w:delText>effect</w:delText>
        </w:r>
        <w:r w:rsidR="007F3764" w:rsidRPr="006F7B09" w:rsidDel="002C38F4">
          <w:rPr>
            <w:rFonts w:ascii="Calibri" w:hAnsi="Calibri" w:cs="Calibri"/>
          </w:rPr>
          <w:delText xml:space="preserve"> on </w:delText>
        </w:r>
      </w:del>
      <w:del w:id="306" w:author="Mooney, Fintan" w:date="2026-01-12T22:42:00Z" w16du:dateUtc="2026-01-13T03:42:00Z">
        <w:r w:rsidR="007F3764" w:rsidRPr="006F7B09" w:rsidDel="00835F65">
          <w:rPr>
            <w:rFonts w:ascii="Calibri" w:hAnsi="Calibri" w:cs="Calibri"/>
          </w:rPr>
          <w:delText>outbreak risk</w:delText>
        </w:r>
      </w:del>
      <w:del w:id="307" w:author="Mooney, Fintan" w:date="2026-01-13T10:30:00Z" w16du:dateUtc="2026-01-13T15:30:00Z">
        <w:r w:rsidR="007F3764" w:rsidRPr="006F7B09" w:rsidDel="002C38F4">
          <w:rPr>
            <w:rFonts w:ascii="Calibri" w:hAnsi="Calibri" w:cs="Calibri"/>
          </w:rPr>
          <w:delText>.</w:delText>
        </w:r>
        <w:r w:rsidR="00977EB0" w:rsidRPr="006F7B09" w:rsidDel="002C38F4">
          <w:rPr>
            <w:rFonts w:ascii="Calibri" w:hAnsi="Calibri" w:cs="Calibri"/>
          </w:rPr>
          <w:delText xml:space="preserve"> </w:delText>
        </w:r>
      </w:del>
      <w:r w:rsidR="00B11E36" w:rsidRPr="006F7B09">
        <w:rPr>
          <w:rFonts w:ascii="Calibri" w:hAnsi="Calibri" w:cs="Calibri"/>
        </w:rPr>
        <w:fldChar w:fldCharType="begin"/>
      </w:r>
      <w:r w:rsidR="00D8786C">
        <w:rPr>
          <w:rFonts w:ascii="Calibri" w:hAnsi="Calibri" w:cs="Calibri"/>
        </w:rPr>
        <w:instrText xml:space="preserve"> ADDIN ZOTERO_ITEM CSL_CITATION {"citationID":"x4cZ5yhY","properties":{"formattedCitation":"(Ferenczi et al., 2021)","plainCitation":"(Ferenczi et al., 2021)","dontUpdate":true,"noteIndex":0},"citationItems":[{"id":45,"uris":["http://zotero.org/users/3737837/items/2336C8E9"],"itemData":{"id":45,"type":"article-journal","abstract":"Globally, outbreaks of Avian Influenza Virus (AIV) in poultry continue to burden economies and endanger human, livestock and wildlife health. Wild waterbirds are often identified as possible sources for poultry infection. Therefore, it is important to understand the ecological and environmental factors that directly influence infection dynamics in wild birds, as these factors may thereby indirectly affect outbreaks in poultry. In Australia, where large parts of the country experience erratic rainfall patterns, intense rainfalls lead to wild waterfowl breeding events at temporary wetlands and increased proportions of immunologically naïve juvenile birds. It is hypothesized that after breeding, when the temporary wetlands dry, increasing densities of immunologically naïve waterbirds returning to permanent water bodies might strongly contribute to AIV prevalence in wild waterfowl in Australia. Since rainfall has been implicated as an important environmental driver in AIV dynamics in wild waterbirds in southeast Australia and wild waterbirds are identified globally to have a role in virus spillover into poultry, we hypothesise that rainfall events have an indirect effect on AIV outbreaks in poultry in southeast Australia. In this study we investigated this hypothesis by examining the correlation between the timing of AIV outbreaks in poultry in and near the Murray-Darling basin in relation to temporal patterns in regional rainfall since 1970. Our findings support our hypothesis and suggest that the risk of AIV outbreaks in poultry increases after a period of high rainfall, with peak AIV risk two years after the onset of the high-rainfall period. This is presumably triggered by increased rates of waterbird breeding and consequent higher proportions of immunologically naïve juvenile waterbirds entering the population directly after major rainfall events, which subsequently aggregate near permanent water bodies when the landscape dries out.","container-title":"BMC Veterinary Research","DOI":"10.1186/s12917-021-03010-9","ISSN":"1746-6148","issue":"1","journalAbbreviation":"BMC Vet Res","language":"en","page":"306","source":"Springer Link","title":"Rainfall driven and wild-bird mediated avian influenza virus outbreaks in Australian poultry","volume":"17","author":[{"family":"Ferenczi","given":"Marta"},{"family":"Beckmann","given":"Christa"},{"family":"Klaassen","given":"Marcel"}],"issued":{"date-parts":[["2021",9,14]]}}}],"schema":"https://github.com/citation-style-language/schema/raw/master/csl-citation.json"} </w:instrText>
      </w:r>
      <w:r w:rsidR="00B11E36" w:rsidRPr="006F7B09">
        <w:rPr>
          <w:rFonts w:ascii="Calibri" w:hAnsi="Calibri" w:cs="Calibri"/>
        </w:rPr>
        <w:fldChar w:fldCharType="separate"/>
      </w:r>
      <w:r w:rsidR="00B11E36" w:rsidRPr="006F7B09">
        <w:rPr>
          <w:rFonts w:ascii="Calibri" w:hAnsi="Calibri" w:cs="Calibri"/>
          <w:noProof/>
        </w:rPr>
        <w:t>Ferenczi et al.</w:t>
      </w:r>
      <w:del w:id="308" w:author="Mooney, Fintan" w:date="2026-01-09T16:00:00Z" w16du:dateUtc="2026-01-09T21:00:00Z">
        <w:r w:rsidR="00B11E36" w:rsidRPr="006F7B09" w:rsidDel="00DD7391">
          <w:rPr>
            <w:rFonts w:ascii="Calibri" w:hAnsi="Calibri" w:cs="Calibri"/>
            <w:noProof/>
          </w:rPr>
          <w:delText>,</w:delText>
        </w:r>
      </w:del>
      <w:r w:rsidR="00B11E36" w:rsidRPr="006F7B09">
        <w:rPr>
          <w:rFonts w:ascii="Calibri" w:hAnsi="Calibri" w:cs="Calibri"/>
          <w:noProof/>
        </w:rPr>
        <w:t xml:space="preserve"> </w:t>
      </w:r>
      <w:r w:rsidR="00977EB0" w:rsidRPr="006F7B09">
        <w:rPr>
          <w:rFonts w:ascii="Calibri" w:hAnsi="Calibri" w:cs="Calibri"/>
          <w:noProof/>
        </w:rPr>
        <w:t>(</w:t>
      </w:r>
      <w:r w:rsidR="00B11E36" w:rsidRPr="006F7B09">
        <w:rPr>
          <w:rFonts w:ascii="Calibri" w:hAnsi="Calibri" w:cs="Calibri"/>
          <w:noProof/>
        </w:rPr>
        <w:t>2021)</w:t>
      </w:r>
      <w:r w:rsidR="00B11E36" w:rsidRPr="006F7B09">
        <w:rPr>
          <w:rFonts w:ascii="Calibri" w:hAnsi="Calibri" w:cs="Calibri"/>
        </w:rPr>
        <w:fldChar w:fldCharType="end"/>
      </w:r>
      <w:r w:rsidR="000A390E" w:rsidRPr="006F7B09">
        <w:rPr>
          <w:rFonts w:ascii="Calibri" w:hAnsi="Calibri" w:cs="Calibri"/>
        </w:rPr>
        <w:t xml:space="preserve"> </w:t>
      </w:r>
      <w:r w:rsidR="00B47310" w:rsidRPr="006F7B09">
        <w:rPr>
          <w:rFonts w:ascii="Calibri" w:hAnsi="Calibri" w:cs="Calibri"/>
        </w:rPr>
        <w:t>found</w:t>
      </w:r>
      <w:r w:rsidR="00183BB1" w:rsidRPr="006F7B09">
        <w:rPr>
          <w:rFonts w:ascii="Calibri" w:hAnsi="Calibri" w:cs="Calibri"/>
        </w:rPr>
        <w:t xml:space="preserve"> that risk increase</w:t>
      </w:r>
      <w:r w:rsidR="00B47310" w:rsidRPr="006F7B09">
        <w:rPr>
          <w:rFonts w:ascii="Calibri" w:hAnsi="Calibri" w:cs="Calibri"/>
        </w:rPr>
        <w:t>d</w:t>
      </w:r>
      <w:r w:rsidR="00183BB1" w:rsidRPr="006F7B09">
        <w:rPr>
          <w:rFonts w:ascii="Calibri" w:hAnsi="Calibri" w:cs="Calibri"/>
        </w:rPr>
        <w:t xml:space="preserve"> up to two years after periods of high rainfall, </w:t>
      </w:r>
      <w:r w:rsidR="009F07EA">
        <w:rPr>
          <w:rFonts w:ascii="Calibri" w:hAnsi="Calibri" w:cs="Calibri"/>
        </w:rPr>
        <w:t>which they suggest is due to</w:t>
      </w:r>
      <w:r w:rsidR="00371169">
        <w:rPr>
          <w:rFonts w:ascii="Calibri" w:hAnsi="Calibri" w:cs="Calibri"/>
        </w:rPr>
        <w:t xml:space="preserve"> these events</w:t>
      </w:r>
      <w:r w:rsidR="00183BB1" w:rsidRPr="006F7B09">
        <w:rPr>
          <w:rFonts w:ascii="Calibri" w:hAnsi="Calibri" w:cs="Calibri"/>
        </w:rPr>
        <w:t xml:space="preserve"> stimulat</w:t>
      </w:r>
      <w:r w:rsidR="00371169">
        <w:rPr>
          <w:rFonts w:ascii="Calibri" w:hAnsi="Calibri" w:cs="Calibri"/>
        </w:rPr>
        <w:t xml:space="preserve">ing </w:t>
      </w:r>
      <w:r w:rsidR="00183BB1" w:rsidRPr="006F7B09">
        <w:rPr>
          <w:rFonts w:ascii="Calibri" w:hAnsi="Calibri" w:cs="Calibri"/>
        </w:rPr>
        <w:t>water</w:t>
      </w:r>
      <w:r w:rsidR="00E5040F" w:rsidRPr="006F7B09">
        <w:rPr>
          <w:rFonts w:ascii="Calibri" w:hAnsi="Calibri" w:cs="Calibri"/>
        </w:rPr>
        <w:t xml:space="preserve">fowl </w:t>
      </w:r>
      <w:r w:rsidR="00183BB1" w:rsidRPr="006F7B09">
        <w:rPr>
          <w:rFonts w:ascii="Calibri" w:hAnsi="Calibri" w:cs="Calibri"/>
        </w:rPr>
        <w:t>breeding, leading to a</w:t>
      </w:r>
      <w:r w:rsidR="002051AF" w:rsidRPr="006F7B09">
        <w:rPr>
          <w:rFonts w:ascii="Calibri" w:hAnsi="Calibri" w:cs="Calibri"/>
        </w:rPr>
        <w:t>n upswing</w:t>
      </w:r>
      <w:r w:rsidR="00183BB1" w:rsidRPr="006F7B09">
        <w:rPr>
          <w:rFonts w:ascii="Calibri" w:hAnsi="Calibri" w:cs="Calibri"/>
        </w:rPr>
        <w:t xml:space="preserve"> of immunologically naïve juvenile birds that later concentrate around permanent water bodies </w:t>
      </w:r>
      <w:r w:rsidR="006627C0" w:rsidRPr="006F7B09">
        <w:rPr>
          <w:rFonts w:ascii="Calibri" w:hAnsi="Calibri" w:cs="Calibri"/>
        </w:rPr>
        <w:t xml:space="preserve">once temporary wetlands dry out. </w:t>
      </w:r>
      <w:r w:rsidR="0083626B">
        <w:rPr>
          <w:rFonts w:ascii="Calibri" w:hAnsi="Calibri" w:cs="Calibri"/>
        </w:rPr>
        <w:t xml:space="preserve">The critical window of exposure may also operate at a </w:t>
      </w:r>
      <w:r w:rsidR="00664C91" w:rsidRPr="006F7B09">
        <w:rPr>
          <w:rFonts w:ascii="Calibri" w:hAnsi="Calibri" w:cs="Calibri"/>
        </w:rPr>
        <w:t>finer temporal resolution</w:t>
      </w:r>
      <w:r w:rsidR="00F415CB">
        <w:rPr>
          <w:rFonts w:ascii="Calibri" w:hAnsi="Calibri" w:cs="Calibri"/>
        </w:rPr>
        <w:t>. F</w:t>
      </w:r>
      <w:r w:rsidR="00DB58E9" w:rsidRPr="006F7B09">
        <w:rPr>
          <w:rFonts w:ascii="Calibri" w:hAnsi="Calibri" w:cs="Calibri"/>
        </w:rPr>
        <w:t xml:space="preserve">or </w:t>
      </w:r>
      <w:r w:rsidR="00040BED" w:rsidRPr="006F7B09">
        <w:rPr>
          <w:rFonts w:ascii="Calibri" w:hAnsi="Calibri" w:cs="Calibri"/>
        </w:rPr>
        <w:t>example,</w:t>
      </w:r>
      <w:r w:rsidR="005D6CE4" w:rsidRPr="006F7B09">
        <w:rPr>
          <w:rFonts w:ascii="Calibri" w:hAnsi="Calibri" w:cs="Calibri"/>
        </w:rPr>
        <w:t xml:space="preserve"> </w:t>
      </w:r>
      <w:r w:rsidR="00300605" w:rsidRPr="006F7B09">
        <w:rPr>
          <w:rFonts w:ascii="Calibri" w:hAnsi="Calibri" w:cs="Calibri"/>
        </w:rPr>
        <w:lastRenderedPageBreak/>
        <w:t>higher average air temperatures</w:t>
      </w:r>
      <w:r w:rsidR="00332AC3" w:rsidRPr="006F7B09">
        <w:rPr>
          <w:rFonts w:ascii="Calibri" w:hAnsi="Calibri" w:cs="Calibri"/>
        </w:rPr>
        <w:t xml:space="preserve"> two to four weeks </w:t>
      </w:r>
      <w:r w:rsidR="00040BED" w:rsidRPr="006F7B09">
        <w:rPr>
          <w:rFonts w:ascii="Calibri" w:hAnsi="Calibri" w:cs="Calibri"/>
        </w:rPr>
        <w:t xml:space="preserve">before </w:t>
      </w:r>
      <w:ins w:id="309" w:author="Mooney, Fintan" w:date="2026-01-14T22:05:00Z" w16du:dateUtc="2026-01-15T03:05:00Z">
        <w:r w:rsidR="00CC171B">
          <w:rPr>
            <w:rFonts w:ascii="Calibri" w:hAnsi="Calibri" w:cs="Calibri"/>
          </w:rPr>
          <w:t>transmission</w:t>
        </w:r>
      </w:ins>
      <w:del w:id="310" w:author="Mooney, Fintan" w:date="2026-01-14T21:50:00Z" w16du:dateUtc="2026-01-15T02:50:00Z">
        <w:r w:rsidR="00040BED" w:rsidRPr="006F7B09" w:rsidDel="00D006E2">
          <w:rPr>
            <w:rFonts w:ascii="Calibri" w:hAnsi="Calibri" w:cs="Calibri"/>
          </w:rPr>
          <w:delText>outbreaks</w:delText>
        </w:r>
      </w:del>
      <w:r w:rsidR="00DB58E9" w:rsidRPr="006F7B09">
        <w:rPr>
          <w:rFonts w:ascii="Calibri" w:hAnsi="Calibri" w:cs="Calibri"/>
        </w:rPr>
        <w:t xml:space="preserve"> and lower average wind speeds four weeks </w:t>
      </w:r>
      <w:r w:rsidR="00040BED" w:rsidRPr="006F7B09">
        <w:rPr>
          <w:rFonts w:ascii="Calibri" w:hAnsi="Calibri" w:cs="Calibri"/>
        </w:rPr>
        <w:t>before have been associated with increased HPAI risk in Japan</w:t>
      </w:r>
      <w:r w:rsidR="00B45D5E">
        <w:rPr>
          <w:rFonts w:ascii="Calibri" w:hAnsi="Calibri" w:cs="Calibri"/>
        </w:rPr>
        <w:t xml:space="preserve"> </w:t>
      </w:r>
      <w:r w:rsidR="00F8423F" w:rsidRPr="006F7B09">
        <w:rPr>
          <w:rFonts w:ascii="Calibri" w:hAnsi="Calibri" w:cs="Calibri"/>
        </w:rPr>
        <w:fldChar w:fldCharType="begin"/>
      </w:r>
      <w:r w:rsidR="00592202">
        <w:rPr>
          <w:rFonts w:ascii="Calibri" w:hAnsi="Calibri" w:cs="Calibri"/>
        </w:rPr>
        <w:instrText xml:space="preserve"> ADDIN ZOTERO_ITEM CSL_CITATION {"citationID":"edhRJUNS","properties":{"formattedCitation":"(Fujimoto &amp; Haga, 2024)","plainCitation":"(Fujimoto &amp; Haga, 2024)","noteIndex":0},"citationItems":[{"id":33,"uris":["http://zotero.org/users/3737837/items/9YB5ES8W"],"itemData":{"id":33,"type":"article-journal","abstract":"Highly pathogenic avian influenza (HPAI) poses a significant threat to animal and public\nhealth, with outbreaks occurring globally. HPAI poses significant challenges due to its\nhigh mortality rate and public health concerns, with outbreaks spreading globally since\nthe emergence of the H5N1 virus in 2003. In Japan, HPAI outbreaks have been particularly\nprevalent during autumn and winter seasons, with the 2022–2023 winter experiencing the\nmost severe outbreak to date. However, limited research has directly examined the\nassociation between HPAI outbreaks and weather conditions in Japan. Here we show that\nspecific weather conditions are associated with an increased risk of HPAI outbreaks on\npoultry farms in Japan. By analyzing databases of HPAI cases and meteorological data from\n2020–2023, we found that higher average air temperatures two to three weeks prior, lower\naverage wind speeds four weeks prior, and longer sunlight hours two and four weeks prior\nto outbreaks were significantly associated with increased risk of HPAI outbreaks in Japan.\nThese results suggest that weather may influence environmental survival and transmission\nof the virus, as well as patterns of wild bird movement that could seed new outbreaks.\nThese findings enhance our understanding of the factors influencing HPAI transmission\ndynamics and highlight the importance of integrating weather forecasts into disease\nsurveillance and prevention strategies.","container-title":"The Journal of Veterinary Medical Science","DOI":"10.1292/jvms.23-0521","ISSN":"0916-7250","issue":"10","journalAbbreviation":"J Vet Med Sci","page":"1045-1051","PMID":"39155082","PMCID":"PMC11442392","source":"PubMed Central","title":"Association between highly pathogenic avian influenza outbreaks and weather conditions in Japan","volume":"86","author":[{"family":"Fujimoto","given":"Yuri"},{"family":"Haga","given":"Takeshi"}],"issued":{"date-parts":[["2024",10]]}}}],"schema":"https://github.com/citation-style-language/schema/raw/master/csl-citation.json"} </w:instrText>
      </w:r>
      <w:r w:rsidR="00F8423F" w:rsidRPr="006F7B09">
        <w:rPr>
          <w:rFonts w:ascii="Calibri" w:hAnsi="Calibri" w:cs="Calibri"/>
        </w:rPr>
        <w:fldChar w:fldCharType="separate"/>
      </w:r>
      <w:r w:rsidR="001D2BE3" w:rsidRPr="006F7B09">
        <w:rPr>
          <w:rFonts w:ascii="Calibri" w:hAnsi="Calibri" w:cs="Calibri"/>
          <w:noProof/>
        </w:rPr>
        <w:t>(Fujimoto &amp; Haga, 2024)</w:t>
      </w:r>
      <w:r w:rsidR="00F8423F" w:rsidRPr="006F7B09">
        <w:rPr>
          <w:rFonts w:ascii="Calibri" w:hAnsi="Calibri" w:cs="Calibri"/>
        </w:rPr>
        <w:fldChar w:fldCharType="end"/>
      </w:r>
      <w:r w:rsidR="001D2BE3" w:rsidRPr="006F7B09">
        <w:rPr>
          <w:rFonts w:ascii="Calibri" w:hAnsi="Calibri" w:cs="Calibri"/>
        </w:rPr>
        <w:t xml:space="preserve">. </w:t>
      </w:r>
      <w:r w:rsidR="00A40A25">
        <w:rPr>
          <w:rFonts w:ascii="Calibri" w:hAnsi="Calibri" w:cs="Calibri"/>
        </w:rPr>
        <w:t>N</w:t>
      </w:r>
      <w:r w:rsidR="00104325">
        <w:rPr>
          <w:rFonts w:ascii="Calibri" w:hAnsi="Calibri" w:cs="Calibri"/>
        </w:rPr>
        <w:t xml:space="preserve">on-linear lagged effects </w:t>
      </w:r>
      <w:r w:rsidR="00DB6B5B">
        <w:rPr>
          <w:rFonts w:ascii="Calibri" w:hAnsi="Calibri" w:cs="Calibri"/>
        </w:rPr>
        <w:t xml:space="preserve">of meteorological conditions </w:t>
      </w:r>
      <w:r w:rsidR="00104325">
        <w:rPr>
          <w:rFonts w:ascii="Calibri" w:hAnsi="Calibri" w:cs="Calibri"/>
        </w:rPr>
        <w:t>on human transmission of</w:t>
      </w:r>
      <w:r w:rsidR="00BC0112">
        <w:rPr>
          <w:rFonts w:ascii="Calibri" w:hAnsi="Calibri" w:cs="Calibri"/>
        </w:rPr>
        <w:t xml:space="preserve"> avian and </w:t>
      </w:r>
      <w:r w:rsidR="006828B6">
        <w:rPr>
          <w:rFonts w:ascii="Calibri" w:hAnsi="Calibri" w:cs="Calibri"/>
        </w:rPr>
        <w:t>related influenza</w:t>
      </w:r>
      <w:r w:rsidR="00DB6B5B">
        <w:rPr>
          <w:rFonts w:ascii="Calibri" w:hAnsi="Calibri" w:cs="Calibri"/>
        </w:rPr>
        <w:t xml:space="preserve"> </w:t>
      </w:r>
      <w:r w:rsidR="00A40A25">
        <w:rPr>
          <w:rFonts w:ascii="Calibri" w:hAnsi="Calibri" w:cs="Calibri"/>
        </w:rPr>
        <w:t xml:space="preserve">have also been reported </w:t>
      </w:r>
      <w:r w:rsidR="009F4F5D">
        <w:rPr>
          <w:rFonts w:ascii="Calibri" w:hAnsi="Calibri" w:cs="Calibri"/>
        </w:rPr>
        <w:fldChar w:fldCharType="begin"/>
      </w:r>
      <w:r w:rsidR="00D8786C">
        <w:rPr>
          <w:rFonts w:ascii="Calibri" w:hAnsi="Calibri" w:cs="Calibri"/>
        </w:rPr>
        <w:instrText xml:space="preserve"> ADDIN ZOTERO_ITEM CSL_CITATION {"citationID":"kPVGYUom","properties":{"formattedCitation":"(Chen et al., 2022; Lau et al., 2018)","plainCitation":"(Chen et al., 2022; Lau et al., 2018)","noteIndex":0},"citationItems":[{"id":1032,"uris":["http://zotero.org/users/3737837/items/YU42C37W"],"itemData":{"id":1032,"type":"article-journal","abstract":"The spread of highly pathogenic avian influenza H5N1 has posed a major threat to global public health. Understanding the spatiotemporal outbreak characteristics and environmental factors of H5N1 outbreaks is of great significance for the establishment of effective prevention and control systems. The time and location of H5N1 outbreaks in poultry and wild birds officially confirmed by the World Organization for Animal Health from 2005 to 2019 were collected. Spatial autocorrelation analysis and multidistance spatial agglomeration analysis methods were used to analyze the global outbreak sites of H5N1. Combined with remote sensing data, the correlation between H5N1 outbreaks and environmental factors was analyzed using binary logistic regression methods. We analyzed the correlation between the H5N1 outbreak and environmental factors and finally made a risk prediction for the global H5N1 outbreaks. The results show that the peak of the H5N1 outbreaks occurs in winter and spring. H5N1 outbreaks exhibit aggregation, and a weak aggregation phenomenon is noted on the scale close to 5000 km. Water distance, road distance, railway distance, wind speed, leaf area index (LAI), and specific humidity were protective factors for the outbreak of H5N1, and the odds ratio (OR) were 0.985, 0.989, 0.995, 0.717, 0.832, and 0.935, respectively. Temperature was a risk factor with an OR of 1.073. The significance of these ORs was greater than 95%. The global risk prediction map was obtained. Given that the novel coronavirus (COVID-19) is spreading globally, the methods and results of this study can provide a reference for studying the spread of COVID-19.","container-title":"Environmental Science and Pollution Research","DOI":"10.1007/s11356-022-19016-1","ISSN":"1614-7499","issue":"29","journalAbbreviation":"Environ Sci Pollut Res","language":"en","page":"44175-44185","source":"Springer Link","title":"Environmental factors and spatiotemporal distribution characteristics of the global outbreaks of the highly pathogenic avian influenza H5N1","volume":"29","author":[{"family":"Chen","given":"Wei"},{"family":"Zhang","given":"Xuepeng"},{"family":"Zhao","given":"Wenwu"},{"family":"Yang","given":"Lan"},{"family":"Wang","given":"Zhe"},{"family":"Bi","given":"Hongru"}],"issued":{"date-parts":[["2022",6,1]]}}},{"id":1047,"uris":["http://zotero.org/users/3737837/items/943KN5CS"],"itemData":{"id":1047,"type":"article-journal","abstract":"Background\nSince the first reported human infection with an avian-origin influenza A (H7N9) virus in China in early 2013, there have been recurrent outbreaks of the virus in the country. Previous studies have shown that meteorological factors are associated with the risk of human infection with the virus; however, their possible nonlinear and lagged effects were not commonly taken into account.\nMethod\nTo quantify the effect of meteorological factors on the risk of human H7N9 infection, daily laboratory-confirmed cases of human H7N9 infection and meteorological factors including total rainfall, average wind speed, average temperature, average relative humidity, and sunshine duration of the 11 sub-provincial/prefecture cities in Zhejiang during the first four outbreaks (13 March 2013–30 June 2016) were analyzed. Separate models were built for the 6 sub-provincial/prefecture cities with the greatest number of reported cases using a combination of logistic generalized additive model and distributed lag nonlinear models, which were then pooled by a multivariate meta-regression model to determine their overall effects.\nResults\nAccording to the meta-regression model, for rainfall, the log adjusted overall cumulative odds ratio was statistically significant when log of rainfall was &gt;4.0, peaked at 5.3 with a value of 12.42 (95% confidence intervals (CI): [3.23, 21.62]). On the other hand, when wind speed was 2.1–3.0 m/s or 6.3–7.1 m/s, the log adjusted overall cumulative odds ratio was statistically significant, peaked at 7.1 m/s with a value of 6.75 (95% CI: [0.03, 13.47]). There were signs of nonlinearity and lag effects in their associations with the risk of infection.\nConclusion\nAs rainfall and wind speed were found to be associated with the risk of human H7N9 infection, weather conditions should be taken into account when it comes to disease surveillance, allowing prompt actions when an outbreak takes place.","container-title":"Science of The Total Environment","DOI":"10.1016/j.scitotenv.2018.06.390","ISSN":"0048-9697","journalAbbreviation":"Science of The Total Environment","page":"696-709","source":"ScienceDirect","title":"Identification of meteorological factors associated with human infection with avian influenza A H7N9 virus in Zhejiang Province, China","volume":"644","author":[{"family":"Lau","given":"Steven Yuk-Fai"},{"family":"Wang","given":"Xiaoxiao"},{"family":"Wang","given":"Maggie"},{"family":"Liu","given":"Shelan"},{"family":"Zee","given":"Benny Chung-Ying"},{"family":"Han","given":"Xiaoran"},{"family":"Yu","given":"Zhao"},{"family":"Sun","given":"Riyang"},{"family":"Chong","given":"Ka Chun"},{"family":"Chen","given":"Enfu"}],"issued":{"date-parts":[["2018",12,10]]}}}],"schema":"https://github.com/citation-style-language/schema/raw/master/csl-citation.json"} </w:instrText>
      </w:r>
      <w:r w:rsidR="009F4F5D">
        <w:rPr>
          <w:rFonts w:ascii="Calibri" w:hAnsi="Calibri" w:cs="Calibri"/>
        </w:rPr>
        <w:fldChar w:fldCharType="separate"/>
      </w:r>
      <w:r w:rsidR="00D8786C">
        <w:rPr>
          <w:rFonts w:ascii="Calibri" w:hAnsi="Calibri" w:cs="Calibri"/>
          <w:noProof/>
        </w:rPr>
        <w:t>(Chen et al., 2022; Lau et al., 2018)</w:t>
      </w:r>
      <w:r w:rsidR="009F4F5D">
        <w:rPr>
          <w:rFonts w:ascii="Calibri" w:hAnsi="Calibri" w:cs="Calibri"/>
        </w:rPr>
        <w:fldChar w:fldCharType="end"/>
      </w:r>
      <w:r w:rsidR="0033018E">
        <w:rPr>
          <w:rFonts w:ascii="Calibri" w:hAnsi="Calibri" w:cs="Calibri"/>
        </w:rPr>
        <w:t xml:space="preserve">. Furthermore, </w:t>
      </w:r>
      <w:r w:rsidR="006828B6">
        <w:rPr>
          <w:rFonts w:ascii="Calibri" w:hAnsi="Calibri" w:cs="Calibri"/>
        </w:rPr>
        <w:t xml:space="preserve">HPAI occurrence </w:t>
      </w:r>
      <w:r w:rsidR="0083626B">
        <w:rPr>
          <w:rFonts w:ascii="Calibri" w:hAnsi="Calibri" w:cs="Calibri"/>
        </w:rPr>
        <w:t xml:space="preserve">has </w:t>
      </w:r>
      <w:r w:rsidR="006828B6">
        <w:rPr>
          <w:rFonts w:ascii="Calibri" w:hAnsi="Calibri" w:cs="Calibri"/>
        </w:rPr>
        <w:t xml:space="preserve">historically </w:t>
      </w:r>
      <w:r w:rsidR="00A40A25">
        <w:rPr>
          <w:rFonts w:ascii="Calibri" w:hAnsi="Calibri" w:cs="Calibri"/>
        </w:rPr>
        <w:t xml:space="preserve">shown strong </w:t>
      </w:r>
      <w:r w:rsidR="006828B6">
        <w:rPr>
          <w:rFonts w:ascii="Calibri" w:hAnsi="Calibri" w:cs="Calibri"/>
        </w:rPr>
        <w:t xml:space="preserve">seasonal </w:t>
      </w:r>
      <w:r w:rsidR="00810FF9">
        <w:rPr>
          <w:rFonts w:ascii="Calibri" w:hAnsi="Calibri" w:cs="Calibri"/>
        </w:rPr>
        <w:t>oscillations,</w:t>
      </w:r>
      <w:r w:rsidR="006828B6">
        <w:rPr>
          <w:rFonts w:ascii="Calibri" w:hAnsi="Calibri" w:cs="Calibri"/>
        </w:rPr>
        <w:t xml:space="preserve"> for </w:t>
      </w:r>
      <w:r w:rsidR="00371169">
        <w:rPr>
          <w:rFonts w:ascii="Calibri" w:hAnsi="Calibri" w:cs="Calibri"/>
        </w:rPr>
        <w:t>instance</w:t>
      </w:r>
      <w:r w:rsidR="006828B6">
        <w:rPr>
          <w:rFonts w:ascii="Calibri" w:hAnsi="Calibri" w:cs="Calibri"/>
        </w:rPr>
        <w:t xml:space="preserve">, in </w:t>
      </w:r>
      <w:r w:rsidR="00810FF9">
        <w:rPr>
          <w:rFonts w:ascii="Calibri" w:hAnsi="Calibri" w:cs="Calibri"/>
        </w:rPr>
        <w:t>Europe</w:t>
      </w:r>
      <w:r w:rsidR="006828B6">
        <w:rPr>
          <w:rFonts w:ascii="Calibri" w:hAnsi="Calibri" w:cs="Calibri"/>
        </w:rPr>
        <w:t>, fro</w:t>
      </w:r>
      <w:r w:rsidR="00810FF9">
        <w:rPr>
          <w:rFonts w:ascii="Calibri" w:hAnsi="Calibri" w:cs="Calibri"/>
        </w:rPr>
        <w:t>m November through the end of May</w:t>
      </w:r>
      <w:r w:rsidR="00A40A25">
        <w:rPr>
          <w:rFonts w:ascii="Calibri" w:hAnsi="Calibri" w:cs="Calibri"/>
        </w:rPr>
        <w:t>.</w:t>
      </w:r>
      <w:r w:rsidR="00D8786C">
        <w:rPr>
          <w:rFonts w:ascii="Calibri" w:hAnsi="Calibri" w:cs="Calibri"/>
        </w:rPr>
        <w:t xml:space="preserve"> </w:t>
      </w:r>
      <w:r w:rsidR="00A40A25">
        <w:rPr>
          <w:rFonts w:ascii="Calibri" w:hAnsi="Calibri" w:cs="Calibri"/>
        </w:rPr>
        <w:t>A</w:t>
      </w:r>
      <w:r w:rsidR="00D8786C">
        <w:rPr>
          <w:rFonts w:ascii="Calibri" w:hAnsi="Calibri" w:cs="Calibri"/>
        </w:rPr>
        <w:t xml:space="preserve">lthough research </w:t>
      </w:r>
      <w:r w:rsidR="00A40A25">
        <w:rPr>
          <w:rFonts w:ascii="Calibri" w:hAnsi="Calibri" w:cs="Calibri"/>
        </w:rPr>
        <w:t>by</w:t>
      </w:r>
      <w:r w:rsidR="00D8786C">
        <w:rPr>
          <w:rFonts w:ascii="Calibri" w:hAnsi="Calibri" w:cs="Calibri"/>
        </w:rPr>
        <w:t xml:space="preserve"> </w:t>
      </w:r>
      <w:r w:rsidR="00D8786C">
        <w:rPr>
          <w:rFonts w:ascii="Calibri" w:hAnsi="Calibri" w:cs="Calibri"/>
        </w:rPr>
        <w:fldChar w:fldCharType="begin"/>
      </w:r>
      <w:r w:rsidR="00592202">
        <w:rPr>
          <w:rFonts w:ascii="Calibri" w:hAnsi="Calibri" w:cs="Calibri"/>
        </w:rPr>
        <w:instrText xml:space="preserve"> ADDIN ZOTERO_ITEM CSL_CITATION {"citationID":"NfumEDHd","properties":{"formattedCitation":"(Jung Kj\\uc0\\u230{}r et al., 2023)","plainCitation":"(Jung Kjær et al., 2023)","dontUpdate":true,"noteIndex":0},"citationItems":[{"id":1049,"uris":["http://zotero.org/users/3737837/items/X4BQ6FL2"],"itemData":{"id":1049,"type":"article-journal","abstract":"Avian influenza in wild birds and poultry flocks constitutes a problem for animal welfare, food security and public health. In recent years there have been increasing numbers of outbreaks in Europe, with many poultry flocks culled after being infected with highly pathogenic avian influenza (HPAI). Continuous monitoring is crucial to enable timely implementation of control to prevent HPAI spread from wild birds to poultry and between poultry flocks within a country. We here utilize readily available public surveillance data and time-series models to predict HPAI detections within European countries and show a seasonal shift that happened during 2021–2022. The output is models capable of monitoring the weekly risk of HPAI outbreaks, to support decision making.","container-title":"Scientific Reports","DOI":"10.1038/s41598-023-42660-7","ISSN":"2045-2322","issue":"1","journalAbbreviation":"Sci Rep","language":"en","license":"2023 The Author(s)","page":"15396","publisher":"Nature Publishing Group","source":"www.nature.com","title":"Using surveillance data for early warning modelling of highly pathogenic avian influenza in Europe reveals a seasonal shift in transmission, 2016–2022","volume":"13","author":[{"family":"Jung Kjær","given":"Lene"},{"family":"Ward","given":"Michael P."},{"family":"Boklund","given":"Anette Ella"},{"family":"Larsen","given":"Lars Erik"},{"family":"Hjulsager","given":"Charlotte Kristiane"},{"family":"Kirkeby","given":"Carsten Thure"}],"issued":{"date-parts":[["2023",9,16]]}}}],"schema":"https://github.com/citation-style-language/schema/raw/master/csl-citation.json"} </w:instrText>
      </w:r>
      <w:r w:rsidR="00D8786C">
        <w:rPr>
          <w:rFonts w:ascii="Calibri" w:hAnsi="Calibri" w:cs="Calibri"/>
        </w:rPr>
        <w:fldChar w:fldCharType="separate"/>
      </w:r>
      <w:r w:rsidR="00EC1BF4" w:rsidRPr="00EC1BF4">
        <w:rPr>
          <w:rFonts w:ascii="Calibri" w:eastAsiaTheme="minorHAnsi" w:hAnsi="Calibri" w:cs="Calibri"/>
          <w14:ligatures w14:val="standardContextual"/>
        </w:rPr>
        <w:t>Jung Kjær et al.</w:t>
      </w:r>
      <w:del w:id="311" w:author="Mooney, Fintan" w:date="2026-01-14T22:05:00Z" w16du:dateUtc="2026-01-15T03:05:00Z">
        <w:r w:rsidR="00EC1BF4" w:rsidRPr="00EC1BF4" w:rsidDel="00CC171B">
          <w:rPr>
            <w:rFonts w:ascii="Calibri" w:eastAsiaTheme="minorHAnsi" w:hAnsi="Calibri" w:cs="Calibri"/>
            <w14:ligatures w14:val="standardContextual"/>
          </w:rPr>
          <w:delText>,</w:delText>
        </w:r>
      </w:del>
      <w:r w:rsidR="00EC1BF4" w:rsidRPr="00EC1BF4">
        <w:rPr>
          <w:rFonts w:ascii="Calibri" w:eastAsiaTheme="minorHAnsi" w:hAnsi="Calibri" w:cs="Calibri"/>
          <w14:ligatures w14:val="standardContextual"/>
        </w:rPr>
        <w:t xml:space="preserve"> </w:t>
      </w:r>
      <w:r w:rsidR="00EC1BF4">
        <w:rPr>
          <w:rFonts w:ascii="Calibri" w:eastAsiaTheme="minorHAnsi" w:hAnsi="Calibri" w:cs="Calibri"/>
          <w14:ligatures w14:val="standardContextual"/>
        </w:rPr>
        <w:t>(</w:t>
      </w:r>
      <w:r w:rsidR="00EC1BF4" w:rsidRPr="00EC1BF4">
        <w:rPr>
          <w:rFonts w:ascii="Calibri" w:eastAsiaTheme="minorHAnsi" w:hAnsi="Calibri" w:cs="Calibri"/>
          <w14:ligatures w14:val="standardContextual"/>
        </w:rPr>
        <w:t>2023)</w:t>
      </w:r>
      <w:r w:rsidR="00D8786C">
        <w:rPr>
          <w:rFonts w:ascii="Calibri" w:hAnsi="Calibri" w:cs="Calibri"/>
        </w:rPr>
        <w:fldChar w:fldCharType="end"/>
      </w:r>
      <w:r w:rsidR="00BB6C9F">
        <w:rPr>
          <w:rFonts w:ascii="Calibri" w:hAnsi="Calibri" w:cs="Calibri"/>
        </w:rPr>
        <w:t xml:space="preserve"> </w:t>
      </w:r>
      <w:r w:rsidR="00420C87">
        <w:rPr>
          <w:rFonts w:ascii="Calibri" w:hAnsi="Calibri" w:cs="Calibri"/>
        </w:rPr>
        <w:t xml:space="preserve">demonstrates </w:t>
      </w:r>
      <w:r w:rsidR="00BB6C9F">
        <w:rPr>
          <w:rFonts w:ascii="Calibri" w:hAnsi="Calibri" w:cs="Calibri"/>
        </w:rPr>
        <w:t xml:space="preserve">an attenuated seasonal effect with the </w:t>
      </w:r>
      <w:r w:rsidR="0083626B">
        <w:rPr>
          <w:rFonts w:ascii="Calibri" w:hAnsi="Calibri" w:cs="Calibri"/>
        </w:rPr>
        <w:t>emerging</w:t>
      </w:r>
      <w:r w:rsidR="00BB6C9F">
        <w:rPr>
          <w:rFonts w:ascii="Calibri" w:hAnsi="Calibri" w:cs="Calibri"/>
        </w:rPr>
        <w:t xml:space="preserve"> HPAI strains </w:t>
      </w:r>
      <w:r w:rsidR="0083626B">
        <w:rPr>
          <w:rFonts w:ascii="Calibri" w:hAnsi="Calibri" w:cs="Calibri"/>
        </w:rPr>
        <w:t>since</w:t>
      </w:r>
      <w:r w:rsidR="004E1838">
        <w:rPr>
          <w:rFonts w:ascii="Calibri" w:hAnsi="Calibri" w:cs="Calibri"/>
        </w:rPr>
        <w:t xml:space="preserve"> 2021. </w:t>
      </w:r>
      <w:r w:rsidR="00EC1BF4">
        <w:rPr>
          <w:rFonts w:ascii="Calibri" w:hAnsi="Calibri" w:cs="Calibri"/>
        </w:rPr>
        <w:t xml:space="preserve"> </w:t>
      </w:r>
    </w:p>
    <w:p w14:paraId="72717040" w14:textId="04EC2AAF" w:rsidR="007A09F6" w:rsidRPr="006F7B09" w:rsidRDefault="007A09F6" w:rsidP="00125400">
      <w:pPr>
        <w:rPr>
          <w:rFonts w:ascii="Calibri" w:hAnsi="Calibri" w:cs="Calibri"/>
        </w:rPr>
      </w:pPr>
      <w:r w:rsidRPr="006F7B09">
        <w:rPr>
          <w:rFonts w:ascii="Calibri" w:hAnsi="Calibri" w:cs="Calibri"/>
        </w:rPr>
        <w:tab/>
      </w:r>
    </w:p>
    <w:p w14:paraId="35725168" w14:textId="40C1FCBF" w:rsidR="001E4A71" w:rsidRPr="006F7B09" w:rsidRDefault="00886085" w:rsidP="006F7B09">
      <w:pPr>
        <w:rPr>
          <w:rFonts w:ascii="Calibri" w:hAnsi="Calibri" w:cs="Calibri"/>
        </w:rPr>
      </w:pPr>
      <w:r w:rsidRPr="006F7B09">
        <w:rPr>
          <w:rFonts w:ascii="Calibri" w:hAnsi="Calibri" w:cs="Calibri"/>
        </w:rPr>
        <w:tab/>
      </w:r>
      <w:del w:id="312" w:author="Mooney, Fintan" w:date="2026-01-08T12:43:00Z" w16du:dateUtc="2026-01-08T17:43:00Z">
        <w:r w:rsidRPr="006F7B09" w:rsidDel="00CA3448">
          <w:rPr>
            <w:rFonts w:ascii="Calibri" w:hAnsi="Calibri" w:cs="Calibri"/>
          </w:rPr>
          <w:delText xml:space="preserve">To </w:delText>
        </w:r>
        <w:r w:rsidR="00F00150" w:rsidRPr="006F7B09" w:rsidDel="00CA3448">
          <w:rPr>
            <w:rFonts w:ascii="Calibri" w:hAnsi="Calibri" w:cs="Calibri"/>
          </w:rPr>
          <w:delText>the</w:delText>
        </w:r>
        <w:r w:rsidRPr="006F7B09" w:rsidDel="00CA3448">
          <w:rPr>
            <w:rFonts w:ascii="Calibri" w:hAnsi="Calibri" w:cs="Calibri"/>
          </w:rPr>
          <w:delText xml:space="preserve"> </w:delText>
        </w:r>
        <w:r w:rsidR="005717D2" w:rsidRPr="006F7B09" w:rsidDel="00CA3448">
          <w:rPr>
            <w:rFonts w:ascii="Calibri" w:hAnsi="Calibri" w:cs="Calibri"/>
          </w:rPr>
          <w:delText xml:space="preserve">best </w:delText>
        </w:r>
        <w:r w:rsidR="00F00150" w:rsidRPr="006F7B09" w:rsidDel="00CA3448">
          <w:rPr>
            <w:rFonts w:ascii="Calibri" w:hAnsi="Calibri" w:cs="Calibri"/>
          </w:rPr>
          <w:delText xml:space="preserve">of our </w:delText>
        </w:r>
        <w:r w:rsidRPr="006F7B09" w:rsidDel="00CA3448">
          <w:rPr>
            <w:rFonts w:ascii="Calibri" w:hAnsi="Calibri" w:cs="Calibri"/>
          </w:rPr>
          <w:delText>knowledge</w:delText>
        </w:r>
      </w:del>
      <w:ins w:id="313" w:author="Mooney, Fintan" w:date="2026-01-08T12:43:00Z" w16du:dateUtc="2026-01-08T17:43:00Z">
        <w:r w:rsidR="00CA3448">
          <w:rPr>
            <w:rFonts w:ascii="Calibri" w:hAnsi="Calibri" w:cs="Calibri"/>
          </w:rPr>
          <w:t>Despite these prior studies</w:t>
        </w:r>
      </w:ins>
      <w:r w:rsidR="002C493D" w:rsidRPr="006F7B09">
        <w:rPr>
          <w:rFonts w:ascii="Calibri" w:hAnsi="Calibri" w:cs="Calibri"/>
        </w:rPr>
        <w:t>,</w:t>
      </w:r>
      <w:r w:rsidRPr="006F7B09">
        <w:rPr>
          <w:rFonts w:ascii="Calibri" w:hAnsi="Calibri" w:cs="Calibri"/>
        </w:rPr>
        <w:t xml:space="preserve"> there i</w:t>
      </w:r>
      <w:r w:rsidR="00F00150" w:rsidRPr="006F7B09">
        <w:rPr>
          <w:rFonts w:ascii="Calibri" w:hAnsi="Calibri" w:cs="Calibri"/>
        </w:rPr>
        <w:t>s limited recent</w:t>
      </w:r>
      <w:r w:rsidR="00820116" w:rsidRPr="006F7B09">
        <w:rPr>
          <w:rFonts w:ascii="Calibri" w:hAnsi="Calibri" w:cs="Calibri"/>
        </w:rPr>
        <w:t xml:space="preserve"> </w:t>
      </w:r>
      <w:r w:rsidR="00040BED" w:rsidRPr="006F7B09">
        <w:rPr>
          <w:rFonts w:ascii="Calibri" w:hAnsi="Calibri" w:cs="Calibri"/>
        </w:rPr>
        <w:t xml:space="preserve">US </w:t>
      </w:r>
      <w:r w:rsidR="00820116" w:rsidRPr="006F7B09">
        <w:rPr>
          <w:rFonts w:ascii="Calibri" w:hAnsi="Calibri" w:cs="Calibri"/>
        </w:rPr>
        <w:t xml:space="preserve">research </w:t>
      </w:r>
      <w:r w:rsidR="00040BED" w:rsidRPr="006F7B09">
        <w:rPr>
          <w:rFonts w:ascii="Calibri" w:hAnsi="Calibri" w:cs="Calibri"/>
        </w:rPr>
        <w:t xml:space="preserve">that </w:t>
      </w:r>
      <w:r w:rsidR="001075A6">
        <w:rPr>
          <w:rFonts w:ascii="Calibri" w:hAnsi="Calibri" w:cs="Calibri"/>
        </w:rPr>
        <w:t xml:space="preserve">conjointly </w:t>
      </w:r>
      <w:r w:rsidR="001E2E06" w:rsidRPr="006F7B09">
        <w:rPr>
          <w:rFonts w:ascii="Calibri" w:hAnsi="Calibri" w:cs="Calibri"/>
        </w:rPr>
        <w:t>examines</w:t>
      </w:r>
      <w:r w:rsidR="00820116" w:rsidRPr="006F7B09">
        <w:rPr>
          <w:rFonts w:ascii="Calibri" w:hAnsi="Calibri" w:cs="Calibri"/>
        </w:rPr>
        <w:t xml:space="preserve"> wild-bird abundance and environmental predictors of HPAI spillover events. </w:t>
      </w:r>
      <w:r w:rsidR="0095257D" w:rsidRPr="006F7B09">
        <w:rPr>
          <w:rFonts w:ascii="Calibri" w:hAnsi="Calibri" w:cs="Calibri"/>
        </w:rPr>
        <w:t xml:space="preserve">Llanos-Soto and colleagues (2025) </w:t>
      </w:r>
      <w:r w:rsidR="00FC28E4" w:rsidRPr="006F7B09">
        <w:rPr>
          <w:rFonts w:ascii="Calibri" w:hAnsi="Calibri" w:cs="Calibri"/>
        </w:rPr>
        <w:t xml:space="preserve">found that the </w:t>
      </w:r>
      <w:r w:rsidR="00E76AB4" w:rsidRPr="006F7B09">
        <w:rPr>
          <w:rFonts w:ascii="Calibri" w:hAnsi="Calibri" w:cs="Calibri"/>
        </w:rPr>
        <w:t xml:space="preserve">length of time </w:t>
      </w:r>
      <w:r w:rsidR="00FC28E4" w:rsidRPr="006F7B09">
        <w:rPr>
          <w:rFonts w:ascii="Calibri" w:hAnsi="Calibri" w:cs="Calibri"/>
        </w:rPr>
        <w:t xml:space="preserve">that migratory mallards </w:t>
      </w:r>
      <w:r w:rsidR="001E2E06" w:rsidRPr="006F7B09">
        <w:rPr>
          <w:rFonts w:ascii="Calibri" w:hAnsi="Calibri" w:cs="Calibri"/>
        </w:rPr>
        <w:t>remained at</w:t>
      </w:r>
      <w:r w:rsidR="00FC28E4" w:rsidRPr="006F7B09">
        <w:rPr>
          <w:rFonts w:ascii="Calibri" w:hAnsi="Calibri" w:cs="Calibri"/>
        </w:rPr>
        <w:t xml:space="preserve"> “stopover sites”</w:t>
      </w:r>
      <w:r w:rsidR="00E76AB4" w:rsidRPr="006F7B09">
        <w:rPr>
          <w:rFonts w:ascii="Calibri" w:hAnsi="Calibri" w:cs="Calibri"/>
        </w:rPr>
        <w:t xml:space="preserve"> </w:t>
      </w:r>
      <w:r w:rsidR="00BC6A85" w:rsidRPr="006F7B09">
        <w:rPr>
          <w:rFonts w:ascii="Calibri" w:hAnsi="Calibri" w:cs="Calibri"/>
        </w:rPr>
        <w:t xml:space="preserve">in the </w:t>
      </w:r>
      <w:r w:rsidR="00DA37AA" w:rsidRPr="006F7B09">
        <w:rPr>
          <w:rFonts w:ascii="Calibri" w:hAnsi="Calibri" w:cs="Calibri"/>
        </w:rPr>
        <w:t>U</w:t>
      </w:r>
      <w:r w:rsidR="00BC6A85" w:rsidRPr="006F7B09">
        <w:rPr>
          <w:rFonts w:ascii="Calibri" w:hAnsi="Calibri" w:cs="Calibri"/>
        </w:rPr>
        <w:t xml:space="preserve">S </w:t>
      </w:r>
      <w:r w:rsidR="00E76AB4" w:rsidRPr="006F7B09">
        <w:rPr>
          <w:rFonts w:ascii="Calibri" w:hAnsi="Calibri" w:cs="Calibri"/>
        </w:rPr>
        <w:t>was a determinant factor in HPAI spillover</w:t>
      </w:r>
      <w:r w:rsidR="00886191" w:rsidRPr="006F7B09">
        <w:rPr>
          <w:rFonts w:ascii="Calibri" w:hAnsi="Calibri" w:cs="Calibri"/>
        </w:rPr>
        <w:t xml:space="preserve">, </w:t>
      </w:r>
      <w:r w:rsidR="000D4AE3" w:rsidRPr="006F7B09">
        <w:rPr>
          <w:rFonts w:ascii="Calibri" w:hAnsi="Calibri" w:cs="Calibri"/>
        </w:rPr>
        <w:t xml:space="preserve">and that </w:t>
      </w:r>
      <w:r w:rsidR="004E658B" w:rsidRPr="006F7B09">
        <w:rPr>
          <w:rFonts w:ascii="Calibri" w:hAnsi="Calibri" w:cs="Calibri"/>
        </w:rPr>
        <w:t xml:space="preserve">this </w:t>
      </w:r>
      <w:r w:rsidR="00DA37AA" w:rsidRPr="006F7B09">
        <w:rPr>
          <w:rFonts w:ascii="Calibri" w:hAnsi="Calibri" w:cs="Calibri"/>
        </w:rPr>
        <w:t xml:space="preserve">stopover duration </w:t>
      </w:r>
      <w:r w:rsidR="004E658B" w:rsidRPr="006F7B09">
        <w:rPr>
          <w:rFonts w:ascii="Calibri" w:hAnsi="Calibri" w:cs="Calibri"/>
        </w:rPr>
        <w:t>can be shaped</w:t>
      </w:r>
      <w:r w:rsidR="00886191" w:rsidRPr="006F7B09">
        <w:rPr>
          <w:rFonts w:ascii="Calibri" w:hAnsi="Calibri" w:cs="Calibri"/>
        </w:rPr>
        <w:t xml:space="preserve"> by snow conditions, low temperatures, </w:t>
      </w:r>
      <w:r w:rsidR="00AD2557" w:rsidRPr="006F7B09">
        <w:rPr>
          <w:rFonts w:ascii="Calibri" w:hAnsi="Calibri" w:cs="Calibri"/>
        </w:rPr>
        <w:t xml:space="preserve">and </w:t>
      </w:r>
      <w:r w:rsidR="0083626B">
        <w:rPr>
          <w:rFonts w:ascii="Calibri" w:hAnsi="Calibri" w:cs="Calibri"/>
        </w:rPr>
        <w:t>climate</w:t>
      </w:r>
      <w:del w:id="314" w:author="Mooney, Fintan" w:date="2026-01-14T21:51:00Z" w16du:dateUtc="2026-01-15T02:51:00Z">
        <w:r w:rsidR="0083626B" w:rsidDel="00D775AE">
          <w:rPr>
            <w:rFonts w:ascii="Calibri" w:hAnsi="Calibri" w:cs="Calibri"/>
          </w:rPr>
          <w:delText>-change</w:delText>
        </w:r>
      </w:del>
      <w:r w:rsidR="0083626B">
        <w:rPr>
          <w:rFonts w:ascii="Calibri" w:hAnsi="Calibri" w:cs="Calibri"/>
        </w:rPr>
        <w:t>-induced</w:t>
      </w:r>
      <w:r w:rsidR="00AD2557" w:rsidRPr="006F7B09">
        <w:rPr>
          <w:rFonts w:ascii="Calibri" w:hAnsi="Calibri" w:cs="Calibri"/>
        </w:rPr>
        <w:t xml:space="preserve"> </w:t>
      </w:r>
      <w:r w:rsidR="00620580" w:rsidRPr="006F7B09">
        <w:rPr>
          <w:rFonts w:ascii="Calibri" w:hAnsi="Calibri" w:cs="Calibri"/>
        </w:rPr>
        <w:t xml:space="preserve">effects on waterfowl </w:t>
      </w:r>
      <w:bookmarkStart w:id="315" w:name="_Hlk214448645"/>
      <w:r w:rsidR="00620580" w:rsidRPr="006F7B09">
        <w:rPr>
          <w:rFonts w:ascii="Calibri" w:hAnsi="Calibri" w:cs="Calibri"/>
        </w:rPr>
        <w:t>phenology</w:t>
      </w:r>
      <w:r w:rsidR="0019461C" w:rsidRPr="006F7B09">
        <w:rPr>
          <w:rFonts w:ascii="Calibri" w:hAnsi="Calibri" w:cs="Calibri"/>
        </w:rPr>
        <w:t xml:space="preserve"> </w:t>
      </w:r>
      <w:r w:rsidR="0019461C" w:rsidRPr="006F7B09">
        <w:rPr>
          <w:rFonts w:ascii="Calibri" w:hAnsi="Calibri" w:cs="Calibri"/>
        </w:rPr>
        <w:fldChar w:fldCharType="begin"/>
      </w:r>
      <w:r w:rsidR="007B7075" w:rsidRPr="006F7B09">
        <w:rPr>
          <w:rFonts w:ascii="Calibri" w:hAnsi="Calibri" w:cs="Calibri"/>
        </w:rPr>
        <w:instrText xml:space="preserve"> ADDIN ZOTERO_ITEM CSL_CITATION {"citationID":"y6fEqpWu","properties":{"formattedCitation":"(Sauter et al., 2010; Weller et al., 2022)","plainCitation":"(Sauter et al., 2010; Weller et al., 2022)","noteIndex":0},"citationItems":[{"id":1037,"uris":["http://zotero.org/users/3737837/items/GIREI3JT"],"itemData":{"id":1037,"type":"article-journal","abstract":"Other than during periods of migration, animal movement tends to be poorly described, despite the potential importance of such movements, which may prove crucial for surviving periods of bad weather and low food availability. We analysed within-winter (December–February) movements of Mallard using the EURING Data Bank. Most movements were directed towards the south or southwest during all three winter months. Distances covered increased with winter harshness and generally decreased from 1952 to 2004. Mallards appear to move less than other duck species during winter. Long-distance movements of Mallards seem to be related to cold weather, birds only moving long distances in large numbers during the very coldest winters. Movements are not restricted during midwinter, but occur throughout the winter. The decreasing within-winter movement over time (1952–2004) could be explained by decreasing reporting probabilities and/or warmer winters in recent decades. However, the first is only true if the decrease in reporting probability increases with distance moved, for which we found no indication in our study. Therefore, we suggest that the pattern found is evidence of long-term winter warming reducing the distance of within-winter movements in this species.","container-title":"Ibis","DOI":"10.1111/j.1474-919X.2010.01028.x","ISSN":"1474-919X","issue":"3","language":"en","note":"_eprint: https://onlinelibrary.wiley.com/doi/pdf/10.1111/j.1474-919X.2010.01028.x","page":"600-609","source":"Wiley Online Library","title":"Evidence of climate change effects on within-winter movements of European Mallards Anas platyrhynchos","volume":"152","author":[{"family":"Sauter","given":"Annette"},{"family":"Korner-Nievergelt","given":"Fränzi"},{"family":"Jenni","given":"Lukas"}],"issued":{"date-parts":[["2010"]]}}},{"id":1040,"uris":["http://zotero.org/users/3737837/items/5S7GYWBP"],"itemData":{"id":1040,"type":"article-journal","abstract":"The timing of autumn migration in ducks is influenced by a range of environmental conditions that may elicit individual experiences and responses from individual birds, yet most studies have investigated relationships at the population level. We used data from individual satellite-tracked mallards (Anas platyrhynchos) to model the timing and environmental drivers of autumn migration movements at a continental scale.","container-title":"Movement Ecology","DOI":"10.1186/s40462-021-00299-x","ISSN":"2051-3933","issue":"1","journalAbbreviation":"Movement Ecology","page":"1","source":"BioMed Central","title":"Environmental drivers of autumn migration departure decisions in midcontinental mallards","volume":"10","author":[{"family":"Weller","given":"Florian G."},{"family":"Beatty","given":"William S."},{"family":"Webb","given":"Elisabeth B."},{"family":"Kesler","given":"Dylan C."},{"family":"Krementz","given":"David G."},{"family":"Asante","given":"Kwasi"},{"family":"Naylor","given":"Luke W."}],"issued":{"date-parts":[["2022",1,5]]}}}],"schema":"https://github.com/citation-style-language/schema/raw/master/csl-citation.json"} </w:instrText>
      </w:r>
      <w:r w:rsidR="0019461C" w:rsidRPr="006F7B09">
        <w:rPr>
          <w:rFonts w:ascii="Calibri" w:hAnsi="Calibri" w:cs="Calibri"/>
        </w:rPr>
        <w:fldChar w:fldCharType="separate"/>
      </w:r>
      <w:r w:rsidR="007B7075" w:rsidRPr="006F7B09">
        <w:rPr>
          <w:rFonts w:ascii="Calibri" w:hAnsi="Calibri" w:cs="Calibri"/>
          <w:noProof/>
        </w:rPr>
        <w:t>(Sauter et al., 2010; Weller et al., 2022)</w:t>
      </w:r>
      <w:r w:rsidR="0019461C" w:rsidRPr="006F7B09">
        <w:rPr>
          <w:rFonts w:ascii="Calibri" w:hAnsi="Calibri" w:cs="Calibri"/>
        </w:rPr>
        <w:fldChar w:fldCharType="end"/>
      </w:r>
      <w:bookmarkEnd w:id="315"/>
      <w:r w:rsidR="00620580" w:rsidRPr="006F7B09">
        <w:rPr>
          <w:rFonts w:ascii="Calibri" w:hAnsi="Calibri" w:cs="Calibri"/>
        </w:rPr>
        <w:t xml:space="preserve">. </w:t>
      </w:r>
      <w:r w:rsidR="00EF7EE4" w:rsidRPr="006F7B09">
        <w:rPr>
          <w:rFonts w:ascii="Calibri" w:hAnsi="Calibri" w:cs="Calibri"/>
        </w:rPr>
        <w:t xml:space="preserve">In the current study, we investigate the relationship between short-term changes in </w:t>
      </w:r>
      <w:r w:rsidR="00530B38" w:rsidRPr="006F7B09">
        <w:rPr>
          <w:rFonts w:ascii="Calibri" w:hAnsi="Calibri" w:cs="Calibri"/>
        </w:rPr>
        <w:t>meteorological conditions</w:t>
      </w:r>
      <w:r w:rsidR="00404D6A" w:rsidRPr="006F7B09">
        <w:rPr>
          <w:rFonts w:ascii="Calibri" w:hAnsi="Calibri" w:cs="Calibri"/>
        </w:rPr>
        <w:t xml:space="preserve">, </w:t>
      </w:r>
      <w:r w:rsidR="00530B38" w:rsidRPr="006F7B09">
        <w:rPr>
          <w:rFonts w:ascii="Calibri" w:hAnsi="Calibri" w:cs="Calibri"/>
        </w:rPr>
        <w:t>wild-bird abundance</w:t>
      </w:r>
      <w:r w:rsidR="00404D6A" w:rsidRPr="006F7B09">
        <w:rPr>
          <w:rFonts w:ascii="Calibri" w:hAnsi="Calibri" w:cs="Calibri"/>
        </w:rPr>
        <w:t xml:space="preserve">, and HPAI </w:t>
      </w:r>
      <w:r w:rsidR="005A0DAB" w:rsidRPr="006F7B09">
        <w:rPr>
          <w:rFonts w:ascii="Calibri" w:hAnsi="Calibri" w:cs="Calibri"/>
        </w:rPr>
        <w:t xml:space="preserve">H5N1 </w:t>
      </w:r>
      <w:del w:id="316" w:author="Mooney, Fintan" w:date="2026-01-12T22:42:00Z" w16du:dateUtc="2026-01-13T03:42:00Z">
        <w:r w:rsidR="00404D6A" w:rsidRPr="006F7B09" w:rsidDel="00835F65">
          <w:rPr>
            <w:rFonts w:ascii="Calibri" w:hAnsi="Calibri" w:cs="Calibri"/>
          </w:rPr>
          <w:delText>outbreak risk</w:delText>
        </w:r>
      </w:del>
      <w:ins w:id="317" w:author="Mooney, Fintan" w:date="2026-01-12T22:42:00Z" w16du:dateUtc="2026-01-13T03:42:00Z">
        <w:r w:rsidR="00835F65">
          <w:rPr>
            <w:rFonts w:ascii="Calibri" w:hAnsi="Calibri" w:cs="Calibri"/>
          </w:rPr>
          <w:t>spillover risk</w:t>
        </w:r>
      </w:ins>
      <w:r w:rsidR="00530B38" w:rsidRPr="006F7B09">
        <w:rPr>
          <w:rFonts w:ascii="Calibri" w:hAnsi="Calibri" w:cs="Calibri"/>
        </w:rPr>
        <w:t xml:space="preserve"> at the</w:t>
      </w:r>
      <w:r w:rsidR="00404D6A" w:rsidRPr="006F7B09">
        <w:rPr>
          <w:rFonts w:ascii="Calibri" w:hAnsi="Calibri" w:cs="Calibri"/>
        </w:rPr>
        <w:t xml:space="preserve"> onset</w:t>
      </w:r>
      <w:r w:rsidR="00530B38" w:rsidRPr="006F7B09">
        <w:rPr>
          <w:rFonts w:ascii="Calibri" w:hAnsi="Calibri" w:cs="Calibri"/>
        </w:rPr>
        <w:t xml:space="preserve"> of the panzootic in </w:t>
      </w:r>
      <w:r w:rsidR="001E4A71" w:rsidRPr="006F7B09">
        <w:rPr>
          <w:rFonts w:ascii="Calibri" w:hAnsi="Calibri" w:cs="Calibri"/>
        </w:rPr>
        <w:t xml:space="preserve">the heavily affected state of Minnesota. </w:t>
      </w:r>
      <w:ins w:id="318" w:author="Mooney, Fintan" w:date="2026-01-08T12:50:00Z" w16du:dateUtc="2026-01-08T17:50:00Z">
        <w:r w:rsidR="000A50CD" w:rsidRPr="006F7B09">
          <w:rPr>
            <w:rFonts w:ascii="Calibri" w:hAnsi="Calibri" w:cs="Calibri"/>
          </w:rPr>
          <w:t>Minnesota was chosen as the study area</w:t>
        </w:r>
      </w:ins>
      <w:ins w:id="319" w:author="Mooney, Fintan" w:date="2026-01-15T15:09:00Z" w16du:dateUtc="2026-01-15T20:09:00Z">
        <w:r w:rsidR="000424C1">
          <w:rPr>
            <w:rFonts w:ascii="Calibri" w:hAnsi="Calibri" w:cs="Calibri"/>
          </w:rPr>
          <w:t xml:space="preserve"> </w:t>
        </w:r>
      </w:ins>
      <w:ins w:id="320" w:author="Mooney, Fintan" w:date="2026-01-09T16:01:00Z" w16du:dateUtc="2026-01-09T21:01:00Z">
        <w:r w:rsidR="008F58A9">
          <w:rPr>
            <w:rFonts w:ascii="Calibri" w:hAnsi="Calibri" w:cs="Calibri"/>
          </w:rPr>
          <w:t xml:space="preserve">as </w:t>
        </w:r>
      </w:ins>
      <w:del w:id="321" w:author="Mooney, Fintan" w:date="2026-01-15T15:09:00Z" w16du:dateUtc="2026-01-15T20:09:00Z">
        <w:r w:rsidR="008F58A9" w:rsidDel="000424C1">
          <w:rPr>
            <w:rFonts w:ascii="Calibri" w:hAnsi="Calibri" w:cs="Calibri"/>
          </w:rPr>
          <w:delText xml:space="preserve"> </w:delText>
        </w:r>
      </w:del>
      <w:ins w:id="322" w:author="Mooney, Fintan" w:date="2026-01-09T16:01:00Z" w16du:dateUtc="2026-01-09T21:01:00Z">
        <w:r w:rsidR="006720E8">
          <w:rPr>
            <w:rFonts w:ascii="Calibri" w:hAnsi="Calibri" w:cs="Calibri"/>
          </w:rPr>
          <w:t xml:space="preserve">it was the state with </w:t>
        </w:r>
      </w:ins>
      <w:ins w:id="323" w:author="Mooney, Fintan" w:date="2026-01-08T12:50:00Z" w16du:dateUtc="2026-01-08T17:50:00Z">
        <w:r w:rsidR="000A50CD" w:rsidRPr="006F7B09">
          <w:rPr>
            <w:rFonts w:ascii="Calibri" w:hAnsi="Calibri" w:cs="Calibri"/>
          </w:rPr>
          <w:t>the highest number of confirmed HPAI-positive flock</w:t>
        </w:r>
      </w:ins>
      <w:ins w:id="324" w:author="Mooney, Fintan" w:date="2026-01-09T16:03:00Z" w16du:dateUtc="2026-01-09T21:03:00Z">
        <w:r w:rsidR="007B69A4">
          <w:rPr>
            <w:rFonts w:ascii="Calibri" w:hAnsi="Calibri" w:cs="Calibri"/>
          </w:rPr>
          <w:t>s</w:t>
        </w:r>
      </w:ins>
      <w:ins w:id="325" w:author="Mooney, Fintan" w:date="2026-01-08T12:50:00Z" w16du:dateUtc="2026-01-08T17:50:00Z">
        <w:r w:rsidR="000A50CD" w:rsidRPr="006F7B09">
          <w:rPr>
            <w:rFonts w:ascii="Calibri" w:hAnsi="Calibri" w:cs="Calibri"/>
          </w:rPr>
          <w:t xml:space="preserve"> </w:t>
        </w:r>
      </w:ins>
      <w:ins w:id="326" w:author="Mooney, Fintan" w:date="2026-01-08T12:55:00Z" w16du:dateUtc="2026-01-08T17:55:00Z">
        <w:r w:rsidR="00565ED0">
          <w:rPr>
            <w:rFonts w:ascii="Calibri" w:hAnsi="Calibri" w:cs="Calibri"/>
          </w:rPr>
          <w:t>throughout the</w:t>
        </w:r>
      </w:ins>
      <w:ins w:id="327" w:author="Mooney, Fintan" w:date="2026-01-08T12:50:00Z" w16du:dateUtc="2026-01-08T17:50:00Z">
        <w:r w:rsidR="000A50CD" w:rsidRPr="006F7B09">
          <w:rPr>
            <w:rFonts w:ascii="Calibri" w:hAnsi="Calibri" w:cs="Calibri"/>
          </w:rPr>
          <w:t xml:space="preserve"> </w:t>
        </w:r>
      </w:ins>
      <w:ins w:id="328" w:author="Mooney, Fintan" w:date="2026-01-08T12:55:00Z" w16du:dateUtc="2026-01-08T17:55:00Z">
        <w:r w:rsidR="00565ED0">
          <w:rPr>
            <w:rFonts w:ascii="Calibri" w:hAnsi="Calibri" w:cs="Calibri"/>
          </w:rPr>
          <w:t>2022 study period</w:t>
        </w:r>
      </w:ins>
      <w:ins w:id="329" w:author="Mooney, Fintan" w:date="2026-01-10T14:44:00Z" w16du:dateUtc="2026-01-10T19:44:00Z">
        <w:r w:rsidR="004F7CCC">
          <w:rPr>
            <w:rFonts w:ascii="Calibri" w:hAnsi="Calibri" w:cs="Calibri"/>
          </w:rPr>
          <w:t xml:space="preserve"> (N = 1</w:t>
        </w:r>
      </w:ins>
      <w:ins w:id="330" w:author="Mooney, Fintan" w:date="2026-01-14T14:31:00Z" w16du:dateUtc="2026-01-14T19:31:00Z">
        <w:r w:rsidR="00737A28">
          <w:rPr>
            <w:rFonts w:ascii="Calibri" w:hAnsi="Calibri" w:cs="Calibri"/>
          </w:rPr>
          <w:t>10</w:t>
        </w:r>
      </w:ins>
      <w:ins w:id="331" w:author="Mooney, Fintan" w:date="2026-01-10T14:44:00Z" w16du:dateUtc="2026-01-10T19:44:00Z">
        <w:r w:rsidR="004F7CCC">
          <w:rPr>
            <w:rFonts w:ascii="Calibri" w:hAnsi="Calibri" w:cs="Calibri"/>
          </w:rPr>
          <w:t>)</w:t>
        </w:r>
      </w:ins>
      <w:ins w:id="332" w:author="Mooney, Fintan" w:date="2026-01-08T12:50:00Z" w16du:dateUtc="2026-01-08T17:50:00Z">
        <w:r w:rsidR="000A50CD">
          <w:rPr>
            <w:rFonts w:ascii="Calibri" w:hAnsi="Calibri" w:cs="Calibri"/>
          </w:rPr>
          <w:t xml:space="preserve">. </w:t>
        </w:r>
      </w:ins>
      <w:ins w:id="333" w:author="Mooney, Fintan" w:date="2026-01-08T17:28:00Z" w16du:dateUtc="2026-01-08T22:28:00Z">
        <w:r w:rsidR="009E5F5E">
          <w:rPr>
            <w:rFonts w:ascii="Calibri" w:hAnsi="Calibri" w:cs="Calibri"/>
          </w:rPr>
          <w:t xml:space="preserve">This focused </w:t>
        </w:r>
      </w:ins>
      <w:ins w:id="334" w:author="Mooney, Fintan" w:date="2026-01-08T17:31:00Z" w16du:dateUtc="2026-01-08T22:31:00Z">
        <w:r w:rsidR="000620C4">
          <w:rPr>
            <w:rFonts w:ascii="Calibri" w:hAnsi="Calibri" w:cs="Calibri"/>
          </w:rPr>
          <w:t xml:space="preserve">geographic </w:t>
        </w:r>
      </w:ins>
      <w:ins w:id="335" w:author="Mooney, Fintan" w:date="2026-01-08T17:28:00Z" w16du:dateUtc="2026-01-08T22:28:00Z">
        <w:r w:rsidR="009E5F5E">
          <w:rPr>
            <w:rFonts w:ascii="Calibri" w:hAnsi="Calibri" w:cs="Calibri"/>
          </w:rPr>
          <w:t xml:space="preserve">scope </w:t>
        </w:r>
      </w:ins>
      <w:ins w:id="336" w:author="Mooney, Fintan" w:date="2026-01-08T17:29:00Z" w16du:dateUtc="2026-01-08T22:29:00Z">
        <w:r w:rsidR="00E76E60">
          <w:rPr>
            <w:rFonts w:ascii="Calibri" w:hAnsi="Calibri" w:cs="Calibri"/>
          </w:rPr>
          <w:t>also allowed for a closer examination of small spatio</w:t>
        </w:r>
      </w:ins>
      <w:ins w:id="337" w:author="Mooney, Fintan" w:date="2026-01-08T17:30:00Z" w16du:dateUtc="2026-01-08T22:30:00Z">
        <w:r w:rsidR="00E76E60">
          <w:rPr>
            <w:rFonts w:ascii="Calibri" w:hAnsi="Calibri" w:cs="Calibri"/>
          </w:rPr>
          <w:t xml:space="preserve">temporal variations in meteorological conditions and wild bird abundance that could be </w:t>
        </w:r>
      </w:ins>
      <w:ins w:id="338" w:author="Mooney, Fintan" w:date="2026-01-14T21:52:00Z" w16du:dateUtc="2026-01-15T02:52:00Z">
        <w:r w:rsidR="002B34C1">
          <w:rPr>
            <w:rFonts w:ascii="Calibri" w:hAnsi="Calibri" w:cs="Calibri"/>
          </w:rPr>
          <w:t>obscured</w:t>
        </w:r>
      </w:ins>
      <w:ins w:id="339" w:author="Mooney, Fintan" w:date="2026-01-08T17:30:00Z" w16du:dateUtc="2026-01-08T22:30:00Z">
        <w:r w:rsidR="00522753">
          <w:rPr>
            <w:rFonts w:ascii="Calibri" w:hAnsi="Calibri" w:cs="Calibri"/>
          </w:rPr>
          <w:t xml:space="preserve"> in a </w:t>
        </w:r>
        <w:r w:rsidR="000620C4">
          <w:rPr>
            <w:rFonts w:ascii="Calibri" w:hAnsi="Calibri" w:cs="Calibri"/>
          </w:rPr>
          <w:t>n</w:t>
        </w:r>
      </w:ins>
      <w:ins w:id="340" w:author="Mooney, Fintan" w:date="2026-01-08T17:31:00Z" w16du:dateUtc="2026-01-08T22:31:00Z">
        <w:r w:rsidR="000620C4">
          <w:rPr>
            <w:rFonts w:ascii="Calibri" w:hAnsi="Calibri" w:cs="Calibri"/>
          </w:rPr>
          <w:t xml:space="preserve">ational-scale analysis. </w:t>
        </w:r>
      </w:ins>
    </w:p>
    <w:p w14:paraId="29657EF0" w14:textId="5450A90E" w:rsidR="00886085" w:rsidRPr="006F7B09" w:rsidRDefault="001E4A71" w:rsidP="00125400">
      <w:pPr>
        <w:rPr>
          <w:rFonts w:ascii="Calibri" w:hAnsi="Calibri" w:cs="Calibri"/>
        </w:rPr>
      </w:pPr>
      <w:r w:rsidRPr="006F7B09">
        <w:rPr>
          <w:rFonts w:ascii="Calibri" w:hAnsi="Calibri" w:cs="Calibri"/>
        </w:rPr>
        <w:t xml:space="preserve"> </w:t>
      </w:r>
    </w:p>
    <w:p w14:paraId="6E8A7DBC" w14:textId="79A89217" w:rsidR="003D436E" w:rsidRPr="006F7B09" w:rsidRDefault="003D436E" w:rsidP="003D436E">
      <w:pPr>
        <w:rPr>
          <w:rFonts w:ascii="Calibri" w:hAnsi="Calibri" w:cs="Calibri"/>
        </w:rPr>
      </w:pPr>
      <w:r w:rsidRPr="006F7B09">
        <w:rPr>
          <w:rFonts w:ascii="Calibri" w:hAnsi="Calibri" w:cs="Calibri"/>
          <w:b/>
          <w:bCs/>
        </w:rPr>
        <w:t>2. Methods</w:t>
      </w:r>
    </w:p>
    <w:p w14:paraId="14948033" w14:textId="77777777" w:rsidR="003D436E" w:rsidRPr="006F7B09" w:rsidRDefault="003D436E" w:rsidP="003D436E">
      <w:pPr>
        <w:rPr>
          <w:rFonts w:ascii="Calibri" w:hAnsi="Calibri" w:cs="Calibri"/>
          <w:i/>
          <w:iCs/>
        </w:rPr>
      </w:pPr>
    </w:p>
    <w:p w14:paraId="52068D7B" w14:textId="6AE8471C" w:rsidR="003D436E" w:rsidRPr="006F7B09" w:rsidRDefault="003D436E" w:rsidP="003D436E">
      <w:pPr>
        <w:rPr>
          <w:rFonts w:ascii="Calibri" w:hAnsi="Calibri" w:cs="Calibri"/>
        </w:rPr>
      </w:pPr>
      <w:r w:rsidRPr="006F7B09">
        <w:rPr>
          <w:rFonts w:ascii="Calibri" w:hAnsi="Calibri" w:cs="Calibri"/>
        </w:rPr>
        <w:t>2.1 Study Design</w:t>
      </w:r>
    </w:p>
    <w:p w14:paraId="452F3049" w14:textId="77777777" w:rsidR="00B50617" w:rsidRPr="006F7B09" w:rsidRDefault="00B50617" w:rsidP="003D436E">
      <w:pPr>
        <w:rPr>
          <w:rFonts w:ascii="Calibri" w:hAnsi="Calibri" w:cs="Calibri"/>
        </w:rPr>
      </w:pPr>
    </w:p>
    <w:p w14:paraId="606E8F02" w14:textId="6DA39495" w:rsidR="003D436E" w:rsidRPr="006F7B09" w:rsidRDefault="003D436E" w:rsidP="003D436E">
      <w:pPr>
        <w:ind w:firstLine="720"/>
        <w:rPr>
          <w:rFonts w:ascii="Calibri" w:hAnsi="Calibri" w:cs="Calibri"/>
        </w:rPr>
      </w:pPr>
      <w:r w:rsidRPr="006F7B09">
        <w:rPr>
          <w:rFonts w:ascii="Calibri" w:hAnsi="Calibri" w:cs="Calibri"/>
        </w:rPr>
        <w:t>We conducted a case-crossover study with a distributed lag nonlinear model (DLNM) on weekly aggregated data within 0.</w:t>
      </w:r>
      <w:ins w:id="341" w:author="Mooney, Fintan" w:date="2026-01-09T16:00:00Z" w16du:dateUtc="2026-01-09T21:00:00Z">
        <w:r w:rsidR="00DD7391">
          <w:rPr>
            <w:rFonts w:ascii="Calibri" w:hAnsi="Calibri" w:cs="Calibri"/>
          </w:rPr>
          <w:t>0</w:t>
        </w:r>
      </w:ins>
      <w:r w:rsidRPr="006F7B09">
        <w:rPr>
          <w:rFonts w:ascii="Calibri" w:hAnsi="Calibri" w:cs="Calibri"/>
        </w:rPr>
        <w:t>9-degree (approximately 10km</w:t>
      </w:r>
      <w:r w:rsidRPr="006F7B09">
        <w:rPr>
          <w:rFonts w:ascii="Calibri" w:hAnsi="Calibri" w:cs="Calibri"/>
          <w:vertAlign w:val="superscript"/>
        </w:rPr>
        <w:t>2</w:t>
      </w:r>
      <w:r w:rsidRPr="006F7B09">
        <w:rPr>
          <w:rFonts w:ascii="Calibri" w:hAnsi="Calibri" w:cs="Calibri"/>
        </w:rPr>
        <w:t xml:space="preserve">) </w:t>
      </w:r>
      <w:del w:id="342" w:author="Mooney, Fintan" w:date="2026-01-10T15:04:00Z" w16du:dateUtc="2026-01-10T20:04:00Z">
        <w:r w:rsidRPr="006F7B09" w:rsidDel="000F55AE">
          <w:rPr>
            <w:rFonts w:ascii="Calibri" w:hAnsi="Calibri" w:cs="Calibri"/>
          </w:rPr>
          <w:delText xml:space="preserve">gird </w:delText>
        </w:r>
      </w:del>
      <w:ins w:id="343" w:author="Mooney, Fintan" w:date="2026-01-10T15:04:00Z" w16du:dateUtc="2026-01-10T20:04:00Z">
        <w:r w:rsidR="000F55AE">
          <w:rPr>
            <w:rFonts w:ascii="Calibri" w:hAnsi="Calibri" w:cs="Calibri"/>
          </w:rPr>
          <w:t>grid</w:t>
        </w:r>
        <w:r w:rsidR="000F55AE" w:rsidRPr="006F7B09">
          <w:rPr>
            <w:rFonts w:ascii="Calibri" w:hAnsi="Calibri" w:cs="Calibri"/>
          </w:rPr>
          <w:t xml:space="preserve"> </w:t>
        </w:r>
      </w:ins>
      <w:r w:rsidRPr="006F7B09">
        <w:rPr>
          <w:rFonts w:ascii="Calibri" w:hAnsi="Calibri" w:cs="Calibri"/>
        </w:rPr>
        <w:t>cells across Minnesota.</w:t>
      </w:r>
      <w:del w:id="344" w:author="Mooney, Fintan" w:date="2026-01-08T12:49:00Z" w16du:dateUtc="2026-01-08T17:49:00Z">
        <w:r w:rsidRPr="006F7B09" w:rsidDel="00CC553A">
          <w:rPr>
            <w:rFonts w:ascii="Calibri" w:hAnsi="Calibri" w:cs="Calibri"/>
          </w:rPr>
          <w:delText xml:space="preserve"> Minnesota was chosen as the study area due to having the highest number of confirmed HPAI-positive flock in the study period</w:delText>
        </w:r>
      </w:del>
      <w:del w:id="345" w:author="Mooney, Fintan" w:date="2026-01-10T15:02:00Z" w16du:dateUtc="2026-01-10T20:02:00Z">
        <w:r w:rsidRPr="006F7B09" w:rsidDel="004376BA">
          <w:rPr>
            <w:rFonts w:ascii="Calibri" w:hAnsi="Calibri" w:cs="Calibri"/>
          </w:rPr>
          <w:delText>.</w:delText>
        </w:r>
      </w:del>
      <w:r w:rsidRPr="006F7B09">
        <w:rPr>
          <w:rFonts w:ascii="Calibri" w:hAnsi="Calibri" w:cs="Calibri"/>
        </w:rPr>
        <w:t xml:space="preserve"> Cases </w:t>
      </w:r>
      <w:ins w:id="346" w:author="Mooney, Fintan" w:date="2026-01-10T14:45:00Z" w16du:dateUtc="2026-01-10T19:45:00Z">
        <w:r w:rsidR="000D6EF5">
          <w:rPr>
            <w:rFonts w:ascii="Calibri" w:hAnsi="Calibri" w:cs="Calibri"/>
          </w:rPr>
          <w:t xml:space="preserve">(n = </w:t>
        </w:r>
      </w:ins>
      <w:ins w:id="347" w:author="Mooney, Fintan" w:date="2026-01-14T14:31:00Z" w16du:dateUtc="2026-01-14T19:31:00Z">
        <w:r w:rsidR="00737A28">
          <w:rPr>
            <w:rFonts w:ascii="Calibri" w:hAnsi="Calibri" w:cs="Calibri"/>
          </w:rPr>
          <w:t>100</w:t>
        </w:r>
      </w:ins>
      <w:ins w:id="348" w:author="Mooney, Fintan" w:date="2026-01-10T14:45:00Z" w16du:dateUtc="2026-01-10T19:45:00Z">
        <w:r w:rsidR="000D6EF5">
          <w:rPr>
            <w:rFonts w:ascii="Calibri" w:hAnsi="Calibri" w:cs="Calibri"/>
          </w:rPr>
          <w:t xml:space="preserve">) </w:t>
        </w:r>
      </w:ins>
      <w:r w:rsidRPr="006F7B09">
        <w:rPr>
          <w:rFonts w:ascii="Calibri" w:hAnsi="Calibri" w:cs="Calibri"/>
        </w:rPr>
        <w:t xml:space="preserve">were defined as </w:t>
      </w:r>
      <w:ins w:id="349" w:author="Mooney, Fintan" w:date="2026-01-09T16:02:00Z" w16du:dateUtc="2026-01-09T21:02:00Z">
        <w:r w:rsidR="006720E8">
          <w:rPr>
            <w:rFonts w:ascii="Calibri" w:hAnsi="Calibri" w:cs="Calibri"/>
          </w:rPr>
          <w:t xml:space="preserve">a </w:t>
        </w:r>
      </w:ins>
      <w:r w:rsidRPr="006F7B09">
        <w:rPr>
          <w:rFonts w:ascii="Calibri" w:hAnsi="Calibri" w:cs="Calibri"/>
        </w:rPr>
        <w:t>grid cell</w:t>
      </w:r>
      <w:ins w:id="350" w:author="Mooney, Fintan" w:date="2026-01-09T16:02:00Z" w16du:dateUtc="2026-01-09T21:02:00Z">
        <w:r w:rsidR="006720E8">
          <w:rPr>
            <w:rFonts w:ascii="Calibri" w:hAnsi="Calibri" w:cs="Calibri"/>
          </w:rPr>
          <w:t xml:space="preserve"> (10km</w:t>
        </w:r>
        <w:r w:rsidR="00A42442" w:rsidRPr="00A42442">
          <w:rPr>
            <w:rFonts w:ascii="Calibri" w:hAnsi="Calibri" w:cs="Calibri"/>
            <w:vertAlign w:val="superscript"/>
            <w:rPrChange w:id="351" w:author="Mooney, Fintan" w:date="2026-01-09T16:02:00Z" w16du:dateUtc="2026-01-09T21:02:00Z">
              <w:rPr>
                <w:rFonts w:ascii="Calibri" w:hAnsi="Calibri" w:cs="Calibri"/>
              </w:rPr>
            </w:rPrChange>
          </w:rPr>
          <w:t>2</w:t>
        </w:r>
        <w:r w:rsidR="00A42442" w:rsidRPr="00A42442">
          <w:rPr>
            <w:rFonts w:ascii="Calibri" w:hAnsi="Calibri" w:cs="Calibri"/>
            <w:rPrChange w:id="352" w:author="Mooney, Fintan" w:date="2026-01-09T16:02:00Z" w16du:dateUtc="2026-01-09T21:02:00Z">
              <w:rPr>
                <w:rFonts w:ascii="Calibri" w:hAnsi="Calibri" w:cs="Calibri"/>
                <w:vertAlign w:val="superscript"/>
              </w:rPr>
            </w:rPrChange>
          </w:rPr>
          <w:t>)</w:t>
        </w:r>
        <w:r w:rsidR="00A42442" w:rsidRPr="00A42442">
          <w:rPr>
            <w:rFonts w:ascii="Calibri" w:hAnsi="Calibri" w:cs="Calibri"/>
            <w:vertAlign w:val="superscript"/>
            <w:rPrChange w:id="353" w:author="Mooney, Fintan" w:date="2026-01-09T16:02:00Z" w16du:dateUtc="2026-01-09T21:02:00Z">
              <w:rPr>
                <w:rFonts w:ascii="Calibri" w:hAnsi="Calibri" w:cs="Calibri"/>
              </w:rPr>
            </w:rPrChange>
          </w:rPr>
          <w:t xml:space="preserve"> </w:t>
        </w:r>
      </w:ins>
      <w:del w:id="354" w:author="Mooney, Fintan" w:date="2026-01-09T16:02:00Z" w16du:dateUtc="2026-01-09T21:02:00Z">
        <w:r w:rsidRPr="006F7B09" w:rsidDel="006720E8">
          <w:rPr>
            <w:rFonts w:ascii="Calibri" w:hAnsi="Calibri" w:cs="Calibri"/>
          </w:rPr>
          <w:delText>s</w:delText>
        </w:r>
      </w:del>
      <w:r w:rsidRPr="006F7B09">
        <w:rPr>
          <w:rFonts w:ascii="Calibri" w:hAnsi="Calibri" w:cs="Calibri"/>
        </w:rPr>
        <w:t xml:space="preserve"> containing a</w:t>
      </w:r>
      <w:ins w:id="355" w:author="Mooney, Fintan" w:date="2026-01-10T15:00:00Z" w16du:dateUtc="2026-01-10T20:00:00Z">
        <w:r w:rsidR="00F90388">
          <w:rPr>
            <w:rFonts w:ascii="Calibri" w:hAnsi="Calibri" w:cs="Calibri"/>
          </w:rPr>
          <w:t>t least one</w:t>
        </w:r>
      </w:ins>
      <w:r w:rsidRPr="006F7B09">
        <w:rPr>
          <w:rFonts w:ascii="Calibri" w:hAnsi="Calibri" w:cs="Calibri"/>
        </w:rPr>
        <w:t xml:space="preserve"> HPAI-positive flock in a</w:t>
      </w:r>
      <w:r w:rsidR="00A503DC" w:rsidRPr="006F7B09">
        <w:rPr>
          <w:rFonts w:ascii="Calibri" w:hAnsi="Calibri" w:cs="Calibri"/>
        </w:rPr>
        <w:t>ny week</w:t>
      </w:r>
      <w:r w:rsidRPr="006F7B09">
        <w:rPr>
          <w:rFonts w:ascii="Calibri" w:hAnsi="Calibri" w:cs="Calibri"/>
        </w:rPr>
        <w:t xml:space="preserve"> </w:t>
      </w:r>
      <w:ins w:id="356" w:author="Mooney, Fintan" w:date="2026-01-09T16:03:00Z" w16du:dateUtc="2026-01-09T21:03:00Z">
        <w:r w:rsidR="00A42442">
          <w:rPr>
            <w:rFonts w:ascii="Calibri" w:hAnsi="Calibri" w:cs="Calibri"/>
          </w:rPr>
          <w:t>during</w:t>
        </w:r>
      </w:ins>
      <w:del w:id="357" w:author="Mooney, Fintan" w:date="2026-01-09T16:03:00Z" w16du:dateUtc="2026-01-09T21:03:00Z">
        <w:r w:rsidRPr="006F7B09" w:rsidDel="00A42442">
          <w:rPr>
            <w:rFonts w:ascii="Calibri" w:hAnsi="Calibri" w:cs="Calibri"/>
          </w:rPr>
          <w:delText>in</w:delText>
        </w:r>
      </w:del>
      <w:r w:rsidRPr="006F7B09">
        <w:rPr>
          <w:rFonts w:ascii="Calibri" w:hAnsi="Calibri" w:cs="Calibri"/>
        </w:rPr>
        <w:t xml:space="preserve"> 2022</w:t>
      </w:r>
      <w:ins w:id="358" w:author="Mooney, Fintan" w:date="2026-01-10T14:45:00Z" w16du:dateUtc="2026-01-10T19:45:00Z">
        <w:r w:rsidR="003A08DD">
          <w:rPr>
            <w:rFonts w:ascii="Calibri" w:hAnsi="Calibri" w:cs="Calibri"/>
          </w:rPr>
          <w:t>, re</w:t>
        </w:r>
      </w:ins>
      <w:ins w:id="359" w:author="Mooney, Fintan" w:date="2026-01-10T14:46:00Z" w16du:dateUtc="2026-01-10T19:46:00Z">
        <w:r w:rsidR="003A08DD">
          <w:rPr>
            <w:rFonts w:ascii="Calibri" w:hAnsi="Calibri" w:cs="Calibri"/>
          </w:rPr>
          <w:t>presenting 1</w:t>
        </w:r>
      </w:ins>
      <w:ins w:id="360" w:author="Mooney, Fintan" w:date="2026-01-14T14:31:00Z" w16du:dateUtc="2026-01-14T19:31:00Z">
        <w:r w:rsidR="00737A28">
          <w:rPr>
            <w:rFonts w:ascii="Calibri" w:hAnsi="Calibri" w:cs="Calibri"/>
          </w:rPr>
          <w:t>10</w:t>
        </w:r>
      </w:ins>
      <w:ins w:id="361" w:author="Mooney, Fintan" w:date="2026-01-10T14:46:00Z" w16du:dateUtc="2026-01-10T19:46:00Z">
        <w:r w:rsidR="003A08DD">
          <w:rPr>
            <w:rFonts w:ascii="Calibri" w:hAnsi="Calibri" w:cs="Calibri"/>
          </w:rPr>
          <w:t xml:space="preserve"> individual spillover events.</w:t>
        </w:r>
      </w:ins>
      <w:ins w:id="362" w:author="Mooney, Fintan" w:date="2026-01-10T14:55:00Z" w16du:dateUtc="2026-01-10T19:55:00Z">
        <w:r w:rsidR="00493BA1">
          <w:rPr>
            <w:rFonts w:ascii="Calibri" w:hAnsi="Calibri" w:cs="Calibri"/>
          </w:rPr>
          <w:t xml:space="preserve"> </w:t>
        </w:r>
      </w:ins>
      <w:ins w:id="363" w:author="Mooney, Fintan" w:date="2026-01-10T14:56:00Z" w16du:dateUtc="2026-01-10T19:56:00Z">
        <w:r w:rsidR="00493BA1">
          <w:rPr>
            <w:rFonts w:ascii="Calibri" w:hAnsi="Calibri" w:cs="Calibri"/>
          </w:rPr>
          <w:t xml:space="preserve">Seventeen </w:t>
        </w:r>
        <w:r w:rsidR="00056073">
          <w:rPr>
            <w:rFonts w:ascii="Calibri" w:hAnsi="Calibri" w:cs="Calibri"/>
          </w:rPr>
          <w:t>grid</w:t>
        </w:r>
        <w:r w:rsidR="00493BA1">
          <w:rPr>
            <w:rFonts w:ascii="Calibri" w:hAnsi="Calibri" w:cs="Calibri"/>
          </w:rPr>
          <w:t xml:space="preserve"> cells contained multiple cases</w:t>
        </w:r>
      </w:ins>
      <w:ins w:id="364" w:author="Mooney, Fintan" w:date="2026-01-10T15:04:00Z" w16du:dateUtc="2026-01-10T20:04:00Z">
        <w:r w:rsidR="003024B6">
          <w:rPr>
            <w:rFonts w:ascii="Calibri" w:hAnsi="Calibri" w:cs="Calibri"/>
          </w:rPr>
          <w:t>;</w:t>
        </w:r>
      </w:ins>
      <w:ins w:id="365" w:author="Mooney, Fintan" w:date="2026-01-10T15:03:00Z" w16du:dateUtc="2026-01-10T20:03:00Z">
        <w:r w:rsidR="00144F44">
          <w:rPr>
            <w:rFonts w:ascii="Calibri" w:hAnsi="Calibri" w:cs="Calibri"/>
          </w:rPr>
          <w:t xml:space="preserve"> however, these cases </w:t>
        </w:r>
      </w:ins>
      <w:ins w:id="366" w:author="Mooney, Fintan" w:date="2026-01-10T15:02:00Z" w16du:dateUtc="2026-01-10T20:02:00Z">
        <w:r w:rsidR="004376BA">
          <w:rPr>
            <w:rFonts w:ascii="Calibri" w:hAnsi="Calibri" w:cs="Calibri"/>
          </w:rPr>
          <w:t xml:space="preserve">were </w:t>
        </w:r>
      </w:ins>
      <w:ins w:id="367" w:author="Mooney, Fintan" w:date="2026-01-10T15:01:00Z" w16du:dateUtc="2026-01-10T20:01:00Z">
        <w:r w:rsidR="00384110">
          <w:rPr>
            <w:rFonts w:ascii="Calibri" w:hAnsi="Calibri" w:cs="Calibri"/>
          </w:rPr>
          <w:t>treated as</w:t>
        </w:r>
      </w:ins>
      <w:ins w:id="368" w:author="Mooney, Fintan" w:date="2026-01-10T14:57:00Z" w16du:dateUtc="2026-01-10T19:57:00Z">
        <w:r w:rsidR="00547D0D">
          <w:rPr>
            <w:rFonts w:ascii="Calibri" w:hAnsi="Calibri" w:cs="Calibri"/>
          </w:rPr>
          <w:t xml:space="preserve"> independent as they occurred at different farms </w:t>
        </w:r>
      </w:ins>
      <w:ins w:id="369" w:author="Mooney, Fintan" w:date="2026-01-10T15:00:00Z" w16du:dateUtc="2026-01-10T20:00:00Z">
        <w:r w:rsidR="00F90388">
          <w:rPr>
            <w:rFonts w:ascii="Calibri" w:hAnsi="Calibri" w:cs="Calibri"/>
          </w:rPr>
          <w:t>within the</w:t>
        </w:r>
      </w:ins>
      <w:ins w:id="370" w:author="Mooney, Fintan" w:date="2026-01-10T14:57:00Z" w16du:dateUtc="2026-01-10T19:57:00Z">
        <w:r w:rsidR="00F52D26">
          <w:rPr>
            <w:rFonts w:ascii="Calibri" w:hAnsi="Calibri" w:cs="Calibri"/>
          </w:rPr>
          <w:t xml:space="preserve"> same cell</w:t>
        </w:r>
      </w:ins>
      <w:ins w:id="371" w:author="Mooney, Fintan" w:date="2026-01-10T15:03:00Z" w16du:dateUtc="2026-01-10T20:03:00Z">
        <w:r w:rsidR="00144F44">
          <w:rPr>
            <w:rFonts w:ascii="Calibri" w:hAnsi="Calibri" w:cs="Calibri"/>
          </w:rPr>
          <w:t xml:space="preserve"> </w:t>
        </w:r>
      </w:ins>
      <w:ins w:id="372" w:author="Mooney, Fintan" w:date="2026-01-10T14:58:00Z" w16du:dateUtc="2026-01-10T19:58:00Z">
        <w:r w:rsidR="003A0451">
          <w:rPr>
            <w:rFonts w:ascii="Calibri" w:hAnsi="Calibri" w:cs="Calibri"/>
          </w:rPr>
          <w:t xml:space="preserve">or </w:t>
        </w:r>
      </w:ins>
      <w:ins w:id="373" w:author="Mooney, Fintan" w:date="2026-01-10T15:03:00Z" w16du:dateUtc="2026-01-10T20:03:00Z">
        <w:r w:rsidR="00144F44">
          <w:rPr>
            <w:rFonts w:ascii="Calibri" w:hAnsi="Calibri" w:cs="Calibri"/>
          </w:rPr>
          <w:t xml:space="preserve">they were a minimum of 12 weeks apart </w:t>
        </w:r>
      </w:ins>
      <w:ins w:id="374" w:author="Mooney, Fintan" w:date="2026-01-10T14:58:00Z" w16du:dateUtc="2026-01-10T19:58:00Z">
        <w:r w:rsidR="003A0451">
          <w:rPr>
            <w:rFonts w:ascii="Calibri" w:hAnsi="Calibri" w:cs="Calibri"/>
          </w:rPr>
          <w:t xml:space="preserve">in instances when the same farm had more than one </w:t>
        </w:r>
      </w:ins>
      <w:ins w:id="375" w:author="Mooney, Fintan" w:date="2026-01-10T14:59:00Z" w16du:dateUtc="2026-01-10T19:59:00Z">
        <w:r w:rsidR="00741D0B">
          <w:rPr>
            <w:rFonts w:ascii="Calibri" w:hAnsi="Calibri" w:cs="Calibri"/>
          </w:rPr>
          <w:t>spillover event</w:t>
        </w:r>
      </w:ins>
      <w:ins w:id="376" w:author="Mooney, Fintan" w:date="2026-01-10T14:58:00Z" w16du:dateUtc="2026-01-10T19:58:00Z">
        <w:r w:rsidR="003A0451">
          <w:rPr>
            <w:rFonts w:ascii="Calibri" w:hAnsi="Calibri" w:cs="Calibri"/>
          </w:rPr>
          <w:t xml:space="preserve"> in 2022</w:t>
        </w:r>
      </w:ins>
      <w:ins w:id="377" w:author="Mooney, Fintan" w:date="2026-01-10T15:03:00Z" w16du:dateUtc="2026-01-10T20:03:00Z">
        <w:r w:rsidR="00144F44">
          <w:rPr>
            <w:rFonts w:ascii="Calibri" w:hAnsi="Calibri" w:cs="Calibri"/>
          </w:rPr>
          <w:t>.</w:t>
        </w:r>
      </w:ins>
      <w:ins w:id="378" w:author="Mooney, Fintan" w:date="2026-01-10T14:58:00Z" w16du:dateUtc="2026-01-10T19:58:00Z">
        <w:r w:rsidR="003A0451">
          <w:rPr>
            <w:rFonts w:ascii="Calibri" w:hAnsi="Calibri" w:cs="Calibri"/>
          </w:rPr>
          <w:t xml:space="preserve"> </w:t>
        </w:r>
      </w:ins>
      <w:del w:id="379" w:author="Mooney, Fintan" w:date="2026-01-10T14:46:00Z" w16du:dateUtc="2026-01-10T19:46:00Z">
        <w:r w:rsidRPr="006F7B09" w:rsidDel="003A08DD">
          <w:rPr>
            <w:rFonts w:ascii="Calibri" w:hAnsi="Calibri" w:cs="Calibri"/>
          </w:rPr>
          <w:delText>;</w:delText>
        </w:r>
      </w:del>
      <w:del w:id="380" w:author="Mooney, Fintan" w:date="2026-01-10T14:56:00Z" w16du:dateUtc="2026-01-10T19:56:00Z">
        <w:r w:rsidRPr="006F7B09" w:rsidDel="00056073">
          <w:rPr>
            <w:rFonts w:ascii="Calibri" w:hAnsi="Calibri" w:cs="Calibri"/>
          </w:rPr>
          <w:delText xml:space="preserve"> </w:delText>
        </w:r>
      </w:del>
      <w:ins w:id="381" w:author="Mooney, Fintan" w:date="2026-01-10T14:46:00Z" w16du:dateUtc="2026-01-10T19:46:00Z">
        <w:r w:rsidR="003A08DD">
          <w:rPr>
            <w:rFonts w:ascii="Calibri" w:hAnsi="Calibri" w:cs="Calibri"/>
          </w:rPr>
          <w:t>C</w:t>
        </w:r>
      </w:ins>
      <w:del w:id="382" w:author="Mooney, Fintan" w:date="2026-01-10T14:46:00Z" w16du:dateUtc="2026-01-10T19:46:00Z">
        <w:r w:rsidRPr="006F7B09" w:rsidDel="003A08DD">
          <w:rPr>
            <w:rFonts w:ascii="Calibri" w:hAnsi="Calibri" w:cs="Calibri"/>
          </w:rPr>
          <w:delText>c</w:delText>
        </w:r>
      </w:del>
      <w:r w:rsidRPr="006F7B09">
        <w:rPr>
          <w:rFonts w:ascii="Calibri" w:hAnsi="Calibri" w:cs="Calibri"/>
        </w:rPr>
        <w:t xml:space="preserve">ontrols were </w:t>
      </w:r>
      <w:del w:id="383" w:author="Mooney, Fintan" w:date="2026-01-10T15:02:00Z" w16du:dateUtc="2026-01-10T20:02:00Z">
        <w:r w:rsidRPr="006F7B09" w:rsidDel="004376BA">
          <w:rPr>
            <w:rFonts w:ascii="Calibri" w:hAnsi="Calibri" w:cs="Calibri"/>
          </w:rPr>
          <w:delText xml:space="preserve">sampled </w:delText>
        </w:r>
      </w:del>
      <w:ins w:id="384" w:author="Mooney, Fintan" w:date="2026-01-10T15:02:00Z" w16du:dateUtc="2026-01-10T20:02:00Z">
        <w:r w:rsidR="004376BA">
          <w:rPr>
            <w:rFonts w:ascii="Calibri" w:hAnsi="Calibri" w:cs="Calibri"/>
          </w:rPr>
          <w:t xml:space="preserve">drawn </w:t>
        </w:r>
      </w:ins>
      <w:r w:rsidRPr="006F7B09">
        <w:rPr>
          <w:rFonts w:ascii="Calibri" w:hAnsi="Calibri" w:cs="Calibri"/>
        </w:rPr>
        <w:t>from the same cells within four weeks before</w:t>
      </w:r>
      <w:ins w:id="385" w:author="Mooney, Fintan" w:date="2026-01-10T15:03:00Z" w16du:dateUtc="2026-01-10T20:03:00Z">
        <w:r w:rsidR="000F55AE">
          <w:rPr>
            <w:rFonts w:ascii="Calibri" w:hAnsi="Calibri" w:cs="Calibri"/>
          </w:rPr>
          <w:t xml:space="preserve"> each </w:t>
        </w:r>
      </w:ins>
      <w:del w:id="386" w:author="Mooney, Fintan" w:date="2026-01-10T15:03:00Z" w16du:dateUtc="2026-01-10T20:03:00Z">
        <w:r w:rsidRPr="006F7B09" w:rsidDel="000F55AE">
          <w:rPr>
            <w:rFonts w:ascii="Calibri" w:hAnsi="Calibri" w:cs="Calibri"/>
          </w:rPr>
          <w:delText xml:space="preserve"> the </w:delText>
        </w:r>
      </w:del>
      <w:ins w:id="387" w:author="Mooney, Fintan" w:date="2026-01-08T12:56:00Z" w16du:dateUtc="2026-01-08T17:56:00Z">
        <w:r w:rsidR="00756BB5">
          <w:rPr>
            <w:rFonts w:ascii="Calibri" w:hAnsi="Calibri" w:cs="Calibri"/>
          </w:rPr>
          <w:t>spillover</w:t>
        </w:r>
      </w:ins>
      <w:del w:id="388" w:author="Mooney, Fintan" w:date="2026-01-08T12:56:00Z" w16du:dateUtc="2026-01-08T17:56:00Z">
        <w:r w:rsidRPr="006F7B09" w:rsidDel="00756BB5">
          <w:rPr>
            <w:rFonts w:ascii="Calibri" w:hAnsi="Calibri" w:cs="Calibri"/>
          </w:rPr>
          <w:delText>outbreak</w:delText>
        </w:r>
      </w:del>
      <w:r w:rsidRPr="006F7B09">
        <w:rPr>
          <w:rFonts w:ascii="Calibri" w:hAnsi="Calibri" w:cs="Calibri"/>
        </w:rPr>
        <w:t xml:space="preserve"> week</w:t>
      </w:r>
      <w:ins w:id="389" w:author="Mooney, Fintan" w:date="2026-01-10T14:48:00Z" w16du:dateUtc="2026-01-10T19:48:00Z">
        <w:r w:rsidR="00754ED4">
          <w:rPr>
            <w:rFonts w:ascii="Calibri" w:hAnsi="Calibri" w:cs="Calibri"/>
          </w:rPr>
          <w:t xml:space="preserve">. Each case </w:t>
        </w:r>
        <w:r w:rsidR="001A0A5E">
          <w:rPr>
            <w:rFonts w:ascii="Calibri" w:hAnsi="Calibri" w:cs="Calibri"/>
          </w:rPr>
          <w:t>was matched with up to four controls from the same grid cell</w:t>
        </w:r>
      </w:ins>
      <w:r w:rsidRPr="006F7B09">
        <w:rPr>
          <w:rFonts w:ascii="Calibri" w:hAnsi="Calibri" w:cs="Calibri"/>
        </w:rPr>
        <w:t xml:space="preserve"> </w:t>
      </w:r>
      <w:del w:id="390" w:author="Mooney, Fintan" w:date="2026-01-10T14:48:00Z" w16du:dateUtc="2026-01-10T19:48:00Z">
        <w:r w:rsidRPr="006F7B09" w:rsidDel="005738A9">
          <w:rPr>
            <w:rFonts w:ascii="Calibri" w:hAnsi="Calibri" w:cs="Calibri"/>
          </w:rPr>
          <w:delText>at a 4-1 ratio</w:delText>
        </w:r>
      </w:del>
      <w:ins w:id="391" w:author="Mooney, Fintan" w:date="2026-01-09T17:33:00Z" w16du:dateUtc="2026-01-09T22:33:00Z">
        <w:r w:rsidR="004E79CF">
          <w:rPr>
            <w:rFonts w:ascii="Calibri" w:hAnsi="Calibri" w:cs="Calibri"/>
          </w:rPr>
          <w:t xml:space="preserve">during which no </w:t>
        </w:r>
      </w:ins>
      <w:ins w:id="392" w:author="Mooney, Fintan" w:date="2026-01-14T21:52:00Z" w16du:dateUtc="2026-01-15T02:52:00Z">
        <w:r w:rsidR="00B91D74">
          <w:rPr>
            <w:rFonts w:ascii="Calibri" w:hAnsi="Calibri" w:cs="Calibri"/>
          </w:rPr>
          <w:t>transmission was</w:t>
        </w:r>
      </w:ins>
      <w:ins w:id="393" w:author="Mooney, Fintan" w:date="2026-01-09T17:33:00Z" w16du:dateUtc="2026-01-09T22:33:00Z">
        <w:r w:rsidR="004E79CF">
          <w:rPr>
            <w:rFonts w:ascii="Calibri" w:hAnsi="Calibri" w:cs="Calibri"/>
          </w:rPr>
          <w:t xml:space="preserve"> confirmed. </w:t>
        </w:r>
      </w:ins>
      <w:ins w:id="394" w:author="Mooney, Fintan" w:date="2026-01-10T14:49:00Z" w16du:dateUtc="2026-01-10T19:49:00Z">
        <w:r w:rsidR="005738A9">
          <w:rPr>
            <w:rFonts w:ascii="Calibri" w:hAnsi="Calibri" w:cs="Calibri"/>
          </w:rPr>
          <w:t>Control weeks that co</w:t>
        </w:r>
        <w:r w:rsidR="009E48A0">
          <w:rPr>
            <w:rFonts w:ascii="Calibri" w:hAnsi="Calibri" w:cs="Calibri"/>
          </w:rPr>
          <w:t>i</w:t>
        </w:r>
        <w:r w:rsidR="005738A9">
          <w:rPr>
            <w:rFonts w:ascii="Calibri" w:hAnsi="Calibri" w:cs="Calibri"/>
          </w:rPr>
          <w:t>n</w:t>
        </w:r>
      </w:ins>
      <w:ins w:id="395" w:author="Mooney, Fintan" w:date="2026-01-10T14:50:00Z" w16du:dateUtc="2026-01-10T19:50:00Z">
        <w:r w:rsidR="009E48A0">
          <w:rPr>
            <w:rFonts w:ascii="Calibri" w:hAnsi="Calibri" w:cs="Calibri"/>
          </w:rPr>
          <w:t>c</w:t>
        </w:r>
      </w:ins>
      <w:ins w:id="396" w:author="Mooney, Fintan" w:date="2026-01-10T14:49:00Z" w16du:dateUtc="2026-01-10T19:49:00Z">
        <w:r w:rsidR="005738A9">
          <w:rPr>
            <w:rFonts w:ascii="Calibri" w:hAnsi="Calibri" w:cs="Calibri"/>
          </w:rPr>
          <w:t xml:space="preserve">ided with a spillover event in the same grid cell were excluded </w:t>
        </w:r>
      </w:ins>
      <w:ins w:id="397" w:author="Mooney, Fintan" w:date="2026-01-10T14:55:00Z" w16du:dateUtc="2026-01-10T19:55:00Z">
        <w:r w:rsidR="00493BA1">
          <w:rPr>
            <w:rFonts w:ascii="Calibri" w:hAnsi="Calibri" w:cs="Calibri"/>
          </w:rPr>
          <w:t>(n = 1</w:t>
        </w:r>
      </w:ins>
      <w:ins w:id="398" w:author="Mooney, Fintan" w:date="2026-01-14T14:33:00Z" w16du:dateUtc="2026-01-14T19:33:00Z">
        <w:r w:rsidR="00916195">
          <w:rPr>
            <w:rFonts w:ascii="Calibri" w:hAnsi="Calibri" w:cs="Calibri"/>
          </w:rPr>
          <w:t>9</w:t>
        </w:r>
      </w:ins>
      <w:ins w:id="399" w:author="Mooney, Fintan" w:date="2026-01-10T14:59:00Z" w16du:dateUtc="2026-01-10T19:59:00Z">
        <w:r w:rsidR="00687B7F">
          <w:rPr>
            <w:rFonts w:ascii="Calibri" w:hAnsi="Calibri" w:cs="Calibri"/>
          </w:rPr>
          <w:t>), resulting in 3</w:t>
        </w:r>
      </w:ins>
      <w:ins w:id="400" w:author="Mooney, Fintan" w:date="2026-01-14T14:33:00Z" w16du:dateUtc="2026-01-14T19:33:00Z">
        <w:r w:rsidR="00C87DAE">
          <w:rPr>
            <w:rFonts w:ascii="Calibri" w:hAnsi="Calibri" w:cs="Calibri"/>
          </w:rPr>
          <w:t>81</w:t>
        </w:r>
      </w:ins>
      <w:ins w:id="401" w:author="Mooney, Fintan" w:date="2026-01-10T14:59:00Z" w16du:dateUtc="2026-01-10T19:59:00Z">
        <w:r w:rsidR="00687B7F">
          <w:rPr>
            <w:rFonts w:ascii="Calibri" w:hAnsi="Calibri" w:cs="Calibri"/>
          </w:rPr>
          <w:t xml:space="preserve"> total controls</w:t>
        </w:r>
        <w:r w:rsidR="00741D0B">
          <w:rPr>
            <w:rFonts w:ascii="Calibri" w:hAnsi="Calibri" w:cs="Calibri"/>
          </w:rPr>
          <w:t>: 84 cases with 4 controls, 1</w:t>
        </w:r>
      </w:ins>
      <w:ins w:id="402" w:author="Mooney, Fintan" w:date="2026-01-14T14:33:00Z" w16du:dateUtc="2026-01-14T19:33:00Z">
        <w:r w:rsidR="00916195">
          <w:rPr>
            <w:rFonts w:ascii="Calibri" w:hAnsi="Calibri" w:cs="Calibri"/>
          </w:rPr>
          <w:t>3</w:t>
        </w:r>
      </w:ins>
      <w:ins w:id="403" w:author="Mooney, Fintan" w:date="2026-01-10T14:59:00Z" w16du:dateUtc="2026-01-10T19:59:00Z">
        <w:r w:rsidR="00741D0B">
          <w:rPr>
            <w:rFonts w:ascii="Calibri" w:hAnsi="Calibri" w:cs="Calibri"/>
          </w:rPr>
          <w:t xml:space="preserve"> cases with 3 controls, and 3 cases with 2 controls. </w:t>
        </w:r>
      </w:ins>
      <w:del w:id="404" w:author="Mooney, Fintan" w:date="2026-01-09T17:33:00Z" w16du:dateUtc="2026-01-09T22:33:00Z">
        <w:r w:rsidRPr="006F7B09" w:rsidDel="004E79CF">
          <w:rPr>
            <w:rFonts w:ascii="Calibri" w:hAnsi="Calibri" w:cs="Calibri"/>
          </w:rPr>
          <w:delText xml:space="preserve">. </w:delText>
        </w:r>
      </w:del>
    </w:p>
    <w:p w14:paraId="63B67BDD" w14:textId="77777777" w:rsidR="003D436E" w:rsidRPr="006F7B09" w:rsidRDefault="003D436E" w:rsidP="003D436E">
      <w:pPr>
        <w:ind w:firstLine="720"/>
        <w:rPr>
          <w:rFonts w:ascii="Calibri" w:hAnsi="Calibri" w:cs="Calibri"/>
        </w:rPr>
      </w:pPr>
    </w:p>
    <w:p w14:paraId="0C712C14" w14:textId="2FF8D513" w:rsidR="003D436E" w:rsidRPr="006F7B09" w:rsidRDefault="00F44E1B" w:rsidP="003D436E">
      <w:pPr>
        <w:rPr>
          <w:rFonts w:ascii="Calibri" w:hAnsi="Calibri" w:cs="Calibri"/>
        </w:rPr>
      </w:pPr>
      <w:r w:rsidRPr="006F7B09">
        <w:rPr>
          <w:rFonts w:ascii="Calibri" w:hAnsi="Calibri" w:cs="Calibri"/>
        </w:rPr>
        <w:t xml:space="preserve">2.2 </w:t>
      </w:r>
      <w:r w:rsidR="003D436E" w:rsidRPr="006F7B09">
        <w:rPr>
          <w:rFonts w:ascii="Calibri" w:hAnsi="Calibri" w:cs="Calibri"/>
        </w:rPr>
        <w:t>Data Collection</w:t>
      </w:r>
    </w:p>
    <w:p w14:paraId="03EF983F" w14:textId="77777777" w:rsidR="00F44E1B" w:rsidRPr="006F7B09" w:rsidRDefault="00F44E1B" w:rsidP="003D436E">
      <w:pPr>
        <w:rPr>
          <w:rFonts w:ascii="Calibri" w:hAnsi="Calibri" w:cs="Calibri"/>
        </w:rPr>
      </w:pPr>
    </w:p>
    <w:p w14:paraId="6CB4A167" w14:textId="1C3F1EA2" w:rsidR="003D436E" w:rsidRPr="006F7B09" w:rsidRDefault="003D436E" w:rsidP="003D436E">
      <w:pPr>
        <w:ind w:firstLine="720"/>
        <w:rPr>
          <w:rFonts w:ascii="Calibri" w:hAnsi="Calibri" w:cs="Calibri"/>
        </w:rPr>
      </w:pPr>
      <w:r w:rsidRPr="006F7B09">
        <w:rPr>
          <w:rFonts w:ascii="Calibri" w:hAnsi="Calibri" w:cs="Calibri"/>
        </w:rPr>
        <w:t xml:space="preserve">The location and date of positive HPAI cases in commercial and backyard farms </w:t>
      </w:r>
      <w:del w:id="405" w:author="Mooney, Fintan" w:date="2026-01-13T10:32:00Z" w16du:dateUtc="2026-01-13T15:32:00Z">
        <w:r w:rsidRPr="006F7B09" w:rsidDel="00EC5E76">
          <w:rPr>
            <w:rFonts w:ascii="Calibri" w:hAnsi="Calibri" w:cs="Calibri"/>
          </w:rPr>
          <w:delText xml:space="preserve">were </w:delText>
        </w:r>
      </w:del>
      <w:ins w:id="406" w:author="Mooney, Fintan" w:date="2026-01-13T10:32:00Z" w16du:dateUtc="2026-01-13T15:32:00Z">
        <w:r w:rsidR="00EC5E76">
          <w:rPr>
            <w:rFonts w:ascii="Calibri" w:hAnsi="Calibri" w:cs="Calibri"/>
          </w:rPr>
          <w:t xml:space="preserve">across the United Sates were </w:t>
        </w:r>
      </w:ins>
      <w:r w:rsidRPr="006F7B09">
        <w:rPr>
          <w:rFonts w:ascii="Calibri" w:hAnsi="Calibri" w:cs="Calibri"/>
        </w:rPr>
        <w:t xml:space="preserve">collected from the </w:t>
      </w:r>
      <w:del w:id="407" w:author="Mooney, Fintan" w:date="2026-01-13T10:32:00Z" w16du:dateUtc="2026-01-13T15:32:00Z">
        <w:r w:rsidRPr="006F7B09" w:rsidDel="00EC5E76">
          <w:rPr>
            <w:rFonts w:ascii="Calibri" w:hAnsi="Calibri" w:cs="Calibri"/>
          </w:rPr>
          <w:delText>United States Department of Agriculture’s (</w:delText>
        </w:r>
      </w:del>
      <w:r w:rsidRPr="006F7B09">
        <w:rPr>
          <w:rFonts w:ascii="Calibri" w:hAnsi="Calibri" w:cs="Calibri"/>
        </w:rPr>
        <w:t>USDA</w:t>
      </w:r>
      <w:ins w:id="408" w:author="Mooney, Fintan" w:date="2026-01-13T10:32:00Z" w16du:dateUtc="2026-01-13T15:32:00Z">
        <w:r w:rsidR="00EC5E76">
          <w:rPr>
            <w:rFonts w:ascii="Calibri" w:hAnsi="Calibri" w:cs="Calibri"/>
          </w:rPr>
          <w:t xml:space="preserve"> </w:t>
        </w:r>
      </w:ins>
      <w:del w:id="409" w:author="Mooney, Fintan" w:date="2026-01-13T10:32:00Z" w16du:dateUtc="2026-01-13T15:32:00Z">
        <w:r w:rsidRPr="006F7B09" w:rsidDel="00EC5E76">
          <w:rPr>
            <w:rFonts w:ascii="Calibri" w:hAnsi="Calibri" w:cs="Calibri"/>
          </w:rPr>
          <w:delText xml:space="preserve">) </w:delText>
        </w:r>
      </w:del>
      <w:r w:rsidRPr="006F7B09">
        <w:rPr>
          <w:rFonts w:ascii="Calibri" w:hAnsi="Calibri" w:cs="Calibri"/>
        </w:rPr>
        <w:t xml:space="preserve">detection database. The location of feedlots </w:t>
      </w:r>
      <w:r w:rsidRPr="006F7B09">
        <w:rPr>
          <w:rFonts w:ascii="Calibri" w:hAnsi="Calibri" w:cs="Calibri"/>
        </w:rPr>
        <w:lastRenderedPageBreak/>
        <w:t xml:space="preserve">was collected from the Minnesota Pollution Control Agency </w:t>
      </w:r>
      <w:r w:rsidR="00D22CA3">
        <w:rPr>
          <w:rFonts w:ascii="Calibri" w:hAnsi="Calibri" w:cs="Calibri"/>
        </w:rPr>
        <w:fldChar w:fldCharType="begin"/>
      </w:r>
      <w:r w:rsidR="00B97214">
        <w:rPr>
          <w:rFonts w:ascii="Calibri" w:hAnsi="Calibri" w:cs="Calibri"/>
        </w:rPr>
        <w:instrText xml:space="preserve"> ADDIN ZOTERO_ITEM CSL_CITATION {"citationID":"HjQH9BBc","properties":{"formattedCitation":"(Minnesota Pollution Control Agency, 2016)","plainCitation":"(Minnesota Pollution Control Agency, 2016)","dontUpdate":true,"noteIndex":0},"citationItems":[{"id":1005,"uris":["http://zotero.org/users/3737837/items/WJJ8JCEF"],"itemData":{"id":1005,"type":"dataset","abstract":"This dataset contains point representations of the locations of animal feedlot facilities in Minnesota. The data includes contact information, registration/permit information, animal counts, animal...","genre":"Shapefile","language":"en_US","publisher":"Minnesota Geospatial Commons","title":"Feedlots in Minnesota - Minnesota Geospatial Commons","URL":"https://gisdata.mn.gov/dataset/env-feedlots","author":[{"literal":"Minnesota Pollution Control Agency"}],"accessed":{"date-parts":[["2025",11,10]]},"issued":{"date-parts":[["2025"]]}}}],"schema":"https://github.com/citation-style-language/schema/raw/master/csl-citation.json"} </w:instrText>
      </w:r>
      <w:r w:rsidR="00D22CA3">
        <w:rPr>
          <w:rFonts w:ascii="Calibri" w:hAnsi="Calibri" w:cs="Calibri"/>
        </w:rPr>
        <w:fldChar w:fldCharType="separate"/>
      </w:r>
      <w:r w:rsidR="00D22CA3">
        <w:rPr>
          <w:rFonts w:ascii="Calibri" w:hAnsi="Calibri" w:cs="Calibri"/>
          <w:noProof/>
        </w:rPr>
        <w:t>(</w:t>
      </w:r>
      <w:del w:id="410" w:author="Mooney, Fintan" w:date="2026-01-13T10:36:00Z" w16du:dateUtc="2026-01-13T15:36:00Z">
        <w:r w:rsidR="00D22CA3" w:rsidDel="00D22CA3">
          <w:rPr>
            <w:rFonts w:ascii="Calibri" w:hAnsi="Calibri" w:cs="Calibri"/>
            <w:noProof/>
          </w:rPr>
          <w:delText xml:space="preserve">Minnesota Pollution Control Agency, </w:delText>
        </w:r>
      </w:del>
      <w:r w:rsidR="00D22CA3">
        <w:rPr>
          <w:rFonts w:ascii="Calibri" w:hAnsi="Calibri" w:cs="Calibri"/>
          <w:noProof/>
        </w:rPr>
        <w:t>20</w:t>
      </w:r>
      <w:ins w:id="411" w:author="Mooney, Fintan" w:date="2026-01-13T10:37:00Z" w16du:dateUtc="2026-01-13T15:37:00Z">
        <w:r w:rsidR="00473B2A">
          <w:rPr>
            <w:rFonts w:ascii="Calibri" w:hAnsi="Calibri" w:cs="Calibri"/>
            <w:noProof/>
          </w:rPr>
          <w:t>25</w:t>
        </w:r>
      </w:ins>
      <w:del w:id="412" w:author="Mooney, Fintan" w:date="2026-01-13T10:37:00Z" w16du:dateUtc="2026-01-13T15:37:00Z">
        <w:r w:rsidR="00D22CA3" w:rsidDel="00473B2A">
          <w:rPr>
            <w:rFonts w:ascii="Calibri" w:hAnsi="Calibri" w:cs="Calibri"/>
            <w:noProof/>
          </w:rPr>
          <w:delText>16</w:delText>
        </w:r>
      </w:del>
      <w:r w:rsidR="00D22CA3">
        <w:rPr>
          <w:rFonts w:ascii="Calibri" w:hAnsi="Calibri" w:cs="Calibri"/>
          <w:noProof/>
        </w:rPr>
        <w:t>)</w:t>
      </w:r>
      <w:r w:rsidR="00D22CA3">
        <w:rPr>
          <w:rFonts w:ascii="Calibri" w:hAnsi="Calibri" w:cs="Calibri"/>
        </w:rPr>
        <w:fldChar w:fldCharType="end"/>
      </w:r>
      <w:ins w:id="413" w:author="Mooney, Fintan" w:date="2026-01-13T10:36:00Z" w16du:dateUtc="2026-01-13T15:36:00Z">
        <w:r w:rsidR="00D22CA3">
          <w:rPr>
            <w:rFonts w:ascii="Calibri" w:hAnsi="Calibri" w:cs="Calibri"/>
          </w:rPr>
          <w:t xml:space="preserve"> </w:t>
        </w:r>
      </w:ins>
      <w:del w:id="414" w:author="Mooney, Fintan" w:date="2026-01-13T10:35:00Z" w16du:dateUtc="2026-01-13T15:35:00Z">
        <w:r w:rsidR="00806D99" w:rsidDel="00CA69D5">
          <w:rPr>
            <w:rFonts w:ascii="Calibri" w:hAnsi="Calibri" w:cs="Calibri"/>
          </w:rPr>
          <w:fldChar w:fldCharType="begin"/>
        </w:r>
        <w:r w:rsidR="00806D99" w:rsidDel="00CA69D5">
          <w:rPr>
            <w:rFonts w:ascii="Calibri" w:hAnsi="Calibri" w:cs="Calibri"/>
          </w:rPr>
          <w:delInstrText xml:space="preserve"> ADDIN ZOTERO_ITEM CSL_CITATION {"citationID":"hZE5IBWa","properties":{"formattedCitation":"({\\i{}Feedlots in Minnesota - Minnesota Geospatial Commons}, 2016)","plainCitation":"(Feedlots in Minnesota - Minnesota Geospatial Commons, 2016)","noteIndex":0},"citationItems":[{"id":1005,"uris":["http://zotero.org/users/3737837/items/WJJ8JCEF"],"itemData":{"id":1005,"type":"dataset","abstract":"This dataset contains point representations of the locations of animal feedlot facilities in Minnesota. The data includes contact information, registration/permit information, animal counts, animal...","genre":"Shapefile","language":"en_US","publisher":"Minnesota Geospatial Commons","title":"Feedlots in Minnesota - Minnesota Geospatial Commons","URL":"https://gisdata.mn.gov/dataset/env-feedlots","accessed":{"date-parts":[["2025",11,10]]},"issued":{"date-parts":[["2016",7,5]]}}}],"schema":"https://github.com/citation-style-language/schema/raw/master/csl-citation.json"} </w:delInstrText>
        </w:r>
        <w:r w:rsidR="00806D99" w:rsidDel="00CA69D5">
          <w:rPr>
            <w:rFonts w:ascii="Calibri" w:hAnsi="Calibri" w:cs="Calibri"/>
          </w:rPr>
          <w:fldChar w:fldCharType="separate"/>
        </w:r>
        <w:r w:rsidR="00806D99" w:rsidRPr="00806D99" w:rsidDel="00CA69D5">
          <w:rPr>
            <w:rFonts w:ascii="Calibri" w:eastAsiaTheme="minorHAnsi" w:hAnsi="Calibri" w:cs="Calibri"/>
            <w14:ligatures w14:val="standardContextual"/>
          </w:rPr>
          <w:delText>(</w:delText>
        </w:r>
        <w:r w:rsidR="00806D99" w:rsidRPr="00806D99" w:rsidDel="00CA69D5">
          <w:rPr>
            <w:rFonts w:ascii="Calibri" w:eastAsiaTheme="minorHAnsi" w:hAnsi="Calibri" w:cs="Calibri"/>
            <w:i/>
            <w:iCs/>
            <w14:ligatures w14:val="standardContextual"/>
          </w:rPr>
          <w:delText>Feedlots in Minnesota - Minnesota Geospatial Commons</w:delText>
        </w:r>
        <w:r w:rsidR="00806D99" w:rsidRPr="00806D99" w:rsidDel="00CA69D5">
          <w:rPr>
            <w:rFonts w:ascii="Calibri" w:eastAsiaTheme="minorHAnsi" w:hAnsi="Calibri" w:cs="Calibri"/>
            <w14:ligatures w14:val="standardContextual"/>
          </w:rPr>
          <w:delText>, 2016)</w:delText>
        </w:r>
        <w:r w:rsidR="00806D99" w:rsidDel="00CA69D5">
          <w:rPr>
            <w:rFonts w:ascii="Calibri" w:hAnsi="Calibri" w:cs="Calibri"/>
          </w:rPr>
          <w:fldChar w:fldCharType="end"/>
        </w:r>
      </w:del>
      <w:r w:rsidRPr="006F7B09">
        <w:rPr>
          <w:rFonts w:ascii="Calibri" w:hAnsi="Calibri" w:cs="Calibri"/>
        </w:rPr>
        <w:t xml:space="preserve">and used as a proxy for farms with no positive HPAI cases in 2022. </w:t>
      </w:r>
    </w:p>
    <w:p w14:paraId="1E136A9D" w14:textId="77777777" w:rsidR="00F44E1B" w:rsidRPr="006F7B09" w:rsidRDefault="00F44E1B" w:rsidP="003D436E">
      <w:pPr>
        <w:ind w:firstLine="720"/>
        <w:rPr>
          <w:rFonts w:ascii="Calibri" w:hAnsi="Calibri" w:cs="Calibri"/>
        </w:rPr>
      </w:pPr>
    </w:p>
    <w:p w14:paraId="68A0D7B7" w14:textId="4171B1EA" w:rsidR="003D436E" w:rsidRPr="006F7B09" w:rsidRDefault="003D436E" w:rsidP="003D436E">
      <w:pPr>
        <w:ind w:firstLine="720"/>
        <w:rPr>
          <w:rFonts w:ascii="Calibri" w:hAnsi="Calibri" w:cs="Calibri"/>
        </w:rPr>
      </w:pPr>
      <w:r w:rsidRPr="006F7B09">
        <w:rPr>
          <w:rFonts w:ascii="Calibri" w:hAnsi="Calibri" w:cs="Calibri"/>
        </w:rPr>
        <w:t xml:space="preserve">Meteorological variables were extracted from the ERA5-Land daily ECMWF Climate Reanalysis </w:t>
      </w:r>
      <w:r w:rsidR="00E7257F" w:rsidRPr="006F7B09">
        <w:rPr>
          <w:rFonts w:ascii="Calibri" w:hAnsi="Calibri" w:cs="Calibri"/>
        </w:rPr>
        <w:fldChar w:fldCharType="begin"/>
      </w:r>
      <w:r w:rsidR="00CD51A7" w:rsidRPr="006F7B09">
        <w:rPr>
          <w:rFonts w:ascii="Calibri" w:hAnsi="Calibri" w:cs="Calibri"/>
        </w:rPr>
        <w:instrText xml:space="preserve"> ADDIN ZOTERO_ITEM CSL_CITATION {"citationID":"HdtgXrXE","properties":{"formattedCitation":"(Mu\\uc0\\u241{}oz Sabater, 2019)","plainCitation":"(Muñoz Sabater, 2019)","noteIndex":0},"citationItems":[{"id":1003,"uris":["http://zotero.org/users/3737837/items/9JCBR7LS"],"itemData":{"id":1003,"type":"dataset","abstract":"ERA5-Land is a reanalysis dataset providing a consistent view of the evolution of land variables over several decades at an enhanced resolution compared to ERA5. ERA5-Land has been produced by replaying the land component of the ECMWF ERA5 climate reanalysis. Reanalysis combines model data with observations from across the world into a globally complete and consistent dataset using the laws of physics. Reanalysis produces data that goes several decades back in time, providing an accurate description of the climate of the past.\nERA5-Land provides a consistent view of the water and energy cycles at surface level during several decades.\nIt contains a detailed record from 1950 onwards, with a temporal resolution of 1 hour. The native spatial resolution of the ERA5-Land reanalysis dataset is 9km on a reduced Gaussian grid (TCo1279). The data in the CDS has been regridded to a regular lat-lon grid of 0.1x0.1 degrees.\nThe data presented here is a post-processed subset of the full ERA5-Land dataset. Monthly-mean averages have been pre-calculated to facilitate many applications requiring easy and fast access to the data, when sub-monthly fields are not required.","DOI":"doi:10.24381/cds.68d2bb30","language":"en","publisher":"Copernicus Climate Change Service (C3S) Climate Data Store (CDS).","title":"ERA5-Land monthly averaged data from 1950 to present","URL":"https://cds.climate.copernicus.eu/datasets/reanalysis-era5-land-monthly-means?tab=overview","author":[{"family":"Muñoz Sabater","given":"J"}],"accessed":{"date-parts":[["2025",11,10]]},"issued":{"date-parts":[["2019"]]}}}],"schema":"https://github.com/citation-style-language/schema/raw/master/csl-citation.json"} </w:instrText>
      </w:r>
      <w:r w:rsidR="00E7257F" w:rsidRPr="006F7B09">
        <w:rPr>
          <w:rFonts w:ascii="Calibri" w:hAnsi="Calibri" w:cs="Calibri"/>
        </w:rPr>
        <w:fldChar w:fldCharType="separate"/>
      </w:r>
      <w:r w:rsidR="00CD51A7" w:rsidRPr="006F7B09">
        <w:rPr>
          <w:rFonts w:ascii="Calibri" w:eastAsiaTheme="minorHAnsi" w:hAnsi="Calibri" w:cs="Calibri"/>
          <w14:ligatures w14:val="standardContextual"/>
        </w:rPr>
        <w:t>(Muñoz Sabater, 2019)</w:t>
      </w:r>
      <w:r w:rsidR="00E7257F" w:rsidRPr="006F7B09">
        <w:rPr>
          <w:rFonts w:ascii="Calibri" w:hAnsi="Calibri" w:cs="Calibri"/>
        </w:rPr>
        <w:fldChar w:fldCharType="end"/>
      </w:r>
      <w:r w:rsidR="00CD51A7" w:rsidRPr="006F7B09">
        <w:rPr>
          <w:rFonts w:ascii="Calibri" w:hAnsi="Calibri" w:cs="Calibri"/>
        </w:rPr>
        <w:t xml:space="preserve"> </w:t>
      </w:r>
      <w:r w:rsidRPr="006F7B09">
        <w:rPr>
          <w:rFonts w:ascii="Calibri" w:hAnsi="Calibri" w:cs="Calibri"/>
        </w:rPr>
        <w:t>and aggregated to the cells</w:t>
      </w:r>
      <w:r w:rsidR="00243242">
        <w:rPr>
          <w:rFonts w:ascii="Calibri" w:hAnsi="Calibri" w:cs="Calibri"/>
        </w:rPr>
        <w:t xml:space="preserve"> via Google Earth Engine </w:t>
      </w:r>
      <w:r w:rsidR="00243242">
        <w:rPr>
          <w:rFonts w:ascii="Calibri" w:hAnsi="Calibri" w:cs="Calibri"/>
        </w:rPr>
        <w:fldChar w:fldCharType="begin"/>
      </w:r>
      <w:r w:rsidR="00553F9F">
        <w:rPr>
          <w:rFonts w:ascii="Calibri" w:hAnsi="Calibri" w:cs="Calibri"/>
        </w:rPr>
        <w:instrText xml:space="preserve"> ADDIN ZOTERO_ITEM CSL_CITATION {"citationID":"oRhQ03kP","properties":{"formattedCitation":"(Gorelick et al., 2017)","plainCitation":"(Gorelick et al., 2017)","noteIndex":0},"citationItems":[{"id":1059,"uris":["http://zotero.org/users/3737837/items/5DYWLA8E"],"itemData":{"id":1059,"type":"article-journal","abstract":"Google Earth Engine is a cloud-based platform for planetary-scale geospatial analysis that brings Google's massive computational capabilities to bear on a variety of high-impact societal issues including deforestation, drought, disaster, disease, food security, water management, climate monitoring and environmental protection. It is unique in the field as an integrated platform designed to empower not only traditional remote sensing scientists, but also a much wider audience that lacks the technical capacity needed to utilize traditional supercomputers or large-scale commodity cloud computing resources.","collection-title":"Big Remotely Sensed Data: tools, applications and experiences","container-title":"Remote Sensing of Environment","DOI":"10.1016/j.rse.2017.06.031","ISSN":"0034-4257","journalAbbreviation":"Remote Sensing of Environment","page":"18-27","source":"ScienceDirect","title":"Google Earth Engine: Planetary-scale geospatial analysis for everyone","title-short":"Google Earth Engine","volume":"202","author":[{"family":"Gorelick","given":"Noel"},{"family":"Hancher","given":"Matt"},{"family":"Dixon","given":"Mike"},{"family":"Ilyushchenko","given":"Simon"},{"family":"Thau","given":"David"},{"family":"Moore","given":"Rebecca"}],"issued":{"date-parts":[["2017",12,1]]}}}],"schema":"https://github.com/citation-style-language/schema/raw/master/csl-citation.json"} </w:instrText>
      </w:r>
      <w:r w:rsidR="00243242">
        <w:rPr>
          <w:rFonts w:ascii="Calibri" w:hAnsi="Calibri" w:cs="Calibri"/>
        </w:rPr>
        <w:fldChar w:fldCharType="separate"/>
      </w:r>
      <w:r w:rsidR="00553F9F">
        <w:rPr>
          <w:rFonts w:ascii="Calibri" w:hAnsi="Calibri" w:cs="Calibri"/>
          <w:noProof/>
        </w:rPr>
        <w:t>(Gorelick et al., 2017)</w:t>
      </w:r>
      <w:r w:rsidR="00243242">
        <w:rPr>
          <w:rFonts w:ascii="Calibri" w:hAnsi="Calibri" w:cs="Calibri"/>
        </w:rPr>
        <w:fldChar w:fldCharType="end"/>
      </w:r>
      <w:r w:rsidRPr="006F7B09">
        <w:rPr>
          <w:rFonts w:ascii="Calibri" w:hAnsi="Calibri" w:cs="Calibri"/>
        </w:rPr>
        <w:t>. Total precipitation and runoff (sum of surface and sub-surface water) were summarized, while the weekly average was taken for</w:t>
      </w:r>
      <w:ins w:id="415" w:author="Mooney, Fintan" w:date="2026-01-15T15:10:00Z" w16du:dateUtc="2026-01-15T20:10:00Z">
        <w:r w:rsidR="00531AB0">
          <w:rPr>
            <w:rFonts w:ascii="Calibri" w:hAnsi="Calibri" w:cs="Calibri"/>
          </w:rPr>
          <w:t xml:space="preserve"> volumetric</w:t>
        </w:r>
      </w:ins>
      <w:r w:rsidRPr="006F7B09">
        <w:rPr>
          <w:rFonts w:ascii="Calibri" w:hAnsi="Calibri" w:cs="Calibri"/>
        </w:rPr>
        <w:t xml:space="preserve"> soil moisture at a 0-7cm depth, air temperature at 2m above surface, relative humidity, </w:t>
      </w:r>
      <w:r w:rsidR="009E1262" w:rsidRPr="006F7B09">
        <w:rPr>
          <w:rFonts w:ascii="Calibri" w:hAnsi="Calibri" w:cs="Calibri"/>
        </w:rPr>
        <w:t xml:space="preserve">high vegetation </w:t>
      </w:r>
      <w:r w:rsidR="009D5D06" w:rsidRPr="006F7B09">
        <w:rPr>
          <w:rFonts w:ascii="Calibri" w:hAnsi="Calibri" w:cs="Calibri"/>
        </w:rPr>
        <w:t>leaf area index</w:t>
      </w:r>
      <w:r w:rsidR="00731D0C" w:rsidRPr="006F7B09">
        <w:rPr>
          <w:rFonts w:ascii="Calibri" w:hAnsi="Calibri" w:cs="Calibri"/>
        </w:rPr>
        <w:t xml:space="preserve"> (</w:t>
      </w:r>
      <w:r w:rsidR="00BB4B63" w:rsidRPr="006F7B09">
        <w:rPr>
          <w:rFonts w:ascii="Calibri" w:hAnsi="Calibri" w:cs="Calibri"/>
        </w:rPr>
        <w:t>area fraction o</w:t>
      </w:r>
      <w:r w:rsidR="00B20130" w:rsidRPr="006F7B09">
        <w:rPr>
          <w:rFonts w:ascii="Calibri" w:hAnsi="Calibri" w:cs="Calibri"/>
        </w:rPr>
        <w:t>f green l</w:t>
      </w:r>
      <w:r w:rsidR="00F46E50" w:rsidRPr="006F7B09">
        <w:rPr>
          <w:rFonts w:ascii="Calibri" w:hAnsi="Calibri" w:cs="Calibri"/>
        </w:rPr>
        <w:t>eaf</w:t>
      </w:r>
      <w:r w:rsidR="00B20130" w:rsidRPr="006F7B09">
        <w:rPr>
          <w:rFonts w:ascii="Calibri" w:hAnsi="Calibri" w:cs="Calibri"/>
        </w:rPr>
        <w:t xml:space="preserve"> per unit ground area</w:t>
      </w:r>
      <w:r w:rsidR="00BB4B63" w:rsidRPr="006F7B09">
        <w:rPr>
          <w:rFonts w:ascii="Calibri" w:hAnsi="Calibri" w:cs="Calibri"/>
        </w:rPr>
        <w:t>)</w:t>
      </w:r>
      <w:r w:rsidR="00B20130" w:rsidRPr="006F7B09">
        <w:rPr>
          <w:rFonts w:ascii="Calibri" w:hAnsi="Calibri" w:cs="Calibri"/>
        </w:rPr>
        <w:t>,</w:t>
      </w:r>
      <w:r w:rsidRPr="006F7B09">
        <w:rPr>
          <w:rFonts w:ascii="Calibri" w:hAnsi="Calibri" w:cs="Calibri"/>
        </w:rPr>
        <w:t xml:space="preserve"> snow density</w:t>
      </w:r>
      <w:r w:rsidR="00111CC9" w:rsidRPr="006F7B09">
        <w:rPr>
          <w:rFonts w:ascii="Calibri" w:hAnsi="Calibri" w:cs="Calibri"/>
        </w:rPr>
        <w:t xml:space="preserve"> </w:t>
      </w:r>
      <w:r w:rsidR="009D5D06" w:rsidRPr="006F7B09">
        <w:rPr>
          <w:rFonts w:ascii="Calibri" w:hAnsi="Calibri" w:cs="Calibri"/>
        </w:rPr>
        <w:t>(kg/m</w:t>
      </w:r>
      <w:r w:rsidR="009D5D06" w:rsidRPr="006F7B09">
        <w:rPr>
          <w:rFonts w:ascii="Calibri" w:hAnsi="Calibri" w:cs="Calibri"/>
          <w:vertAlign w:val="superscript"/>
        </w:rPr>
        <w:t>3</w:t>
      </w:r>
      <w:r w:rsidR="009D5D06" w:rsidRPr="006F7B09">
        <w:rPr>
          <w:rFonts w:ascii="Calibri" w:hAnsi="Calibri" w:cs="Calibri"/>
        </w:rPr>
        <w:t>)</w:t>
      </w:r>
      <w:r w:rsidRPr="006F7B09">
        <w:rPr>
          <w:rFonts w:ascii="Calibri" w:hAnsi="Calibri" w:cs="Calibri"/>
        </w:rPr>
        <w:t xml:space="preserve">, </w:t>
      </w:r>
      <w:r w:rsidR="00F46E50" w:rsidRPr="006F7B09">
        <w:rPr>
          <w:rFonts w:ascii="Calibri" w:hAnsi="Calibri" w:cs="Calibri"/>
        </w:rPr>
        <w:t>solar radiation</w:t>
      </w:r>
      <w:r w:rsidR="005C2AC0" w:rsidRPr="006F7B09">
        <w:rPr>
          <w:rFonts w:ascii="Calibri" w:hAnsi="Calibri" w:cs="Calibri"/>
        </w:rPr>
        <w:t xml:space="preserve"> (J/m</w:t>
      </w:r>
      <w:r w:rsidR="005C2AC0" w:rsidRPr="006F7B09">
        <w:rPr>
          <w:rFonts w:ascii="Calibri" w:hAnsi="Calibri" w:cs="Calibri"/>
          <w:vertAlign w:val="superscript"/>
        </w:rPr>
        <w:t>2</w:t>
      </w:r>
      <w:r w:rsidR="005C2AC0" w:rsidRPr="006F7B09">
        <w:rPr>
          <w:rFonts w:ascii="Calibri" w:hAnsi="Calibri" w:cs="Calibri"/>
        </w:rPr>
        <w:t>)</w:t>
      </w:r>
      <w:r w:rsidR="00F46E50" w:rsidRPr="006F7B09">
        <w:rPr>
          <w:rFonts w:ascii="Calibri" w:hAnsi="Calibri" w:cs="Calibri"/>
        </w:rPr>
        <w:t>, longwave radiation</w:t>
      </w:r>
      <w:r w:rsidR="005C2AC0" w:rsidRPr="006F7B09">
        <w:rPr>
          <w:rFonts w:ascii="Calibri" w:hAnsi="Calibri" w:cs="Calibri"/>
        </w:rPr>
        <w:t xml:space="preserve"> (J/m</w:t>
      </w:r>
      <w:r w:rsidR="005C2AC0" w:rsidRPr="006F7B09">
        <w:rPr>
          <w:rFonts w:ascii="Calibri" w:hAnsi="Calibri" w:cs="Calibri"/>
          <w:vertAlign w:val="superscript"/>
        </w:rPr>
        <w:t>2</w:t>
      </w:r>
      <w:r w:rsidR="005C2AC0" w:rsidRPr="006F7B09">
        <w:rPr>
          <w:rFonts w:ascii="Calibri" w:hAnsi="Calibri" w:cs="Calibri"/>
        </w:rPr>
        <w:t>)</w:t>
      </w:r>
      <w:r w:rsidR="00F46E50" w:rsidRPr="006F7B09">
        <w:rPr>
          <w:rFonts w:ascii="Calibri" w:hAnsi="Calibri" w:cs="Calibri"/>
        </w:rPr>
        <w:t xml:space="preserve">, </w:t>
      </w:r>
      <w:r w:rsidRPr="006F7B09">
        <w:rPr>
          <w:rFonts w:ascii="Calibri" w:hAnsi="Calibri" w:cs="Calibri"/>
        </w:rPr>
        <w:t xml:space="preserve">and wind speed at 10m above the surface. </w:t>
      </w:r>
      <w:r w:rsidR="00E26C9C" w:rsidRPr="006F7B09">
        <w:rPr>
          <w:rFonts w:ascii="Calibri" w:hAnsi="Calibri" w:cs="Calibri"/>
        </w:rPr>
        <w:t xml:space="preserve">Beyond the 2022 data, we also </w:t>
      </w:r>
      <w:r w:rsidR="00B06EF3" w:rsidRPr="006F7B09">
        <w:rPr>
          <w:rFonts w:ascii="Calibri" w:hAnsi="Calibri" w:cs="Calibri"/>
        </w:rPr>
        <w:t xml:space="preserve">collected the 25-yr averages </w:t>
      </w:r>
      <w:r w:rsidR="00E26C9C" w:rsidRPr="006F7B09">
        <w:rPr>
          <w:rFonts w:ascii="Calibri" w:hAnsi="Calibri" w:cs="Calibri"/>
        </w:rPr>
        <w:t>for each</w:t>
      </w:r>
      <w:r w:rsidR="00B06EF3" w:rsidRPr="006F7B09">
        <w:rPr>
          <w:rFonts w:ascii="Calibri" w:hAnsi="Calibri" w:cs="Calibri"/>
        </w:rPr>
        <w:t xml:space="preserve"> environmental variable (</w:t>
      </w:r>
      <w:r w:rsidR="00E26C9C" w:rsidRPr="006F7B09">
        <w:rPr>
          <w:rFonts w:ascii="Calibri" w:hAnsi="Calibri" w:cs="Calibri"/>
        </w:rPr>
        <w:t>1997-2021)</w:t>
      </w:r>
      <w:r w:rsidR="00B83E72" w:rsidRPr="006F7B09">
        <w:rPr>
          <w:rFonts w:ascii="Calibri" w:hAnsi="Calibri" w:cs="Calibri"/>
        </w:rPr>
        <w:t>.</w:t>
      </w:r>
    </w:p>
    <w:p w14:paraId="63FD95E0" w14:textId="77777777" w:rsidR="00F44E1B" w:rsidRPr="006F7B09" w:rsidRDefault="00F44E1B" w:rsidP="003D436E">
      <w:pPr>
        <w:ind w:firstLine="720"/>
        <w:rPr>
          <w:rFonts w:ascii="Calibri" w:hAnsi="Calibri" w:cs="Calibri"/>
        </w:rPr>
      </w:pPr>
    </w:p>
    <w:p w14:paraId="058C439B" w14:textId="77777777" w:rsidR="00F86139" w:rsidRDefault="003D436E" w:rsidP="003D436E">
      <w:pPr>
        <w:ind w:firstLine="720"/>
        <w:rPr>
          <w:ins w:id="416" w:author="Mooney, Fintan" w:date="2026-01-15T15:17:00Z" w16du:dateUtc="2026-01-15T20:17:00Z"/>
          <w:rFonts w:ascii="Calibri" w:hAnsi="Calibri" w:cs="Calibri"/>
        </w:rPr>
      </w:pPr>
      <w:r w:rsidRPr="006F7B09">
        <w:rPr>
          <w:rFonts w:ascii="Calibri" w:hAnsi="Calibri" w:cs="Calibri"/>
        </w:rPr>
        <w:t xml:space="preserve">Wild bird abundance was obtained from the Cornell Lab of Ornithology’s eBird Status and Trends data products </w:t>
      </w:r>
      <w:r w:rsidR="00DA4236">
        <w:rPr>
          <w:rFonts w:ascii="Calibri" w:hAnsi="Calibri" w:cs="Calibri"/>
        </w:rPr>
        <w:fldChar w:fldCharType="begin"/>
      </w:r>
      <w:r w:rsidR="009D6EF9">
        <w:rPr>
          <w:rFonts w:ascii="Calibri" w:hAnsi="Calibri" w:cs="Calibri"/>
        </w:rPr>
        <w:instrText xml:space="preserve"> ADDIN ZOTERO_ITEM CSL_CITATION {"citationID":"3X7QRNAg","properties":{"formattedCitation":"(Fink et al., 2023)","plainCitation":"(Fink et al., 2023)","noteIndex":0},"citationItems":[{"id":1062,"uris":["http://zotero.org/users/3737837/items/LN98F3VS"],"itemData":{"id":1062,"type":"dataset","abstract":"Published November 2023 Fink, D., T. Auer, A.","DOI":"10.2173/ebirdst.2022","language":"en","publisher":"Cornell Lab of Ornithology, Ithaca, New York","source":"science.ebird.org","title":"eBird Status and Trends, Data Version: 2022","URL":"https://science.ebird.org/en/status-and-trends/data-access/ebird-status-and-trends-data-version-2022","version":"2022","author":[{"family":"Fink","given":"D"},{"family":"Auer","given":"T"},{"family":"Johnson","given":"A"},{"family":"Strimas-Mackey","given":"M"},{"family":"Ligocki","given":"S"},{"family":"Robinson","given":"O"},{"family":"Hochachka","given":"W"},{"family":"Jaromczyk","given":"L"},{"family":"Crowley","given":"C"},{"family":"Dunham","given":"K"},{"family":"Stillman","given":"A"},{"family":"Davies","given":"I"},{"family":"Rodewald","given":"A"},{"family":"Ruiz-Gutierrez","given":"V"},{"family":"Wood","given":"C"}],"accessed":{"date-parts":[["2025",11,19]]},"issued":{"date-parts":[["2023"]]}}}],"schema":"https://github.com/citation-style-language/schema/raw/master/csl-citation.json"} </w:instrText>
      </w:r>
      <w:r w:rsidR="00DA4236">
        <w:rPr>
          <w:rFonts w:ascii="Calibri" w:hAnsi="Calibri" w:cs="Calibri"/>
        </w:rPr>
        <w:fldChar w:fldCharType="separate"/>
      </w:r>
      <w:r w:rsidR="009D6EF9">
        <w:rPr>
          <w:rFonts w:ascii="Calibri" w:hAnsi="Calibri" w:cs="Calibri"/>
          <w:noProof/>
        </w:rPr>
        <w:t>(Fink et al., 2023)</w:t>
      </w:r>
      <w:r w:rsidR="00DA4236">
        <w:rPr>
          <w:rFonts w:ascii="Calibri" w:hAnsi="Calibri" w:cs="Calibri"/>
        </w:rPr>
        <w:fldChar w:fldCharType="end"/>
      </w:r>
      <w:r w:rsidRPr="006F7B09">
        <w:rPr>
          <w:rFonts w:ascii="Calibri" w:hAnsi="Calibri" w:cs="Calibri"/>
        </w:rPr>
        <w:t xml:space="preserve"> and aggregated at the 3x3km cell corresponding to the location of HPAI-positive farms. Bird species of interest were selected based on two criteria: 1) the top 10 most commonly positive </w:t>
      </w:r>
      <w:ins w:id="417" w:author="Mooney, Fintan" w:date="2026-01-13T11:03:00Z" w16du:dateUtc="2026-01-13T16:03:00Z">
        <w:r w:rsidR="00016A49">
          <w:rPr>
            <w:rFonts w:ascii="Calibri" w:hAnsi="Calibri" w:cs="Calibri"/>
          </w:rPr>
          <w:t xml:space="preserve">wild bird </w:t>
        </w:r>
      </w:ins>
      <w:r w:rsidRPr="006F7B09">
        <w:rPr>
          <w:rFonts w:ascii="Calibri" w:hAnsi="Calibri" w:cs="Calibri"/>
        </w:rPr>
        <w:t xml:space="preserve">species identified by USDA </w:t>
      </w:r>
      <w:ins w:id="418" w:author="Mooney, Fintan" w:date="2026-01-13T10:38:00Z" w16du:dateUtc="2026-01-13T15:38:00Z">
        <w:r w:rsidR="00A873AE">
          <w:rPr>
            <w:rFonts w:ascii="Calibri" w:hAnsi="Calibri" w:cs="Calibri"/>
          </w:rPr>
          <w:t>Animal and Plant Health Inspection Service (</w:t>
        </w:r>
      </w:ins>
      <w:r w:rsidRPr="006F7B09">
        <w:rPr>
          <w:rFonts w:ascii="Calibri" w:hAnsi="Calibri" w:cs="Calibri"/>
        </w:rPr>
        <w:t>APHIS</w:t>
      </w:r>
      <w:ins w:id="419" w:author="Mooney, Fintan" w:date="2026-01-13T10:38:00Z" w16du:dateUtc="2026-01-13T15:38:00Z">
        <w:r w:rsidR="00A873AE">
          <w:rPr>
            <w:rFonts w:ascii="Calibri" w:hAnsi="Calibri" w:cs="Calibri"/>
          </w:rPr>
          <w:t>)</w:t>
        </w:r>
      </w:ins>
      <w:r w:rsidRPr="006F7B09">
        <w:rPr>
          <w:rFonts w:ascii="Calibri" w:hAnsi="Calibri" w:cs="Calibri"/>
        </w:rPr>
        <w:t xml:space="preserve"> in Minnesota in 2022; and 2) the top 15 most identified Anseriformes species in Minnesota reported via iNaturalist</w:t>
      </w:r>
      <w:ins w:id="420" w:author="Mooney, Fintan" w:date="2026-01-13T10:38:00Z" w16du:dateUtc="2026-01-13T15:38:00Z">
        <w:r w:rsidR="00A873AE">
          <w:rPr>
            <w:rFonts w:ascii="Calibri" w:hAnsi="Calibri" w:cs="Calibri"/>
          </w:rPr>
          <w:t xml:space="preserve"> </w:t>
        </w:r>
      </w:ins>
      <w:r w:rsidR="006E27C7">
        <w:rPr>
          <w:rFonts w:ascii="Calibri" w:hAnsi="Calibri" w:cs="Calibri"/>
        </w:rPr>
        <w:fldChar w:fldCharType="begin"/>
      </w:r>
      <w:r w:rsidR="006E27C7">
        <w:rPr>
          <w:rFonts w:ascii="Calibri" w:hAnsi="Calibri" w:cs="Calibri"/>
        </w:rPr>
        <w:instrText xml:space="preserve"> ADDIN ZOTERO_ITEM CSL_CITATION {"citationID":"3JNEhUum","properties":{"formattedCitation":"(Rodenborg, 2025)","plainCitation":"(Rodenborg, 2025)","noteIndex":0},"citationItems":[{"id":1084,"uris":["http://zotero.org/users/3737837/items/778QNZPK"],"itemData":{"id":1084,"type":"webpage","container-title":"iNaturalist","language":"en-US","title":"Birds of Minnesota","URL":"https://www.inaturalist.org/guides/14807?taxon=6888","author":[{"family":"Rodenborg","given":"Morgan"}],"accessed":{"date-parts":[["2026",1,13]]},"issued":{"date-parts":[["2025"]]}}}],"schema":"https://github.com/citation-style-language/schema/raw/master/csl-citation.json"} </w:instrText>
      </w:r>
      <w:r w:rsidR="006E27C7">
        <w:rPr>
          <w:rFonts w:ascii="Calibri" w:hAnsi="Calibri" w:cs="Calibri"/>
        </w:rPr>
        <w:fldChar w:fldCharType="separate"/>
      </w:r>
      <w:r w:rsidR="006E27C7">
        <w:rPr>
          <w:rFonts w:ascii="Calibri" w:hAnsi="Calibri" w:cs="Calibri"/>
          <w:noProof/>
        </w:rPr>
        <w:t>(Rodenborg, 2025)</w:t>
      </w:r>
      <w:r w:rsidR="006E27C7">
        <w:rPr>
          <w:rFonts w:ascii="Calibri" w:hAnsi="Calibri" w:cs="Calibri"/>
        </w:rPr>
        <w:fldChar w:fldCharType="end"/>
      </w:r>
      <w:ins w:id="421" w:author="Mooney, Fintan" w:date="2026-01-13T10:39:00Z" w16du:dateUtc="2026-01-13T15:39:00Z">
        <w:r w:rsidR="006E27C7">
          <w:rPr>
            <w:rFonts w:ascii="Calibri" w:hAnsi="Calibri" w:cs="Calibri"/>
          </w:rPr>
          <w:t>.</w:t>
        </w:r>
      </w:ins>
      <w:r w:rsidRPr="006F7B09">
        <w:rPr>
          <w:rFonts w:ascii="Calibri" w:hAnsi="Calibri" w:cs="Calibri"/>
        </w:rPr>
        <w:t xml:space="preserve"> USDA APHIS-identified species included American White Pelican, Bald Eagle, Barred Owl, Great Horned Owl, Red-Tailed Hawk, and Trumpeter Swan. While, iNaturalist-identified species included American Black Duck, Common Goldeneye, Lesser Scaup, Ring-necked duck, Blue-winged Teal, Common Merganser, Mallard, Ruddy Duck, Bufflehead, Gadwall, Northern Shoveler, Wood Duck, Canada Goose, Green-winged Teal, and Red-Breasted Merganser. </w:t>
      </w:r>
    </w:p>
    <w:p w14:paraId="078047FE" w14:textId="77777777" w:rsidR="00F86139" w:rsidRDefault="00F86139" w:rsidP="003D436E">
      <w:pPr>
        <w:ind w:firstLine="720"/>
        <w:rPr>
          <w:ins w:id="422" w:author="Mooney, Fintan" w:date="2026-01-15T15:17:00Z" w16du:dateUtc="2026-01-15T20:17:00Z"/>
          <w:rFonts w:ascii="Calibri" w:hAnsi="Calibri" w:cs="Calibri"/>
        </w:rPr>
      </w:pPr>
    </w:p>
    <w:p w14:paraId="7D806583" w14:textId="472707EB" w:rsidR="003D436E" w:rsidRPr="006F7B09" w:rsidRDefault="003D436E" w:rsidP="003D436E">
      <w:pPr>
        <w:ind w:firstLine="720"/>
        <w:rPr>
          <w:rFonts w:ascii="Calibri" w:hAnsi="Calibri" w:cs="Calibri"/>
        </w:rPr>
      </w:pPr>
      <w:commentRangeStart w:id="423"/>
      <w:del w:id="424" w:author="Mooney, Fintan" w:date="2026-01-13T10:40:00Z" w16du:dateUtc="2026-01-13T15:40:00Z">
        <w:r w:rsidRPr="006F7B09" w:rsidDel="001B69D6">
          <w:rPr>
            <w:rFonts w:ascii="Calibri" w:hAnsi="Calibri" w:cs="Calibri"/>
          </w:rPr>
          <w:delText xml:space="preserve">A </w:delText>
        </w:r>
      </w:del>
      <w:r w:rsidRPr="006F7B09">
        <w:rPr>
          <w:rFonts w:ascii="Calibri" w:hAnsi="Calibri" w:cs="Calibri"/>
        </w:rPr>
        <w:t xml:space="preserve">Weighted Quantile Sum (WQS) regression was implemented to </w:t>
      </w:r>
      <w:ins w:id="425" w:author="Mooney, Fintan" w:date="2026-01-13T11:04:00Z" w16du:dateUtc="2026-01-13T16:04:00Z">
        <w:r w:rsidR="00285CB4">
          <w:rPr>
            <w:rFonts w:ascii="Calibri" w:hAnsi="Calibri" w:cs="Calibri"/>
          </w:rPr>
          <w:t>evaluate complex mixtures of bird species and</w:t>
        </w:r>
      </w:ins>
      <w:del w:id="426" w:author="Mooney, Fintan" w:date="2026-01-13T11:04:00Z" w16du:dateUtc="2026-01-13T16:04:00Z">
        <w:r w:rsidRPr="006F7B09" w:rsidDel="00285CB4">
          <w:rPr>
            <w:rFonts w:ascii="Calibri" w:hAnsi="Calibri" w:cs="Calibri"/>
          </w:rPr>
          <w:delText>confirm</w:delText>
        </w:r>
      </w:del>
      <w:r w:rsidRPr="006F7B09">
        <w:rPr>
          <w:rFonts w:ascii="Calibri" w:hAnsi="Calibri" w:cs="Calibri"/>
        </w:rPr>
        <w:t xml:space="preserve"> relative species importan</w:t>
      </w:r>
      <w:ins w:id="427" w:author="Mooney, Fintan" w:date="2026-01-13T10:40:00Z" w16du:dateUtc="2026-01-13T15:40:00Z">
        <w:r w:rsidR="009E48DA">
          <w:rPr>
            <w:rFonts w:ascii="Calibri" w:hAnsi="Calibri" w:cs="Calibri"/>
          </w:rPr>
          <w:t>ce</w:t>
        </w:r>
      </w:ins>
      <w:del w:id="428" w:author="Mooney, Fintan" w:date="2026-01-13T10:40:00Z" w16du:dateUtc="2026-01-13T15:40:00Z">
        <w:r w:rsidRPr="006F7B09" w:rsidDel="009E48DA">
          <w:rPr>
            <w:rFonts w:ascii="Calibri" w:hAnsi="Calibri" w:cs="Calibri"/>
          </w:rPr>
          <w:delText>t</w:delText>
        </w:r>
      </w:del>
      <w:r w:rsidRPr="006F7B09">
        <w:rPr>
          <w:rFonts w:ascii="Calibri" w:hAnsi="Calibri" w:cs="Calibri"/>
        </w:rPr>
        <w:t xml:space="preserve"> within the overall mixture of bird abundance at each farm. Wild bird abundance was extrapolated from the 3x3km cell to the 10x10km case cells and operationalized through three metrics: </w:t>
      </w:r>
      <w:del w:id="429" w:author="Mooney, Fintan" w:date="2026-01-15T15:17:00Z" w16du:dateUtc="2026-01-15T20:17:00Z">
        <w:r w:rsidRPr="006F7B09" w:rsidDel="001F6D3D">
          <w:rPr>
            <w:rFonts w:ascii="Calibri" w:hAnsi="Calibri" w:cs="Calibri"/>
          </w:rPr>
          <w:delText xml:space="preserve">1) </w:delText>
        </w:r>
      </w:del>
      <w:r w:rsidRPr="006F7B09">
        <w:rPr>
          <w:rFonts w:ascii="Calibri" w:hAnsi="Calibri" w:cs="Calibri"/>
        </w:rPr>
        <w:t>abundance of all bird species</w:t>
      </w:r>
      <w:r w:rsidR="00AE5E2C" w:rsidRPr="006F7B09">
        <w:rPr>
          <w:rFonts w:ascii="Calibri" w:hAnsi="Calibri" w:cs="Calibri"/>
        </w:rPr>
        <w:t xml:space="preserve">, </w:t>
      </w:r>
      <w:del w:id="430" w:author="Mooney, Fintan" w:date="2026-01-15T15:17:00Z" w16du:dateUtc="2026-01-15T20:17:00Z">
        <w:r w:rsidRPr="006F7B09" w:rsidDel="001F6D3D">
          <w:rPr>
            <w:rFonts w:ascii="Calibri" w:hAnsi="Calibri" w:cs="Calibri"/>
          </w:rPr>
          <w:delText xml:space="preserve">2) </w:delText>
        </w:r>
      </w:del>
      <w:r w:rsidRPr="006F7B09">
        <w:rPr>
          <w:rFonts w:ascii="Calibri" w:hAnsi="Calibri" w:cs="Calibri"/>
        </w:rPr>
        <w:t xml:space="preserve">abundance of </w:t>
      </w:r>
      <w:ins w:id="431" w:author="Mooney, Fintan" w:date="2026-01-13T10:40:00Z" w16du:dateUtc="2026-01-13T15:40:00Z">
        <w:r w:rsidR="001B69D6">
          <w:rPr>
            <w:rFonts w:ascii="Calibri" w:hAnsi="Calibri" w:cs="Calibri"/>
          </w:rPr>
          <w:t>avian p</w:t>
        </w:r>
      </w:ins>
      <w:del w:id="432" w:author="Mooney, Fintan" w:date="2026-01-13T10:40:00Z" w16du:dateUtc="2026-01-13T15:40:00Z">
        <w:r w:rsidRPr="006F7B09" w:rsidDel="001B69D6">
          <w:rPr>
            <w:rFonts w:ascii="Calibri" w:hAnsi="Calibri" w:cs="Calibri"/>
          </w:rPr>
          <w:delText>P</w:delText>
        </w:r>
      </w:del>
      <w:r w:rsidRPr="006F7B09">
        <w:rPr>
          <w:rFonts w:ascii="Calibri" w:hAnsi="Calibri" w:cs="Calibri"/>
        </w:rPr>
        <w:t xml:space="preserve">redator species, and </w:t>
      </w:r>
      <w:del w:id="433" w:author="Mooney, Fintan" w:date="2026-01-15T15:17:00Z" w16du:dateUtc="2026-01-15T20:17:00Z">
        <w:r w:rsidRPr="006F7B09" w:rsidDel="001F6D3D">
          <w:rPr>
            <w:rFonts w:ascii="Calibri" w:hAnsi="Calibri" w:cs="Calibri"/>
          </w:rPr>
          <w:delText xml:space="preserve">3) </w:delText>
        </w:r>
      </w:del>
      <w:r w:rsidRPr="006F7B09">
        <w:rPr>
          <w:rFonts w:ascii="Calibri" w:hAnsi="Calibri" w:cs="Calibri"/>
        </w:rPr>
        <w:t xml:space="preserve">abundance of </w:t>
      </w:r>
      <w:ins w:id="434" w:author="Mooney, Fintan" w:date="2026-01-13T10:40:00Z" w16du:dateUtc="2026-01-13T15:40:00Z">
        <w:r w:rsidR="001B69D6">
          <w:rPr>
            <w:rFonts w:ascii="Calibri" w:hAnsi="Calibri" w:cs="Calibri"/>
          </w:rPr>
          <w:t xml:space="preserve">order </w:t>
        </w:r>
      </w:ins>
      <w:r w:rsidRPr="006F7B09">
        <w:rPr>
          <w:rFonts w:ascii="Calibri" w:hAnsi="Calibri" w:cs="Calibri"/>
        </w:rPr>
        <w:t>Anseriformes</w:t>
      </w:r>
      <w:ins w:id="435" w:author="Mooney, Fintan" w:date="2026-01-13T10:40:00Z" w16du:dateUtc="2026-01-13T15:40:00Z">
        <w:r w:rsidR="001B69D6">
          <w:rPr>
            <w:rFonts w:ascii="Calibri" w:hAnsi="Calibri" w:cs="Calibri"/>
          </w:rPr>
          <w:t>.</w:t>
        </w:r>
      </w:ins>
      <w:ins w:id="436" w:author="Mooney, Fintan" w:date="2026-01-15T15:15:00Z" w16du:dateUtc="2026-01-15T20:15:00Z">
        <w:r w:rsidR="0037521B">
          <w:rPr>
            <w:rFonts w:ascii="Calibri" w:hAnsi="Calibri" w:cs="Calibri"/>
          </w:rPr>
          <w:t xml:space="preserve"> WQS results indicated that </w:t>
        </w:r>
      </w:ins>
      <w:ins w:id="437" w:author="Mooney, Fintan" w:date="2026-01-15T15:17:00Z" w16du:dateUtc="2026-01-15T20:17:00Z">
        <w:r w:rsidR="001F6D3D">
          <w:rPr>
            <w:rFonts w:ascii="Calibri" w:hAnsi="Calibri" w:cs="Calibri"/>
          </w:rPr>
          <w:t>species ac</w:t>
        </w:r>
      </w:ins>
      <w:ins w:id="438" w:author="Mooney, Fintan" w:date="2026-01-15T15:18:00Z" w16du:dateUtc="2026-01-15T20:18:00Z">
        <w:r w:rsidR="001F6D3D">
          <w:rPr>
            <w:rFonts w:ascii="Calibri" w:hAnsi="Calibri" w:cs="Calibri"/>
          </w:rPr>
          <w:t>ross all groups</w:t>
        </w:r>
      </w:ins>
      <w:ins w:id="439" w:author="Mooney, Fintan" w:date="2026-01-15T15:16:00Z" w16du:dateUtc="2026-01-15T20:16:00Z">
        <w:r w:rsidR="0037521B">
          <w:rPr>
            <w:rFonts w:ascii="Calibri" w:hAnsi="Calibri" w:cs="Calibri"/>
          </w:rPr>
          <w:t xml:space="preserve"> </w:t>
        </w:r>
        <w:r w:rsidR="000333DD">
          <w:rPr>
            <w:rFonts w:ascii="Calibri" w:hAnsi="Calibri" w:cs="Calibri"/>
          </w:rPr>
          <w:t xml:space="preserve">contributed to spillover risk; we therefore used total bird abundance as the </w:t>
        </w:r>
      </w:ins>
      <w:ins w:id="440" w:author="Mooney, Fintan" w:date="2026-01-15T15:18:00Z" w16du:dateUtc="2026-01-15T20:18:00Z">
        <w:r w:rsidR="00D95AE3">
          <w:rPr>
            <w:rFonts w:ascii="Calibri" w:hAnsi="Calibri" w:cs="Calibri"/>
          </w:rPr>
          <w:t xml:space="preserve">composite </w:t>
        </w:r>
      </w:ins>
      <w:ins w:id="441" w:author="Mooney, Fintan" w:date="2026-01-15T15:16:00Z" w16du:dateUtc="2026-01-15T20:16:00Z">
        <w:r w:rsidR="000333DD">
          <w:rPr>
            <w:rFonts w:ascii="Calibri" w:hAnsi="Calibri" w:cs="Calibri"/>
          </w:rPr>
          <w:t>exposure metric in our main models.</w:t>
        </w:r>
      </w:ins>
      <w:ins w:id="442" w:author="Mooney, Fintan" w:date="2026-01-15T15:15:00Z" w16du:dateUtc="2026-01-15T20:15:00Z">
        <w:r w:rsidR="0037521B">
          <w:rPr>
            <w:rFonts w:ascii="Calibri" w:hAnsi="Calibri" w:cs="Calibri"/>
          </w:rPr>
          <w:t xml:space="preserve"> </w:t>
        </w:r>
      </w:ins>
      <w:ins w:id="443" w:author="Mooney, Fintan" w:date="2026-01-15T15:11:00Z" w16du:dateUtc="2026-01-15T20:11:00Z">
        <w:r w:rsidR="00CD6D58">
          <w:rPr>
            <w:rFonts w:ascii="Calibri" w:hAnsi="Calibri" w:cs="Calibri"/>
          </w:rPr>
          <w:t xml:space="preserve"> </w:t>
        </w:r>
      </w:ins>
      <w:del w:id="444" w:author="Mooney, Fintan" w:date="2026-01-13T10:40:00Z" w16du:dateUtc="2026-01-13T15:40:00Z">
        <w:r w:rsidRPr="006F7B09" w:rsidDel="001B69D6">
          <w:rPr>
            <w:rFonts w:ascii="Calibri" w:hAnsi="Calibri" w:cs="Calibri"/>
          </w:rPr>
          <w:delText xml:space="preserve"> species. </w:delText>
        </w:r>
      </w:del>
      <w:commentRangeEnd w:id="423"/>
      <w:r w:rsidR="00D95AE3" w:rsidRPr="006F7B09">
        <w:rPr>
          <w:rStyle w:val="CommentReference"/>
          <w:rFonts w:ascii="Calibri" w:hAnsi="Calibri" w:cs="Calibri"/>
          <w:sz w:val="24"/>
          <w:szCs w:val="24"/>
        </w:rPr>
        <w:commentReference w:id="423"/>
      </w:r>
    </w:p>
    <w:p w14:paraId="0B5646CE" w14:textId="77777777" w:rsidR="005C2AC0" w:rsidRPr="006F7B09" w:rsidRDefault="005C2AC0" w:rsidP="003D436E">
      <w:pPr>
        <w:ind w:firstLine="720"/>
        <w:rPr>
          <w:rFonts w:ascii="Calibri" w:hAnsi="Calibri" w:cs="Calibri"/>
        </w:rPr>
      </w:pPr>
    </w:p>
    <w:p w14:paraId="4517C252" w14:textId="354CD045" w:rsidR="005C2AC0" w:rsidRPr="006F7B09" w:rsidRDefault="00E66AB1" w:rsidP="003D436E">
      <w:pPr>
        <w:ind w:firstLine="720"/>
        <w:rPr>
          <w:rFonts w:ascii="Calibri" w:hAnsi="Calibri" w:cs="Calibri"/>
        </w:rPr>
      </w:pPr>
      <w:r w:rsidRPr="006F7B09">
        <w:rPr>
          <w:rFonts w:ascii="Calibri" w:hAnsi="Calibri" w:cs="Calibri"/>
        </w:rPr>
        <w:t xml:space="preserve">For sensitivity analyses and descriptive </w:t>
      </w:r>
      <w:r w:rsidR="00F12B82" w:rsidRPr="006F7B09">
        <w:rPr>
          <w:rFonts w:ascii="Calibri" w:hAnsi="Calibri" w:cs="Calibri"/>
        </w:rPr>
        <w:t>purposes,</w:t>
      </w:r>
      <w:r w:rsidRPr="006F7B09">
        <w:rPr>
          <w:rFonts w:ascii="Calibri" w:hAnsi="Calibri" w:cs="Calibri"/>
        </w:rPr>
        <w:t xml:space="preserve"> we collected </w:t>
      </w:r>
      <w:r w:rsidR="00F12B82" w:rsidRPr="006F7B09">
        <w:rPr>
          <w:rFonts w:ascii="Calibri" w:hAnsi="Calibri" w:cs="Calibri"/>
        </w:rPr>
        <w:t xml:space="preserve">the meteorological and bird </w:t>
      </w:r>
      <w:r w:rsidRPr="006F7B09">
        <w:rPr>
          <w:rFonts w:ascii="Calibri" w:hAnsi="Calibri" w:cs="Calibri"/>
        </w:rPr>
        <w:t>data for negative cells</w:t>
      </w:r>
      <w:r w:rsidR="005F54F7" w:rsidRPr="006F7B09">
        <w:rPr>
          <w:rFonts w:ascii="Calibri" w:hAnsi="Calibri" w:cs="Calibri"/>
        </w:rPr>
        <w:t xml:space="preserve">: </w:t>
      </w:r>
      <w:r w:rsidR="009F606E" w:rsidRPr="006F7B09">
        <w:rPr>
          <w:rFonts w:ascii="Calibri" w:hAnsi="Calibri" w:cs="Calibri"/>
        </w:rPr>
        <w:t xml:space="preserve">cells that did not have </w:t>
      </w:r>
      <w:del w:id="445" w:author="Mooney, Fintan" w:date="2026-01-13T10:13:00Z" w16du:dateUtc="2026-01-13T15:13:00Z">
        <w:r w:rsidR="009F606E" w:rsidRPr="006F7B09" w:rsidDel="009965DE">
          <w:rPr>
            <w:rFonts w:ascii="Calibri" w:hAnsi="Calibri" w:cs="Calibri"/>
          </w:rPr>
          <w:delText>an outbreak</w:delText>
        </w:r>
      </w:del>
      <w:ins w:id="446" w:author="Mooney, Fintan" w:date="2026-01-13T10:13:00Z" w16du:dateUtc="2026-01-13T15:13:00Z">
        <w:r w:rsidR="009965DE">
          <w:rPr>
            <w:rFonts w:ascii="Calibri" w:hAnsi="Calibri" w:cs="Calibri"/>
          </w:rPr>
          <w:t>a spillover event</w:t>
        </w:r>
      </w:ins>
      <w:r w:rsidR="009F606E" w:rsidRPr="006F7B09">
        <w:rPr>
          <w:rFonts w:ascii="Calibri" w:hAnsi="Calibri" w:cs="Calibri"/>
        </w:rPr>
        <w:t xml:space="preserve"> in 2022 but d</w:t>
      </w:r>
      <w:r w:rsidR="00885512" w:rsidRPr="006F7B09">
        <w:rPr>
          <w:rFonts w:ascii="Calibri" w:hAnsi="Calibri" w:cs="Calibri"/>
        </w:rPr>
        <w:t xml:space="preserve">o </w:t>
      </w:r>
      <w:r w:rsidR="009F606E" w:rsidRPr="006F7B09">
        <w:rPr>
          <w:rFonts w:ascii="Calibri" w:hAnsi="Calibri" w:cs="Calibri"/>
        </w:rPr>
        <w:t>contain a feedlot</w:t>
      </w:r>
      <w:ins w:id="447" w:author="Mooney, Fintan" w:date="2026-01-13T10:41:00Z" w16du:dateUtc="2026-01-13T15:41:00Z">
        <w:r w:rsidR="0057646E">
          <w:rPr>
            <w:rFonts w:ascii="Calibri" w:hAnsi="Calibri" w:cs="Calibri"/>
          </w:rPr>
          <w:t xml:space="preserve"> or </w:t>
        </w:r>
      </w:ins>
      <w:del w:id="448" w:author="Mooney, Fintan" w:date="2026-01-13T10:41:00Z" w16du:dateUtc="2026-01-13T15:41:00Z">
        <w:r w:rsidR="009F606E" w:rsidRPr="006F7B09" w:rsidDel="0057646E">
          <w:rPr>
            <w:rFonts w:ascii="Calibri" w:hAnsi="Calibri" w:cs="Calibri"/>
          </w:rPr>
          <w:delText>/</w:delText>
        </w:r>
      </w:del>
      <w:r w:rsidR="009F606E" w:rsidRPr="006F7B09">
        <w:rPr>
          <w:rFonts w:ascii="Calibri" w:hAnsi="Calibri" w:cs="Calibri"/>
        </w:rPr>
        <w:t>farm</w:t>
      </w:r>
      <w:r w:rsidR="005F54F7" w:rsidRPr="006F7B09">
        <w:rPr>
          <w:rFonts w:ascii="Calibri" w:hAnsi="Calibri" w:cs="Calibri"/>
        </w:rPr>
        <w:t xml:space="preserve">, as attributed by the </w:t>
      </w:r>
      <w:r w:rsidR="00CA1070" w:rsidRPr="006F7B09">
        <w:rPr>
          <w:rFonts w:ascii="Calibri" w:hAnsi="Calibri" w:cs="Calibri"/>
        </w:rPr>
        <w:t>Minnesota Pollution Control Agency</w:t>
      </w:r>
      <w:ins w:id="449" w:author="Mooney, Fintan" w:date="2026-01-14T21:53:00Z" w16du:dateUtc="2026-01-15T02:53:00Z">
        <w:r w:rsidR="00F23167">
          <w:rPr>
            <w:rFonts w:ascii="Calibri" w:hAnsi="Calibri" w:cs="Calibri"/>
          </w:rPr>
          <w:t xml:space="preserve"> (2025)</w:t>
        </w:r>
      </w:ins>
      <w:ins w:id="450" w:author="Mooney, Fintan" w:date="2026-01-13T10:41:00Z" w16du:dateUtc="2026-01-13T15:41:00Z">
        <w:r w:rsidR="0057646E">
          <w:rPr>
            <w:rFonts w:ascii="Calibri" w:hAnsi="Calibri" w:cs="Calibri"/>
          </w:rPr>
          <w:t xml:space="preserve">. </w:t>
        </w:r>
      </w:ins>
      <w:del w:id="451" w:author="Mooney, Fintan" w:date="2026-01-13T10:41:00Z" w16du:dateUtc="2026-01-13T15:41:00Z">
        <w:r w:rsidR="00CA1070" w:rsidRPr="006F7B09" w:rsidDel="0057646E">
          <w:rPr>
            <w:rFonts w:ascii="Calibri" w:hAnsi="Calibri" w:cs="Calibri"/>
          </w:rPr>
          <w:delText xml:space="preserve">’s </w:delText>
        </w:r>
        <w:r w:rsidR="00841FB1" w:rsidRPr="006F7B09" w:rsidDel="0057646E">
          <w:rPr>
            <w:rFonts w:ascii="Calibri" w:hAnsi="Calibri" w:cs="Calibri"/>
          </w:rPr>
          <w:delText>feedlot dataset (</w:delText>
        </w:r>
        <w:r w:rsidR="000A4342" w:rsidRPr="006F7B09" w:rsidDel="0057646E">
          <w:rPr>
            <w:rFonts w:ascii="Calibri" w:hAnsi="Calibri" w:cs="Calibri"/>
          </w:rPr>
          <w:fldChar w:fldCharType="begin"/>
        </w:r>
        <w:r w:rsidR="00F37CEA" w:rsidRPr="006F7B09" w:rsidDel="0057646E">
          <w:rPr>
            <w:rFonts w:ascii="Calibri" w:hAnsi="Calibri" w:cs="Calibri"/>
          </w:rPr>
          <w:delInstrText xml:space="preserve"> ADDIN ZOTERO_ITEM CSL_CITATION {"citationID":"qJTIzmV2","properties":{"formattedCitation":"({\\i{}Feedlots in Minnesota - Minnesota Geospatial Commons}, 2016)","plainCitation":"(Feedlots in Minnesota - Minnesota Geospatial Commons, 2016)","dontUpdate":true,"noteIndex":0},"citationItems":[{"id":1005,"uris":["http://zotero.org/users/3737837/items/WJJ8JCEF"],"itemData":{"id":1005,"type":"dataset","abstract":"This dataset contains point representations of the locations of animal feedlot facilities in Minnesota. The data includes contact information, registration/permit information, animal counts, animal...","genre":"Shapefile","language":"en_US","publisher":"Minnesota Geospatial Commons","title":"Feedlots in Minnesota - Minnesota Geospatial Commons","URL":"https://gisdata.mn.gov/dataset/env-feedlots","accessed":{"date-parts":[["2025",11,10]]},"issued":{"date-parts":[["2016",7,5]]}}}],"schema":"https://github.com/citation-style-language/schema/raw/master/csl-citation.json"} </w:delInstrText>
        </w:r>
        <w:r w:rsidR="000A4342" w:rsidRPr="006F7B09" w:rsidDel="0057646E">
          <w:rPr>
            <w:rFonts w:ascii="Calibri" w:hAnsi="Calibri" w:cs="Calibri"/>
          </w:rPr>
          <w:fldChar w:fldCharType="separate"/>
        </w:r>
        <w:r w:rsidR="000A4342" w:rsidRPr="006F7B09" w:rsidDel="0057646E">
          <w:rPr>
            <w:rFonts w:ascii="Calibri" w:eastAsiaTheme="minorHAnsi" w:hAnsi="Calibri" w:cs="Calibri"/>
            <w:i/>
            <w:iCs/>
            <w14:ligatures w14:val="standardContextual"/>
          </w:rPr>
          <w:delText>Feedlots in Minnesota - Minnesota Geospatial Commons</w:delText>
        </w:r>
        <w:r w:rsidR="000A4342" w:rsidRPr="006F7B09" w:rsidDel="0057646E">
          <w:rPr>
            <w:rFonts w:ascii="Calibri" w:eastAsiaTheme="minorHAnsi" w:hAnsi="Calibri" w:cs="Calibri"/>
            <w14:ligatures w14:val="standardContextual"/>
          </w:rPr>
          <w:delText>, 2016)</w:delText>
        </w:r>
        <w:r w:rsidR="000A4342" w:rsidRPr="006F7B09" w:rsidDel="0057646E">
          <w:rPr>
            <w:rFonts w:ascii="Calibri" w:hAnsi="Calibri" w:cs="Calibri"/>
          </w:rPr>
          <w:fldChar w:fldCharType="end"/>
        </w:r>
        <w:r w:rsidR="00EA1218" w:rsidDel="0057646E">
          <w:rPr>
            <w:rFonts w:ascii="Calibri" w:hAnsi="Calibri" w:cs="Calibri"/>
          </w:rPr>
          <w:delText>. We also collected</w:delText>
        </w:r>
      </w:del>
      <w:ins w:id="452" w:author="Mooney, Fintan" w:date="2026-01-13T10:41:00Z" w16du:dateUtc="2026-01-13T15:41:00Z">
        <w:r w:rsidR="0057646E">
          <w:rPr>
            <w:rFonts w:ascii="Calibri" w:hAnsi="Calibri" w:cs="Calibri"/>
          </w:rPr>
          <w:t xml:space="preserve">In addition, </w:t>
        </w:r>
      </w:ins>
      <w:del w:id="453" w:author="Mooney, Fintan" w:date="2026-01-13T10:42:00Z" w16du:dateUtc="2026-01-13T15:42:00Z">
        <w:r w:rsidR="00EA1218" w:rsidDel="0057646E">
          <w:rPr>
            <w:rFonts w:ascii="Calibri" w:hAnsi="Calibri" w:cs="Calibri"/>
          </w:rPr>
          <w:delText xml:space="preserve"> </w:delText>
        </w:r>
      </w:del>
      <w:r w:rsidR="00EE6E4E" w:rsidRPr="006F7B09">
        <w:rPr>
          <w:rFonts w:ascii="Calibri" w:hAnsi="Calibri" w:cs="Calibri"/>
        </w:rPr>
        <w:t>the most common landcover type in each cell</w:t>
      </w:r>
      <w:ins w:id="454" w:author="Mooney, Fintan" w:date="2026-01-13T10:42:00Z" w16du:dateUtc="2026-01-13T15:42:00Z">
        <w:r w:rsidR="0057646E">
          <w:rPr>
            <w:rFonts w:ascii="Calibri" w:hAnsi="Calibri" w:cs="Calibri"/>
          </w:rPr>
          <w:t xml:space="preserve"> was collected</w:t>
        </w:r>
      </w:ins>
      <w:r w:rsidR="00EE6E4E" w:rsidRPr="006F7B09">
        <w:rPr>
          <w:rFonts w:ascii="Calibri" w:hAnsi="Calibri" w:cs="Calibri"/>
        </w:rPr>
        <w:t xml:space="preserve"> from the </w:t>
      </w:r>
      <w:r w:rsidR="00387959">
        <w:rPr>
          <w:rFonts w:ascii="Calibri" w:hAnsi="Calibri" w:cs="Calibri"/>
        </w:rPr>
        <w:t>USGS National Land Cover Dataset</w:t>
      </w:r>
      <w:r w:rsidR="001F2824">
        <w:rPr>
          <w:rFonts w:ascii="Calibri" w:hAnsi="Calibri" w:cs="Calibri"/>
        </w:rPr>
        <w:t xml:space="preserve"> </w:t>
      </w:r>
      <w:r w:rsidR="00F565C0">
        <w:rPr>
          <w:rFonts w:ascii="Calibri" w:hAnsi="Calibri" w:cs="Calibri"/>
        </w:rPr>
        <w:fldChar w:fldCharType="begin"/>
      </w:r>
      <w:r w:rsidR="00F565C0">
        <w:rPr>
          <w:rFonts w:ascii="Calibri" w:hAnsi="Calibri" w:cs="Calibri"/>
        </w:rPr>
        <w:instrText xml:space="preserve"> ADDIN ZOTERO_ITEM CSL_CITATION {"citationID":"yqYUW5lW","properties":{"formattedCitation":"(EROS Center, 2018)","plainCitation":"(EROS Center, 2018)","noteIndex":0},"citationItems":[{"id":1043,"uris":["http://zotero.org/users/3737837/items/KUIYZIUK"],"itemData":{"id":1043,"type":"dataset","abstract":"EROS is central to the creation of the National Land Cover Database (NLCD) which stands as the definitive land cover database for the United States.","language":"en","title":"National Land Cover Database","URL":"https://www.usgs.gov/centers/eros/science/national-land-cover-database","version":"2022","author":[{"family":"EROS Center","given":""}],"accessed":{"date-parts":[["2025",11,17]]},"issued":{"date-parts":[["2018"]],"season":"11"}}}],"schema":"https://github.com/citation-style-language/schema/raw/master/csl-citation.json"} </w:instrText>
      </w:r>
      <w:r w:rsidR="00F565C0">
        <w:rPr>
          <w:rFonts w:ascii="Calibri" w:hAnsi="Calibri" w:cs="Calibri"/>
        </w:rPr>
        <w:fldChar w:fldCharType="separate"/>
      </w:r>
      <w:r w:rsidR="00F565C0">
        <w:rPr>
          <w:rFonts w:ascii="Calibri" w:hAnsi="Calibri" w:cs="Calibri"/>
          <w:noProof/>
        </w:rPr>
        <w:t>(EROS Center, 2018)</w:t>
      </w:r>
      <w:r w:rsidR="00F565C0">
        <w:rPr>
          <w:rFonts w:ascii="Calibri" w:hAnsi="Calibri" w:cs="Calibri"/>
        </w:rPr>
        <w:fldChar w:fldCharType="end"/>
      </w:r>
      <w:r w:rsidR="00F565C0">
        <w:rPr>
          <w:rFonts w:ascii="Calibri" w:hAnsi="Calibri" w:cs="Calibri"/>
        </w:rPr>
        <w:t>.</w:t>
      </w:r>
    </w:p>
    <w:p w14:paraId="4675830B" w14:textId="77777777" w:rsidR="00F44E1B" w:rsidRPr="006F7B09" w:rsidRDefault="00F44E1B" w:rsidP="003D436E">
      <w:pPr>
        <w:ind w:firstLine="720"/>
        <w:rPr>
          <w:rFonts w:ascii="Calibri" w:hAnsi="Calibri" w:cs="Calibri"/>
        </w:rPr>
      </w:pPr>
    </w:p>
    <w:p w14:paraId="41C35138" w14:textId="0CD8ECE7" w:rsidR="003D436E" w:rsidRPr="006F7B09" w:rsidRDefault="00F44E1B" w:rsidP="003D436E">
      <w:pPr>
        <w:rPr>
          <w:rFonts w:ascii="Calibri" w:hAnsi="Calibri" w:cs="Calibri"/>
        </w:rPr>
      </w:pPr>
      <w:r w:rsidRPr="006F7B09">
        <w:rPr>
          <w:rFonts w:ascii="Calibri" w:hAnsi="Calibri" w:cs="Calibri"/>
        </w:rPr>
        <w:t xml:space="preserve">2.3 </w:t>
      </w:r>
      <w:r w:rsidR="003D436E" w:rsidRPr="006F7B09">
        <w:rPr>
          <w:rFonts w:ascii="Calibri" w:hAnsi="Calibri" w:cs="Calibri"/>
        </w:rPr>
        <w:t>Statistical Analysis</w:t>
      </w:r>
    </w:p>
    <w:p w14:paraId="502AC105" w14:textId="77777777" w:rsidR="00F44E1B" w:rsidRPr="006F7B09" w:rsidRDefault="00F44E1B" w:rsidP="003D436E">
      <w:pPr>
        <w:rPr>
          <w:rFonts w:ascii="Calibri" w:hAnsi="Calibri" w:cs="Calibri"/>
        </w:rPr>
      </w:pPr>
    </w:p>
    <w:p w14:paraId="7D0FAA21" w14:textId="630F4E6E" w:rsidR="003D436E" w:rsidRPr="006F7B09" w:rsidRDefault="003D436E" w:rsidP="003D436E">
      <w:pPr>
        <w:ind w:firstLine="720"/>
        <w:rPr>
          <w:rFonts w:ascii="Calibri" w:hAnsi="Calibri" w:cs="Calibri"/>
        </w:rPr>
      </w:pPr>
      <w:r w:rsidRPr="006F7B09">
        <w:rPr>
          <w:rFonts w:ascii="Calibri" w:hAnsi="Calibri" w:cs="Calibri"/>
        </w:rPr>
        <w:t xml:space="preserve">To model the association between bird populations and environmental variables in the four weeks prior to HPAI </w:t>
      </w:r>
      <w:del w:id="455" w:author="Mooney, Fintan" w:date="2026-01-14T21:53:00Z" w16du:dateUtc="2026-01-15T02:53:00Z">
        <w:r w:rsidRPr="006F7B09" w:rsidDel="00F23167">
          <w:rPr>
            <w:rFonts w:ascii="Calibri" w:hAnsi="Calibri" w:cs="Calibri"/>
          </w:rPr>
          <w:delText>outbreaks</w:delText>
        </w:r>
      </w:del>
      <w:ins w:id="456" w:author="Mooney, Fintan" w:date="2026-01-14T21:53:00Z" w16du:dateUtc="2026-01-15T02:53:00Z">
        <w:r w:rsidR="00F23167">
          <w:rPr>
            <w:rFonts w:ascii="Calibri" w:hAnsi="Calibri" w:cs="Calibri"/>
          </w:rPr>
          <w:t>sp</w:t>
        </w:r>
      </w:ins>
      <w:ins w:id="457" w:author="Mooney, Fintan" w:date="2026-01-14T21:54:00Z" w16du:dateUtc="2026-01-15T02:54:00Z">
        <w:r w:rsidR="00F23167">
          <w:rPr>
            <w:rFonts w:ascii="Calibri" w:hAnsi="Calibri" w:cs="Calibri"/>
          </w:rPr>
          <w:t>illover events</w:t>
        </w:r>
      </w:ins>
      <w:r w:rsidRPr="006F7B09">
        <w:rPr>
          <w:rFonts w:ascii="Calibri" w:hAnsi="Calibri" w:cs="Calibri"/>
        </w:rPr>
        <w:t xml:space="preserve">, we used a conditional logistic regression with a DLNM in a case-crossover design. The binary outcome was </w:t>
      </w:r>
      <w:r w:rsidR="003D7560" w:rsidRPr="006F7B09">
        <w:rPr>
          <w:rFonts w:ascii="Calibri" w:hAnsi="Calibri" w:cs="Calibri"/>
        </w:rPr>
        <w:t xml:space="preserve">the </w:t>
      </w:r>
      <w:del w:id="458" w:author="Mooney, Fintan" w:date="2026-01-13T10:13:00Z" w16du:dateUtc="2026-01-13T15:13:00Z">
        <w:r w:rsidR="003D7560" w:rsidRPr="006F7B09" w:rsidDel="009965DE">
          <w:rPr>
            <w:rFonts w:ascii="Calibri" w:hAnsi="Calibri" w:cs="Calibri"/>
          </w:rPr>
          <w:delText xml:space="preserve">event </w:delText>
        </w:r>
      </w:del>
      <w:ins w:id="459" w:author="Mooney, Fintan" w:date="2026-01-13T10:13:00Z" w16du:dateUtc="2026-01-13T15:13:00Z">
        <w:r w:rsidR="009965DE">
          <w:rPr>
            <w:rFonts w:ascii="Calibri" w:hAnsi="Calibri" w:cs="Calibri"/>
          </w:rPr>
          <w:t>occurrence</w:t>
        </w:r>
        <w:r w:rsidR="009965DE" w:rsidRPr="006F7B09">
          <w:rPr>
            <w:rFonts w:ascii="Calibri" w:hAnsi="Calibri" w:cs="Calibri"/>
          </w:rPr>
          <w:t xml:space="preserve"> </w:t>
        </w:r>
      </w:ins>
      <w:r w:rsidR="003D7560" w:rsidRPr="006F7B09">
        <w:rPr>
          <w:rFonts w:ascii="Calibri" w:hAnsi="Calibri" w:cs="Calibri"/>
        </w:rPr>
        <w:t xml:space="preserve">of </w:t>
      </w:r>
      <w:del w:id="460" w:author="Mooney, Fintan" w:date="2026-01-13T10:16:00Z" w16du:dateUtc="2026-01-13T15:16:00Z">
        <w:r w:rsidR="003D7560" w:rsidRPr="006F7B09" w:rsidDel="003B7A77">
          <w:rPr>
            <w:rFonts w:ascii="Calibri" w:hAnsi="Calibri" w:cs="Calibri"/>
          </w:rPr>
          <w:delText xml:space="preserve">a </w:delText>
        </w:r>
        <w:r w:rsidRPr="006F7B09" w:rsidDel="003B7A77">
          <w:rPr>
            <w:rFonts w:ascii="Calibri" w:hAnsi="Calibri" w:cs="Calibri"/>
          </w:rPr>
          <w:delText>HPAI</w:delText>
        </w:r>
      </w:del>
      <w:ins w:id="461" w:author="Mooney, Fintan" w:date="2026-01-13T10:16:00Z" w16du:dateUtc="2026-01-13T15:16:00Z">
        <w:r w:rsidR="003B7A77">
          <w:rPr>
            <w:rFonts w:ascii="Calibri" w:hAnsi="Calibri" w:cs="Calibri"/>
          </w:rPr>
          <w:t>an HPAI</w:t>
        </w:r>
      </w:ins>
      <w:r w:rsidRPr="006F7B09">
        <w:rPr>
          <w:rFonts w:ascii="Calibri" w:hAnsi="Calibri" w:cs="Calibri"/>
        </w:rPr>
        <w:t xml:space="preserve"> </w:t>
      </w:r>
      <w:del w:id="462" w:author="Mooney, Fintan" w:date="2026-01-13T10:13:00Z" w16du:dateUtc="2026-01-13T15:13:00Z">
        <w:r w:rsidRPr="006F7B09" w:rsidDel="009965DE">
          <w:rPr>
            <w:rFonts w:ascii="Calibri" w:hAnsi="Calibri" w:cs="Calibri"/>
          </w:rPr>
          <w:delText>outbreak</w:delText>
        </w:r>
      </w:del>
      <w:ins w:id="463" w:author="Mooney, Fintan" w:date="2026-01-13T10:13:00Z" w16du:dateUtc="2026-01-13T15:13:00Z">
        <w:r w:rsidR="009965DE">
          <w:rPr>
            <w:rFonts w:ascii="Calibri" w:hAnsi="Calibri" w:cs="Calibri"/>
          </w:rPr>
          <w:t>spillover</w:t>
        </w:r>
      </w:ins>
      <w:r w:rsidRPr="006F7B09">
        <w:rPr>
          <w:rFonts w:ascii="Calibri" w:hAnsi="Calibri" w:cs="Calibri"/>
        </w:rPr>
        <w:t>, and the primary environmental predictors included surface</w:t>
      </w:r>
      <w:r w:rsidR="005857A4" w:rsidRPr="006F7B09">
        <w:rPr>
          <w:rFonts w:ascii="Calibri" w:hAnsi="Calibri" w:cs="Calibri"/>
        </w:rPr>
        <w:t xml:space="preserve"> and sub-surface</w:t>
      </w:r>
      <w:r w:rsidRPr="006F7B09">
        <w:rPr>
          <w:rFonts w:ascii="Calibri" w:hAnsi="Calibri" w:cs="Calibri"/>
        </w:rPr>
        <w:t xml:space="preserve"> runoff, snow density, </w:t>
      </w:r>
      <w:r w:rsidRPr="006F7B09">
        <w:rPr>
          <w:rFonts w:ascii="Calibri" w:hAnsi="Calibri" w:cs="Calibri"/>
        </w:rPr>
        <w:lastRenderedPageBreak/>
        <w:t>soil moisture, temperature, precipitation, wind speed, and total bird abundance. For each predictor, we specified a linear exposure response relationship and a nonlinear spline function (natural splin</w:t>
      </w:r>
      <w:r w:rsidR="00F44E1B" w:rsidRPr="006F7B09">
        <w:rPr>
          <w:rFonts w:ascii="Calibri" w:hAnsi="Calibri" w:cs="Calibri"/>
        </w:rPr>
        <w:t xml:space="preserve">e, </w:t>
      </w:r>
      <w:commentRangeStart w:id="464"/>
      <w:r w:rsidR="00F44E1B" w:rsidRPr="006F7B09">
        <w:rPr>
          <w:rFonts w:ascii="Calibri" w:hAnsi="Calibri" w:cs="Calibri"/>
        </w:rPr>
        <w:t>d</w:t>
      </w:r>
      <w:r w:rsidR="002D6CD7" w:rsidRPr="006F7B09">
        <w:rPr>
          <w:rFonts w:ascii="Calibri" w:hAnsi="Calibri" w:cs="Calibri"/>
        </w:rPr>
        <w:t xml:space="preserve">egrees of </w:t>
      </w:r>
      <w:r w:rsidR="00F44E1B" w:rsidRPr="006F7B09">
        <w:rPr>
          <w:rFonts w:ascii="Calibri" w:hAnsi="Calibri" w:cs="Calibri"/>
        </w:rPr>
        <w:t>f</w:t>
      </w:r>
      <w:r w:rsidR="002D6CD7" w:rsidRPr="006F7B09">
        <w:rPr>
          <w:rFonts w:ascii="Calibri" w:hAnsi="Calibri" w:cs="Calibri"/>
        </w:rPr>
        <w:t>reedom</w:t>
      </w:r>
      <w:r w:rsidR="00F44E1B" w:rsidRPr="006F7B09">
        <w:rPr>
          <w:rFonts w:ascii="Calibri" w:hAnsi="Calibri" w:cs="Calibri"/>
        </w:rPr>
        <w:t xml:space="preserve"> = 2</w:t>
      </w:r>
      <w:r w:rsidRPr="006F7B09">
        <w:rPr>
          <w:rFonts w:ascii="Calibri" w:hAnsi="Calibri" w:cs="Calibri"/>
        </w:rPr>
        <w:t xml:space="preserve">) </w:t>
      </w:r>
      <w:commentRangeEnd w:id="464"/>
      <w:r w:rsidR="00617C6C" w:rsidRPr="006F7B09">
        <w:rPr>
          <w:rStyle w:val="CommentReference"/>
          <w:rFonts w:ascii="Calibri" w:hAnsi="Calibri" w:cs="Calibri"/>
          <w:sz w:val="24"/>
          <w:szCs w:val="24"/>
        </w:rPr>
        <w:commentReference w:id="464"/>
      </w:r>
      <w:r w:rsidRPr="006F7B09">
        <w:rPr>
          <w:rFonts w:ascii="Calibri" w:hAnsi="Calibri" w:cs="Calibri"/>
        </w:rPr>
        <w:t xml:space="preserve">across </w:t>
      </w:r>
      <w:del w:id="465" w:author="Mooney, Fintan" w:date="2026-01-13T12:08:00Z" w16du:dateUtc="2026-01-13T17:08:00Z">
        <w:r w:rsidRPr="006F7B09" w:rsidDel="001F0A6B">
          <w:rPr>
            <w:rFonts w:ascii="Calibri" w:hAnsi="Calibri" w:cs="Calibri"/>
          </w:rPr>
          <w:delText xml:space="preserve">the </w:delText>
        </w:r>
      </w:del>
      <w:ins w:id="466" w:author="Mooney, Fintan" w:date="2026-01-13T12:08:00Z" w16du:dateUtc="2026-01-13T17:08:00Z">
        <w:r w:rsidR="001F0A6B">
          <w:rPr>
            <w:rFonts w:ascii="Calibri" w:hAnsi="Calibri" w:cs="Calibri"/>
          </w:rPr>
          <w:t>a</w:t>
        </w:r>
        <w:r w:rsidR="001F0A6B" w:rsidRPr="006F7B09">
          <w:rPr>
            <w:rFonts w:ascii="Calibri" w:hAnsi="Calibri" w:cs="Calibri"/>
          </w:rPr>
          <w:t xml:space="preserve"> </w:t>
        </w:r>
      </w:ins>
      <w:commentRangeStart w:id="467"/>
      <w:commentRangeStart w:id="468"/>
      <w:r w:rsidRPr="006F7B09">
        <w:rPr>
          <w:rFonts w:ascii="Calibri" w:hAnsi="Calibri" w:cs="Calibri"/>
        </w:rPr>
        <w:t xml:space="preserve">4-week </w:t>
      </w:r>
      <w:commentRangeEnd w:id="467"/>
      <w:r w:rsidR="001102A0" w:rsidRPr="006F7B09">
        <w:rPr>
          <w:rStyle w:val="CommentReference"/>
          <w:rFonts w:ascii="Calibri" w:hAnsi="Calibri" w:cs="Calibri"/>
          <w:sz w:val="24"/>
          <w:szCs w:val="24"/>
        </w:rPr>
        <w:commentReference w:id="467"/>
      </w:r>
      <w:commentRangeEnd w:id="468"/>
      <w:r w:rsidR="00767B28" w:rsidRPr="006F7B09">
        <w:rPr>
          <w:rStyle w:val="CommentReference"/>
          <w:rFonts w:ascii="Calibri" w:hAnsi="Calibri" w:cs="Calibri"/>
          <w:sz w:val="24"/>
          <w:szCs w:val="24"/>
        </w:rPr>
        <w:commentReference w:id="468"/>
      </w:r>
      <w:r w:rsidRPr="006F7B09">
        <w:rPr>
          <w:rFonts w:ascii="Calibri" w:hAnsi="Calibri" w:cs="Calibri"/>
        </w:rPr>
        <w:t>lag dimension to analyze delayed effects and critical windows of exposure.</w:t>
      </w:r>
      <w:ins w:id="469" w:author="Mooney, Fintan" w:date="2026-01-13T11:41:00Z" w16du:dateUtc="2026-01-13T16:41:00Z">
        <w:r w:rsidR="005E6F11">
          <w:rPr>
            <w:rFonts w:ascii="Calibri" w:hAnsi="Calibri" w:cs="Calibri"/>
          </w:rPr>
          <w:t xml:space="preserve"> The 4-week lag was </w:t>
        </w:r>
      </w:ins>
      <w:ins w:id="470" w:author="Mooney, Fintan" w:date="2026-01-13T12:08:00Z" w16du:dateUtc="2026-01-13T17:08:00Z">
        <w:r w:rsidR="001F0A6B">
          <w:rPr>
            <w:rFonts w:ascii="Calibri" w:hAnsi="Calibri" w:cs="Calibri"/>
          </w:rPr>
          <w:t>selected based on</w:t>
        </w:r>
      </w:ins>
      <w:ins w:id="471" w:author="Mooney, Fintan" w:date="2026-01-13T12:36:00Z" w16du:dateUtc="2026-01-13T17:36:00Z">
        <w:r w:rsidR="00550A95">
          <w:rPr>
            <w:rFonts w:ascii="Calibri" w:hAnsi="Calibri" w:cs="Calibri"/>
          </w:rPr>
          <w:t xml:space="preserve"> </w:t>
        </w:r>
      </w:ins>
      <w:ins w:id="472" w:author="Mooney, Fintan" w:date="2026-01-13T12:08:00Z" w16du:dateUtc="2026-01-13T17:08:00Z">
        <w:r w:rsidR="001F0A6B">
          <w:rPr>
            <w:rFonts w:ascii="Calibri" w:hAnsi="Calibri" w:cs="Calibri"/>
          </w:rPr>
          <w:t>biological plausibility</w:t>
        </w:r>
      </w:ins>
      <w:ins w:id="473" w:author="Mooney, Fintan" w:date="2026-01-13T12:28:00Z" w16du:dateUtc="2026-01-13T17:28:00Z">
        <w:r w:rsidR="00873426">
          <w:rPr>
            <w:rFonts w:ascii="Calibri" w:hAnsi="Calibri" w:cs="Calibri"/>
          </w:rPr>
          <w:t>, as this duration captures peak viral shedding in wild birds (</w:t>
        </w:r>
      </w:ins>
      <w:ins w:id="474" w:author="Mooney, Fintan" w:date="2026-01-15T13:15:00Z" w16du:dateUtc="2026-01-15T18:15:00Z">
        <w:r w:rsidR="00D0382B">
          <w:rPr>
            <w:rFonts w:ascii="Calibri" w:hAnsi="Calibri" w:cs="Calibri"/>
          </w:rPr>
          <w:t>≤</w:t>
        </w:r>
      </w:ins>
      <w:ins w:id="475" w:author="Mooney, Fintan" w:date="2026-01-13T12:28:00Z" w16du:dateUtc="2026-01-13T17:28:00Z">
        <w:r w:rsidR="00873426">
          <w:rPr>
            <w:rFonts w:ascii="Calibri" w:hAnsi="Calibri" w:cs="Calibri"/>
          </w:rPr>
          <w:t>17 days)</w:t>
        </w:r>
      </w:ins>
      <w:del w:id="476" w:author="Mooney, Fintan" w:date="2026-01-15T13:12:00Z" w16du:dateUtc="2026-01-15T18:12:00Z">
        <w:r w:rsidR="00A16D86" w:rsidDel="00592202">
          <w:rPr>
            <w:rFonts w:ascii="Calibri" w:hAnsi="Calibri" w:cs="Calibri"/>
          </w:rPr>
          <w:fldChar w:fldCharType="begin"/>
        </w:r>
        <w:r w:rsidR="00592202" w:rsidDel="00592202">
          <w:rPr>
            <w:rFonts w:ascii="Calibri" w:hAnsi="Calibri" w:cs="Calibri"/>
          </w:rPr>
          <w:delInstrText xml:space="preserve"> ADDIN ZOTERO_ITEM CSL_CITATION {"citationID":"rlm4Aiow","properties":{"formattedCitation":"(H\\uc0\\u233{}naux et al., 2013; Lebarbenchon et al., 2010)","plainCitation":"(Hénaux et al., 2013; Lebarbenchon et al., 2010)","noteIndex":0},"citationItems":[{"id":1,"uris":["http://zotero.org/users/3737837/items/7Q7HRRXX"],"itemData":{"id":1,"type":"article-journal","abstract":"Estimating disease transmission in wildlife populations is critical to understand host–pathogen dynamics, predict disease risks and prioritize surveillance activities. However, obtaining reliable estimates for free-ranging populations is extremely challenging. In particular, disease surveillance programs may routinely miss the onset or end of epizootics and peak prevalence, limiting the ability to evaluate infectious processes. We used profile likelihood to estimate the force of infection (FOI) in a low pathogenic avian influenza virus (LPAIv) epizootic model from censored time series of LPAIv prevalence in hatch-year waterfowl (order Anseriformes) at postbreeding and migration sites in North America. We found a mean LPAIv FOI of 0·12 day−1 [95% CI, 0·00–0·39], corresponding to an incidence rate of 0·11 day−1, with geographic heterogeneity (min–max: 0·02–0·23 day−1) among study sites. These high infection rates indicate that most hatch-year waterfowl are likely infected with LPAIv early in the fall migration. Comparison of model-predicted and observed immunity confirmed our assumption of naïve hatch-year waterfowl and suggested long-term immunity (&gt;6 months) for adults. Using the mean LPAIv incidence rate, we predict a shorter and lower epizootic curve for highly pathogenic avian influenza virus (HPAIv; 5 weeks with peak prevalence of 28% and 30% mortality) than LPAIv (8 weeks with peak prevalence of 50%). These findings indicate it is harder to detect HPAIv than LPAIv with swabs from live birds, which are commonly used during disease surveillance. Synthesis and applications. Our study highlights the potential of integrating incomplete surveillance data with epizootic models to quantify disease transmission and immunity. This modelling approach provides an important tool to understand spatial and temporal epizootic dynamics and inform disease surveillance. Our findings suggest focusing highly pathogenic avian influenza virus (HPAIv) surveillance on postbreeding areas where mortality of immunologically naïve hatch-year birds is most likely to occur, and collecting serology to enhance HPAIv detection. Our modelling approach can integrate various types of disease data facilitating its use with data from other surveillance programs (as illustrated by the estimation of infection rate during an HPAIv outbreak in mute swans Cygnus olor in Europe).","container-title":"Journal of Applied Ecology","DOI":"10.1111/1365-2664.12031","ISSN":"1365-2664","issue":"1","language":"en","license":"© 2013 This article is a US Government work and is in the public domain in the USA.","note":"_eprint: https://onlinelibrary.wiley.com/doi/pdf/10.1111/1365-2664.12031","page":"223-231","source":"Wiley Online Library","title":"Estimating transmission of avian influenza in wild birds from incomplete epizootic data: implications for surveillance and disease spread","title-short":"Estimating transmission of avian influenza in wild birds from incomplete epizootic data","volume":"50","author":[{"family":"Hénaux","given":"Viviane"},{"family":"Parmley","given":"Jane"},{"family":"Soos","given":"Catherine"},{"family":"Samuel","given":"Michael D."}],"issued":{"date-parts":[["2013"]]}}},{"id":1092,"uris":["http://zotero.org/users/3737837/items/HMKJNI6L"],"itemData":{"id":1092,"type":"article-journal","abstract":"Differences in virus evolution may explain virulence heterogeneity., Understanding of ecologic factors favoring emergence and maintenance of highly pathogenic avian influenza (HPAI) viruses is limited. Although low pathogenic avian influenza viruses persist and evolve in wild populations, HPAI viruses evolve in domestic birds and cause economically serious epizootics that only occasionally infect wild populations. We propose that evolutionary ecology considerations can explain this apparent paradox. Host structure and transmission possibilities differ considerably between wild and domestic birds and are likely to be major determinants of virulence. Because viral fitness is highly dependent on host survival and dispersal in nature, virulent forms are unlikely to persist in wild populations if they kill hosts quickly or affect predation risk or migratory performance. Interhost transmission in water has evolved in low pathogenic influenza viruses in wild waterfowl populations. However, oropharyngeal shedding and transmission by aerosols appear more efficient for HPAI viruses among domestic birds.","container-title":"Emerging Infectious Diseases","DOI":"10.3201/eid1607.090389","ISSN":"1080-6040","issue":"7","journalAbbreviation":"Emerg Infect Dis","page":"1057-1062","PMID":"20587174","PMCID":"PMC3321889","source":"PubMed Central","title":"Persistence of Highly Pathogenic Avian Influenza Viruses in Natural Ecosystems","volume":"16","author":[{"family":"Lebarbenchon","given":"Camille"},{"family":"Feare","given":"Chris J."},{"family":"Renaud","given":"François"},{"family":"Thomas","given":"Frédéric"},{"family":"Gauthier-Clerc","given":"Michel"}],"issued":{"date-parts":[["2010",7]]}}}],"schema":"https://github.com/citation-style-language/schema/raw/master/csl-citation.json"} </w:delInstrText>
        </w:r>
        <w:r w:rsidR="00A16D86" w:rsidDel="00592202">
          <w:rPr>
            <w:rFonts w:ascii="Calibri" w:hAnsi="Calibri" w:cs="Calibri"/>
          </w:rPr>
          <w:fldChar w:fldCharType="separate"/>
        </w:r>
        <w:r w:rsidR="00D704CB" w:rsidRPr="00D704CB" w:rsidDel="00592202">
          <w:rPr>
            <w:rFonts w:ascii="Calibri" w:eastAsiaTheme="minorHAnsi" w:hAnsi="Calibri" w:cs="Calibri"/>
            <w14:ligatures w14:val="standardContextual"/>
          </w:rPr>
          <w:delText>(Hénaux et al., 2013; Lebarbenchon et al., 2010)</w:delText>
        </w:r>
        <w:r w:rsidR="00A16D86" w:rsidDel="00592202">
          <w:rPr>
            <w:rFonts w:ascii="Calibri" w:hAnsi="Calibri" w:cs="Calibri"/>
          </w:rPr>
          <w:fldChar w:fldCharType="end"/>
        </w:r>
      </w:del>
      <w:ins w:id="477" w:author="Mooney, Fintan" w:date="2026-01-15T13:10:00Z" w16du:dateUtc="2026-01-15T18:10:00Z">
        <w:r w:rsidR="00EA40B5">
          <w:rPr>
            <w:rFonts w:ascii="Calibri" w:hAnsi="Calibri" w:cs="Calibri"/>
          </w:rPr>
          <w:t xml:space="preserve">, </w:t>
        </w:r>
        <w:r w:rsidR="00C96079">
          <w:rPr>
            <w:rFonts w:ascii="Calibri" w:hAnsi="Calibri" w:cs="Calibri"/>
          </w:rPr>
          <w:t>survival of H5N1</w:t>
        </w:r>
      </w:ins>
      <w:ins w:id="478" w:author="Mooney, Fintan" w:date="2026-01-15T13:14:00Z" w16du:dateUtc="2026-01-15T18:14:00Z">
        <w:r w:rsidR="0062732D">
          <w:rPr>
            <w:rFonts w:ascii="Calibri" w:hAnsi="Calibri" w:cs="Calibri"/>
          </w:rPr>
          <w:t xml:space="preserve"> in water (</w:t>
        </w:r>
        <w:r w:rsidR="00024A17">
          <w:rPr>
            <w:rFonts w:ascii="Calibri" w:hAnsi="Calibri" w:cs="Calibri"/>
          </w:rPr>
          <w:t>≤20 days</w:t>
        </w:r>
      </w:ins>
      <w:ins w:id="479" w:author="Mooney, Fintan" w:date="2026-01-15T13:10:00Z" w16du:dateUtc="2026-01-15T18:10:00Z">
        <w:r w:rsidR="00C96079">
          <w:rPr>
            <w:rFonts w:ascii="Calibri" w:hAnsi="Calibri" w:cs="Calibri"/>
          </w:rPr>
          <w:t xml:space="preserve"> in </w:t>
        </w:r>
      </w:ins>
      <w:ins w:id="480" w:author="Mooney, Fintan" w:date="2026-01-15T13:11:00Z" w16du:dateUtc="2026-01-15T18:11:00Z">
        <w:r w:rsidR="00C96079">
          <w:rPr>
            <w:rFonts w:ascii="Calibri" w:hAnsi="Calibri" w:cs="Calibri"/>
          </w:rPr>
          <w:t>rain</w:t>
        </w:r>
      </w:ins>
      <w:ins w:id="481" w:author="Mooney, Fintan" w:date="2026-01-15T13:14:00Z" w16du:dateUtc="2026-01-15T18:14:00Z">
        <w:r w:rsidR="00024A17">
          <w:rPr>
            <w:rFonts w:ascii="Calibri" w:hAnsi="Calibri" w:cs="Calibri"/>
          </w:rPr>
          <w:t>;</w:t>
        </w:r>
      </w:ins>
      <w:ins w:id="482" w:author="Mooney, Fintan" w:date="2026-01-15T13:11:00Z" w16du:dateUtc="2026-01-15T18:11:00Z">
        <w:r w:rsidR="00C96079">
          <w:rPr>
            <w:rFonts w:ascii="Calibri" w:hAnsi="Calibri" w:cs="Calibri"/>
          </w:rPr>
          <w:t xml:space="preserve"> </w:t>
        </w:r>
      </w:ins>
      <w:ins w:id="483" w:author="Mooney, Fintan" w:date="2026-01-15T13:15:00Z" w16du:dateUtc="2026-01-15T18:15:00Z">
        <w:r w:rsidR="003A267A">
          <w:rPr>
            <w:rFonts w:ascii="Calibri" w:hAnsi="Calibri" w:cs="Calibri"/>
          </w:rPr>
          <w:t xml:space="preserve">≤7 days in </w:t>
        </w:r>
      </w:ins>
      <w:ins w:id="484" w:author="Mooney, Fintan" w:date="2026-01-15T13:11:00Z" w16du:dateUtc="2026-01-15T18:11:00Z">
        <w:r w:rsidR="00C96079">
          <w:rPr>
            <w:rFonts w:ascii="Calibri" w:hAnsi="Calibri" w:cs="Calibri"/>
          </w:rPr>
          <w:t>pond</w:t>
        </w:r>
      </w:ins>
      <w:ins w:id="485" w:author="Mooney, Fintan" w:date="2026-01-15T13:15:00Z" w16du:dateUtc="2026-01-15T18:15:00Z">
        <w:r w:rsidR="003A267A">
          <w:rPr>
            <w:rFonts w:ascii="Calibri" w:hAnsi="Calibri" w:cs="Calibri"/>
          </w:rPr>
          <w:t>/</w:t>
        </w:r>
      </w:ins>
      <w:ins w:id="486" w:author="Mooney, Fintan" w:date="2026-01-15T13:11:00Z" w16du:dateUtc="2026-01-15T18:11:00Z">
        <w:r w:rsidR="00C96079">
          <w:rPr>
            <w:rFonts w:ascii="Calibri" w:hAnsi="Calibri" w:cs="Calibri"/>
          </w:rPr>
          <w:t>lake water</w:t>
        </w:r>
      </w:ins>
      <w:ins w:id="487" w:author="Mooney, Fintan" w:date="2026-01-15T13:15:00Z" w16du:dateUtc="2026-01-15T18:15:00Z">
        <w:r w:rsidR="003A267A">
          <w:rPr>
            <w:rFonts w:ascii="Calibri" w:hAnsi="Calibri" w:cs="Calibri"/>
          </w:rPr>
          <w:t xml:space="preserve">), </w:t>
        </w:r>
      </w:ins>
      <w:ins w:id="488" w:author="Mooney, Fintan" w:date="2026-01-13T12:28:00Z" w16du:dateUtc="2026-01-13T17:28:00Z">
        <w:r w:rsidR="004F2BBF">
          <w:rPr>
            <w:rFonts w:ascii="Calibri" w:hAnsi="Calibri" w:cs="Calibri"/>
          </w:rPr>
          <w:t>and</w:t>
        </w:r>
      </w:ins>
      <w:ins w:id="489" w:author="Mooney, Fintan" w:date="2026-01-13T12:36:00Z" w16du:dateUtc="2026-01-13T17:36:00Z">
        <w:r w:rsidR="009010DE">
          <w:rPr>
            <w:rFonts w:ascii="Calibri" w:hAnsi="Calibri" w:cs="Calibri"/>
          </w:rPr>
          <w:t xml:space="preserve"> </w:t>
        </w:r>
      </w:ins>
      <w:ins w:id="490" w:author="Mooney, Fintan" w:date="2026-01-15T13:13:00Z" w16du:dateUtc="2026-01-15T18:13:00Z">
        <w:r w:rsidR="00592202">
          <w:rPr>
            <w:rFonts w:ascii="Calibri" w:hAnsi="Calibri" w:cs="Calibri"/>
          </w:rPr>
          <w:t xml:space="preserve">the </w:t>
        </w:r>
      </w:ins>
      <w:ins w:id="491" w:author="Mooney, Fintan" w:date="2026-01-13T12:43:00Z" w16du:dateUtc="2026-01-13T17:43:00Z">
        <w:r w:rsidR="00262D30">
          <w:rPr>
            <w:rFonts w:ascii="Calibri" w:hAnsi="Calibri" w:cs="Calibri"/>
          </w:rPr>
          <w:t>typical</w:t>
        </w:r>
      </w:ins>
      <w:ins w:id="492" w:author="Mooney, Fintan" w:date="2026-01-13T12:36:00Z" w16du:dateUtc="2026-01-13T17:36:00Z">
        <w:r w:rsidR="00550A95">
          <w:rPr>
            <w:rFonts w:ascii="Calibri" w:hAnsi="Calibri" w:cs="Calibri"/>
          </w:rPr>
          <w:t xml:space="preserve"> stopover period of migratory birds</w:t>
        </w:r>
      </w:ins>
      <w:ins w:id="493" w:author="Mooney, Fintan" w:date="2026-01-15T13:15:00Z" w16du:dateUtc="2026-01-15T18:15:00Z">
        <w:r w:rsidR="003A267A">
          <w:rPr>
            <w:rFonts w:ascii="Calibri" w:hAnsi="Calibri" w:cs="Calibri"/>
          </w:rPr>
          <w:t xml:space="preserve"> </w:t>
        </w:r>
      </w:ins>
      <w:ins w:id="494" w:author="Mooney, Fintan" w:date="2026-01-15T13:14:00Z" w16du:dateUtc="2026-01-15T18:14:00Z">
        <w:r w:rsidR="00B069E3">
          <w:rPr>
            <w:rFonts w:ascii="Calibri" w:hAnsi="Calibri" w:cs="Calibri"/>
          </w:rPr>
          <w:t>(</w:t>
        </w:r>
      </w:ins>
      <w:ins w:id="495" w:author="Mooney, Fintan" w:date="2026-01-13T12:37:00Z" w16du:dateUtc="2026-01-13T17:37:00Z">
        <w:r w:rsidR="00550A95">
          <w:rPr>
            <w:rFonts w:ascii="Calibri" w:hAnsi="Calibri" w:cs="Calibri"/>
          </w:rPr>
          <w:t>7</w:t>
        </w:r>
      </w:ins>
      <w:ins w:id="496" w:author="Mooney, Fintan" w:date="2026-01-15T13:13:00Z" w16du:dateUtc="2026-01-15T18:13:00Z">
        <w:r w:rsidR="00B069E3">
          <w:rPr>
            <w:rFonts w:ascii="Calibri" w:hAnsi="Calibri" w:cs="Calibri"/>
          </w:rPr>
          <w:t>-</w:t>
        </w:r>
      </w:ins>
      <w:ins w:id="497" w:author="Mooney, Fintan" w:date="2026-01-13T12:37:00Z" w16du:dateUtc="2026-01-13T17:37:00Z">
        <w:r w:rsidR="00550A95">
          <w:rPr>
            <w:rFonts w:ascii="Calibri" w:hAnsi="Calibri" w:cs="Calibri"/>
          </w:rPr>
          <w:t>28 days</w:t>
        </w:r>
      </w:ins>
      <w:ins w:id="498" w:author="Mooney, Fintan" w:date="2026-01-15T13:13:00Z" w16du:dateUtc="2026-01-15T18:13:00Z">
        <w:r w:rsidR="00B069E3">
          <w:rPr>
            <w:rFonts w:ascii="Calibri" w:hAnsi="Calibri" w:cs="Calibri"/>
          </w:rPr>
          <w:t>)</w:t>
        </w:r>
      </w:ins>
      <w:ins w:id="499" w:author="Mooney, Fintan" w:date="2026-01-13T12:37:00Z" w16du:dateUtc="2026-01-13T17:37:00Z">
        <w:r w:rsidR="00550A95">
          <w:rPr>
            <w:rFonts w:ascii="Calibri" w:hAnsi="Calibri" w:cs="Calibri"/>
          </w:rPr>
          <w:t xml:space="preserve"> </w:t>
        </w:r>
      </w:ins>
      <w:r w:rsidR="00550A95">
        <w:rPr>
          <w:rFonts w:ascii="Calibri" w:hAnsi="Calibri" w:cs="Calibri"/>
        </w:rPr>
        <w:fldChar w:fldCharType="begin"/>
      </w:r>
      <w:r w:rsidR="00592202">
        <w:rPr>
          <w:rFonts w:ascii="Calibri" w:hAnsi="Calibri" w:cs="Calibri"/>
        </w:rPr>
        <w:instrText xml:space="preserve"> ADDIN ZOTERO_ITEM CSL_CITATION {"citationID":"1en3bACX","properties":{"formattedCitation":"(H\\uc0\\u233{}naux et al., 2013; Horm et al., 2012; Lebarbenchon et al., 2010; Llanos-Soto et al., 2025)","plainCitation":"(Hénaux et al., 2013; Horm et al., 2012; Lebarbenchon et al., 2010; Llanos-Soto et al., 2025)","noteIndex":0},"citationItems":[{"id":1,"uris":["http://zotero.org/users/3737837/items/7Q7HRRXX"],"itemData":{"id":1,"type":"article-journal","abstract":"Estimating disease transmission in wildlife populations is critical to understand host–pathogen dynamics, predict disease risks and prioritize surveillance activities. However, obtaining reliable estimates for free-ranging populations is extremely challenging. In particular, disease surveillance programs may routinely miss the onset or end of epizootics and peak prevalence, limiting the ability to evaluate infectious processes. We used profile likelihood to estimate the force of infection (FOI) in a low pathogenic avian influenza virus (LPAIv) epizootic model from censored time series of LPAIv prevalence in hatch-year waterfowl (order Anseriformes) at postbreeding and migration sites in North America. We found a mean LPAIv FOI of 0·12 day−1 [95% CI, 0·00–0·39], corresponding to an incidence rate of 0·11 day−1, with geographic heterogeneity (min–max: 0·02–0·23 day−1) among study sites. These high infection rates indicate that most hatch-year waterfowl are likely infected with LPAIv early in the fall migration. Comparison of model-predicted and observed immunity confirmed our assumption of naïve hatch-year waterfowl and suggested long-term immunity (&gt;6 months) for adults. Using the mean LPAIv incidence rate, we predict a shorter and lower epizootic curve for highly pathogenic avian influenza virus (HPAIv; 5 weeks with peak prevalence of 28% and 30% mortality) than LPAIv (8 weeks with peak prevalence of 50%). These findings indicate it is harder to detect HPAIv than LPAIv with swabs from live birds, which are commonly used during disease surveillance. Synthesis and applications. Our study highlights the potential of integrating incomplete surveillance data with epizootic models to quantify disease transmission and immunity. This modelling approach provides an important tool to understand spatial and temporal epizootic dynamics and inform disease surveillance. Our findings suggest focusing highly pathogenic avian influenza virus (HPAIv) surveillance on postbreeding areas where mortality of immunologically naïve hatch-year birds is most likely to occur, and collecting serology to enhance HPAIv detection. Our modelling approach can integrate various types of disease data facilitating its use with data from other surveillance programs (as illustrated by the estimation of infection rate during an HPAIv outbreak in mute swans Cygnus olor in Europe).","container-title":"Journal of Applied Ecology","DOI":"10.1111/1365-2664.12031","ISSN":"1365-2664","issue":"1","language":"en","license":"© 2013 This article is a US Government work and is in the public domain in the USA.","note":"_eprint: https://onlinelibrary.wiley.com/doi/pdf/10.1111/1365-2664.12031","page":"223-231","source":"Wiley Online Library","title":"Estimating transmission of avian influenza in wild birds from incomplete epizootic data: implications for surveillance and disease spread","title-short":"Estimating transmission of avian influenza in wild birds from incomplete epizootic data","volume":"50","author":[{"family":"Hénaux","given":"Viviane"},{"family":"Parmley","given":"Jane"},{"family":"Soos","given":"Catherine"},{"family":"Samuel","given":"Michael D."}],"issued":{"date-parts":[["2013"]]}}},{"id":1103,"uris":["http://zotero.org/users/3737837/items/VM5D5S9W"],"itemData":{"id":1103,"type":"article-journal","abstract":"Background Very little is known regarding the persistence of Highly Pathogenic Avian Influenza (HPAI) H5N1 viruses in aquatic environments in tropical countries, although environmental materials have been suggested to play a role as reservoirs and sources of transmission for H5N1 viruses. Methodology/Principal Findings The survival of HPAI H5N1 viruses in experimental aquatic biotopes (water, mud, aquatic flora and fauna) relevant to field conditions in Cambodia was investigated. Artificial aquatic biotopes, including simple ones containing only mud and water, and complex biotopes involving the presence of aquatic flora and fauna, were set up. They were experimentally contaminated with H5N1 virus. The persistence of HPAI H5N1 virus (local avian and human isolates) was determined by virus isolation in embryonated chicken eggs and by real-time reverse-polymerase chain reaction. Persistence of infectious virus did not exceed 4 days, and was only identified in rain water. No infectious virus particles were detected in pond and lake water or mud even when high inoculum doses were used. However, viral RNA persisted up to 20 days in rain water and 7 days in pond or lake water. Viral RNA was also detected in mud samples, up to 14 days post-contamination in several cases. Infectious virus and viral RNA was detected in few cases in the aquatic fauna and flora, especially in bivalves and labyrinth fish, although these organisms seemed to be mostly passive carriers of the virus rather than host allowing virus replication. Conclusions/Significance Although several factors for the survival and persistence of HPAI viruses in the environment are still to be elucidated, and are particularly hard to control in laboratory conditions, our results, along with previous data, support the idea that environmental surveillance is of major relevance for avian influenza control programs.","container-title":"PLOS ONE","DOI":"10.1371/journal.pone.0034160","ISSN":"1932-6203","issue":"4","journalAbbreviation":"PLOS ONE","language":"en","page":"e34160","publisher":"Public Library of Science","source":"PLoS Journals","title":"Highly Pathogenic Influenza A(H5N1) Virus Survival in Complex Artificial Aquatic Biotopes","volume":"7","author":[{"family":"Horm","given":"Viseth Srey"},{"family":"Gutiérrez","given":"Ramona A."},{"family":"Nicholls","given":"John M."},{"family":"Buchy","given":"Philippe"}],"issued":{"date-parts":[["2012",4,13]]}}},{"id":1092,"uris":["http://zotero.org/users/3737837/items/HMKJNI6L"],"itemData":{"id":1092,"type":"article-journal","abstract":"Differences in virus evolution may explain virulence heterogeneity., Understanding of ecologic factors favoring emergence and maintenance of highly pathogenic avian influenza (HPAI) viruses is limited. Although low pathogenic avian influenza viruses persist and evolve in wild populations, HPAI viruses evolve in domestic birds and cause economically serious epizootics that only occasionally infect wild populations. We propose that evolutionary ecology considerations can explain this apparent paradox. Host structure and transmission possibilities differ considerably between wild and domestic birds and are likely to be major determinants of virulence. Because viral fitness is highly dependent on host survival and dispersal in nature, virulent forms are unlikely to persist in wild populations if they kill hosts quickly or affect predation risk or migratory performance. Interhost transmission in water has evolved in low pathogenic influenza viruses in wild waterfowl populations. However, oropharyngeal shedding and transmission by aerosols appear more efficient for HPAI viruses among domestic birds.","container-title":"Emerging Infectious Diseases","DOI":"10.3201/eid1607.090389","ISSN":"1080-6040","issue":"7","journalAbbreviation":"Emerg Infect Dis","page":"1057-1062","PMID":"20587174","PMCID":"PMC3321889","source":"PubMed Central","title":"Persistence of Highly Pathogenic Avian Influenza Viruses in Natural Ecosystems","volume":"16","author":[{"family":"Lebarbenchon","given":"Camille"},{"family":"Feare","given":"Chris J."},{"family":"Renaud","given":"François"},{"family":"Thomas","given":"Frédéric"},{"family":"Gauthier-Clerc","given":"Michel"}],"issued":{"date-parts":[["2010",7]]}}},{"id":957,"uris":["http://zotero.org/users/3737837/items/IZRSUVWK"],"itemData":{"id":957,"type":"article-journal","abstract":"Spillover of Highly Pathogenic Avian Influenza (HPAI) to backyard poultry via migratory birds threatens the poultry industry and public health. To improve the understanding of spillover events, we developed a stochastic compartmental mathematical model of HPAI transmission dynamics at the waterfowl-backyard poultry interface in a high-risk area for HPAI introduction into poultry. The model described the infection spread among resident and migratory waterfowl and backyard poultry farms and was validated with historical outbreak data in backyard poultry farms and swan mortalities. We used the model to assess the impact of the timing and duration of migratory birds’ stopover period on the probability of HPAI infection in backyard poultry farms. Additionally, we predicted mortality in a sentinel bird species and assessed the impact of HPAI virulence and immunity in a resident reservoir species on the HPAI transmission dynamics. The stopover duration of the reservoir species predicts the HPAI infection probability in backyard poultry farms from waterfowl communities, but the stopover timing has no effect. HPAI virus virulence and immunity against the virus impact the transmission risk to backyard poultry. Understanding factors influencing reservoir species’ migration stopover duration in a location will aid HPAI outbreak forecasting and control in backyard poultry farms.","container-title":"Scientific Reports","DOI":"10.1038/s41598-025-89827-y","ISSN":"2045-2322","issue":"1","journalAbbreviation":"Sci Rep","language":"en","license":"2025 The Author(s)","page":"5861","publisher":"Nature Publishing Group","source":"www.nature.com","title":"Transmission dynamics of highly pathogenic avian influenza among multiple waterfowl species and backyard poultry: the impact of the stopover period","title-short":"Transmission dynamics of highly pathogenic avian influenza among multiple waterfowl species and backyard poultry","volume":"15","author":[{"family":"Llanos-Soto","given":"Sebastián G."},{"family":"Yaffy","given":"Dylan"},{"family":"Pavlak","given":"Marina"},{"family":"Ivanek","given":"Renata"}],"issued":{"date-parts":[["2025",2,18]]}}}],"schema":"https://github.com/citation-style-language/schema/raw/master/csl-citation.json"} </w:instrText>
      </w:r>
      <w:r w:rsidR="00550A95">
        <w:rPr>
          <w:rFonts w:ascii="Calibri" w:hAnsi="Calibri" w:cs="Calibri"/>
        </w:rPr>
        <w:fldChar w:fldCharType="separate"/>
      </w:r>
      <w:r w:rsidR="00592202" w:rsidRPr="00592202">
        <w:rPr>
          <w:rFonts w:ascii="Calibri" w:eastAsiaTheme="minorHAnsi" w:hAnsi="Calibri" w:cs="Calibri"/>
          <w14:ligatures w14:val="standardContextual"/>
        </w:rPr>
        <w:t>(Hénaux et al., 2013; Horm et al., 2012; Lebarbenchon et al., 2010; Llanos-Soto et al., 2025)</w:t>
      </w:r>
      <w:r w:rsidR="00550A95">
        <w:rPr>
          <w:rFonts w:ascii="Calibri" w:hAnsi="Calibri" w:cs="Calibri"/>
        </w:rPr>
        <w:fldChar w:fldCharType="end"/>
      </w:r>
      <w:ins w:id="500" w:author="Mooney, Fintan" w:date="2026-01-13T12:28:00Z" w16du:dateUtc="2026-01-13T17:28:00Z">
        <w:r w:rsidR="004F2BBF">
          <w:rPr>
            <w:rFonts w:ascii="Calibri" w:hAnsi="Calibri" w:cs="Calibri"/>
          </w:rPr>
          <w:t>.</w:t>
        </w:r>
      </w:ins>
      <w:ins w:id="501" w:author="Mooney, Fintan" w:date="2026-01-13T12:08:00Z" w16du:dateUtc="2026-01-13T17:08:00Z">
        <w:r w:rsidR="001F0A6B">
          <w:rPr>
            <w:rFonts w:ascii="Calibri" w:hAnsi="Calibri" w:cs="Calibri"/>
          </w:rPr>
          <w:t xml:space="preserve"> </w:t>
        </w:r>
      </w:ins>
      <w:ins w:id="502" w:author="Mooney, Fintan" w:date="2026-01-13T12:40:00Z" w16du:dateUtc="2026-01-13T17:40:00Z">
        <w:r w:rsidR="004F2B27">
          <w:rPr>
            <w:rFonts w:ascii="Calibri" w:hAnsi="Calibri" w:cs="Calibri"/>
          </w:rPr>
          <w:t xml:space="preserve">Moreover, although </w:t>
        </w:r>
      </w:ins>
      <w:ins w:id="503" w:author="Mooney, Fintan" w:date="2026-01-13T12:41:00Z" w16du:dateUtc="2026-01-13T17:41:00Z">
        <w:r w:rsidR="007B627C">
          <w:rPr>
            <w:rFonts w:ascii="Calibri" w:hAnsi="Calibri" w:cs="Calibri"/>
          </w:rPr>
          <w:t xml:space="preserve">sensitivity </w:t>
        </w:r>
      </w:ins>
      <w:ins w:id="504" w:author="Mooney, Fintan" w:date="2026-01-13T12:43:00Z" w16du:dateUtc="2026-01-13T17:43:00Z">
        <w:r w:rsidR="00262D30">
          <w:rPr>
            <w:rFonts w:ascii="Calibri" w:hAnsi="Calibri" w:cs="Calibri"/>
          </w:rPr>
          <w:t xml:space="preserve">analyses </w:t>
        </w:r>
      </w:ins>
      <w:ins w:id="505" w:author="Mooney, Fintan" w:date="2026-01-13T12:41:00Z" w16du:dateUtc="2026-01-13T17:41:00Z">
        <w:r w:rsidR="007B627C">
          <w:rPr>
            <w:rFonts w:ascii="Calibri" w:hAnsi="Calibri" w:cs="Calibri"/>
          </w:rPr>
          <w:t>using longer lags (6 and 8</w:t>
        </w:r>
      </w:ins>
      <w:ins w:id="506" w:author="Mooney, Fintan" w:date="2026-01-13T12:43:00Z" w16du:dateUtc="2026-01-13T17:43:00Z">
        <w:r w:rsidR="00262D30">
          <w:rPr>
            <w:rFonts w:ascii="Calibri" w:hAnsi="Calibri" w:cs="Calibri"/>
          </w:rPr>
          <w:t xml:space="preserve"> </w:t>
        </w:r>
      </w:ins>
      <w:ins w:id="507" w:author="Mooney, Fintan" w:date="2026-01-13T12:41:00Z" w16du:dateUtc="2026-01-13T17:41:00Z">
        <w:r w:rsidR="007B627C">
          <w:rPr>
            <w:rFonts w:ascii="Calibri" w:hAnsi="Calibri" w:cs="Calibri"/>
          </w:rPr>
          <w:t xml:space="preserve">weeks) </w:t>
        </w:r>
      </w:ins>
      <w:ins w:id="508" w:author="Mooney, Fintan" w:date="2026-01-13T12:43:00Z" w16du:dateUtc="2026-01-13T17:43:00Z">
        <w:r w:rsidR="00262D30">
          <w:rPr>
            <w:rFonts w:ascii="Calibri" w:hAnsi="Calibri" w:cs="Calibri"/>
          </w:rPr>
          <w:t>yielded</w:t>
        </w:r>
      </w:ins>
      <w:ins w:id="509" w:author="Mooney, Fintan" w:date="2026-01-13T12:41:00Z" w16du:dateUtc="2026-01-13T17:41:00Z">
        <w:r w:rsidR="007B627C">
          <w:rPr>
            <w:rFonts w:ascii="Calibri" w:hAnsi="Calibri" w:cs="Calibri"/>
          </w:rPr>
          <w:t xml:space="preserve"> lower Ak</w:t>
        </w:r>
        <w:r w:rsidR="00DA2C99">
          <w:rPr>
            <w:rFonts w:ascii="Calibri" w:hAnsi="Calibri" w:cs="Calibri"/>
          </w:rPr>
          <w:t xml:space="preserve">aike information criterion </w:t>
        </w:r>
      </w:ins>
      <w:ins w:id="510" w:author="Mooney, Fintan" w:date="2026-01-13T12:42:00Z" w16du:dateUtc="2026-01-13T17:42:00Z">
        <w:r w:rsidR="00DA2C99">
          <w:rPr>
            <w:rFonts w:ascii="Calibri" w:hAnsi="Calibri" w:cs="Calibri"/>
          </w:rPr>
          <w:t xml:space="preserve">(AIC) </w:t>
        </w:r>
        <w:r w:rsidR="006A1794">
          <w:rPr>
            <w:rFonts w:ascii="Calibri" w:hAnsi="Calibri" w:cs="Calibri"/>
          </w:rPr>
          <w:t>estimates, they consequently produced unst</w:t>
        </w:r>
      </w:ins>
      <w:ins w:id="511" w:author="Mooney, Fintan" w:date="2026-01-13T12:43:00Z" w16du:dateUtc="2026-01-13T17:43:00Z">
        <w:r w:rsidR="006A1794">
          <w:rPr>
            <w:rFonts w:ascii="Calibri" w:hAnsi="Calibri" w:cs="Calibri"/>
          </w:rPr>
          <w:t>able</w:t>
        </w:r>
      </w:ins>
      <w:ins w:id="512" w:author="Mooney, Fintan" w:date="2026-01-13T12:42:00Z" w16du:dateUtc="2026-01-13T17:42:00Z">
        <w:r w:rsidR="006A1794">
          <w:rPr>
            <w:rFonts w:ascii="Calibri" w:hAnsi="Calibri" w:cs="Calibri"/>
          </w:rPr>
          <w:t xml:space="preserve"> estimates and extremely wide confidence intervals, indicating overfitting.</w:t>
        </w:r>
      </w:ins>
      <w:ins w:id="513" w:author="Mooney, Fintan" w:date="2026-01-13T12:08:00Z" w16du:dateUtc="2026-01-13T17:08:00Z">
        <w:r w:rsidR="001F0A6B">
          <w:rPr>
            <w:rFonts w:ascii="Calibri" w:hAnsi="Calibri" w:cs="Calibri"/>
          </w:rPr>
          <w:t xml:space="preserve"> </w:t>
        </w:r>
      </w:ins>
      <w:del w:id="514" w:author="Mooney, Fintan" w:date="2026-01-13T12:08:00Z" w16du:dateUtc="2026-01-13T17:08:00Z">
        <w:r w:rsidRPr="006F7B09" w:rsidDel="001F0A6B">
          <w:rPr>
            <w:rFonts w:ascii="Calibri" w:hAnsi="Calibri" w:cs="Calibri"/>
          </w:rPr>
          <w:delText xml:space="preserve"> </w:delText>
        </w:r>
      </w:del>
      <w:r w:rsidRPr="006F7B09">
        <w:rPr>
          <w:rFonts w:ascii="Calibri" w:hAnsi="Calibri" w:cs="Calibri"/>
        </w:rPr>
        <w:t>Relative</w:t>
      </w:r>
      <w:r w:rsidR="005857A4" w:rsidRPr="006F7B09">
        <w:rPr>
          <w:rFonts w:ascii="Calibri" w:hAnsi="Calibri" w:cs="Calibri"/>
        </w:rPr>
        <w:t xml:space="preserve"> </w:t>
      </w:r>
      <w:r w:rsidRPr="006F7B09">
        <w:rPr>
          <w:rFonts w:ascii="Calibri" w:hAnsi="Calibri" w:cs="Calibri"/>
        </w:rPr>
        <w:t>humidity</w:t>
      </w:r>
      <w:r w:rsidR="00F44E1B" w:rsidRPr="006F7B09">
        <w:rPr>
          <w:rFonts w:ascii="Calibri" w:hAnsi="Calibri" w:cs="Calibri"/>
        </w:rPr>
        <w:t xml:space="preserve">, </w:t>
      </w:r>
      <w:r w:rsidR="002D6518" w:rsidRPr="006F7B09">
        <w:rPr>
          <w:rFonts w:ascii="Calibri" w:hAnsi="Calibri" w:cs="Calibri"/>
        </w:rPr>
        <w:t xml:space="preserve">leaf area index, shortwave and longwave radiation </w:t>
      </w:r>
      <w:r w:rsidRPr="006F7B09">
        <w:rPr>
          <w:rFonts w:ascii="Calibri" w:hAnsi="Calibri" w:cs="Calibri"/>
        </w:rPr>
        <w:t xml:space="preserve">were excluded from the model due to high multicollinearity with the other covariates. To control for skewness, surface runoff, precipitation, and total bird abundance were log-transformed. All covariates were scaled prior to model fitting. We report the lag-specific </w:t>
      </w:r>
      <w:r w:rsidR="002D6518" w:rsidRPr="006F7B09">
        <w:rPr>
          <w:rFonts w:ascii="Calibri" w:hAnsi="Calibri" w:cs="Calibri"/>
        </w:rPr>
        <w:t xml:space="preserve">and </w:t>
      </w:r>
      <w:r w:rsidRPr="006F7B09">
        <w:rPr>
          <w:rFonts w:ascii="Calibri" w:hAnsi="Calibri" w:cs="Calibri"/>
        </w:rPr>
        <w:t xml:space="preserve">cumulative odds ratios associated with a 0.5 standard deviation increase in each predictor on the risk of HPAI </w:t>
      </w:r>
      <w:del w:id="515" w:author="Mooney, Fintan" w:date="2026-01-13T10:13:00Z" w16du:dateUtc="2026-01-13T15:13:00Z">
        <w:r w:rsidRPr="006F7B09" w:rsidDel="00997522">
          <w:rPr>
            <w:rFonts w:ascii="Calibri" w:hAnsi="Calibri" w:cs="Calibri"/>
          </w:rPr>
          <w:delText>outbreak</w:delText>
        </w:r>
      </w:del>
      <w:ins w:id="516" w:author="Mooney, Fintan" w:date="2026-01-13T10:13:00Z" w16du:dateUtc="2026-01-13T15:13:00Z">
        <w:r w:rsidR="00997522">
          <w:rPr>
            <w:rFonts w:ascii="Calibri" w:hAnsi="Calibri" w:cs="Calibri"/>
          </w:rPr>
          <w:t>spillover events</w:t>
        </w:r>
      </w:ins>
      <w:r w:rsidRPr="006F7B09">
        <w:rPr>
          <w:rFonts w:ascii="Calibri" w:hAnsi="Calibri" w:cs="Calibri"/>
        </w:rPr>
        <w:t>.</w:t>
      </w:r>
    </w:p>
    <w:p w14:paraId="21162A5E" w14:textId="77777777" w:rsidR="002D6518" w:rsidRPr="006F7B09" w:rsidRDefault="002D6518" w:rsidP="003D436E">
      <w:pPr>
        <w:ind w:firstLine="720"/>
        <w:rPr>
          <w:rFonts w:ascii="Calibri" w:hAnsi="Calibri" w:cs="Calibri"/>
        </w:rPr>
      </w:pPr>
    </w:p>
    <w:p w14:paraId="5CFEBD8E" w14:textId="5AEE2BD9" w:rsidR="003D436E" w:rsidRPr="006F7B09" w:rsidRDefault="003D436E" w:rsidP="009375AE">
      <w:pPr>
        <w:ind w:firstLine="720"/>
        <w:rPr>
          <w:rFonts w:ascii="Calibri" w:hAnsi="Calibri" w:cs="Calibri"/>
        </w:rPr>
      </w:pPr>
      <w:r w:rsidRPr="006F7B09">
        <w:rPr>
          <w:rFonts w:ascii="Calibri" w:hAnsi="Calibri" w:cs="Calibri"/>
        </w:rPr>
        <w:t xml:space="preserve">We conducted several sensitivity analyses: 1) </w:t>
      </w:r>
      <w:r w:rsidR="00617AF1" w:rsidRPr="006F7B09">
        <w:rPr>
          <w:rFonts w:ascii="Calibri" w:hAnsi="Calibri" w:cs="Calibri"/>
        </w:rPr>
        <w:t xml:space="preserve">Time series model </w:t>
      </w:r>
      <w:del w:id="517" w:author="Mooney, Fintan" w:date="2026-01-14T17:46:00Z" w16du:dateUtc="2026-01-14T22:46:00Z">
        <w:r w:rsidR="00F67283" w:rsidRPr="006F7B09" w:rsidDel="00E26F19">
          <w:rPr>
            <w:rFonts w:ascii="Calibri" w:hAnsi="Calibri" w:cs="Calibri"/>
          </w:rPr>
          <w:delText>(</w:delText>
        </w:r>
      </w:del>
      <w:r w:rsidR="00F67283" w:rsidRPr="006F7B09">
        <w:rPr>
          <w:rFonts w:ascii="Calibri" w:hAnsi="Calibri" w:cs="Calibri"/>
        </w:rPr>
        <w:t xml:space="preserve">including </w:t>
      </w:r>
      <w:ins w:id="518" w:author="Mooney, Fintan" w:date="2026-01-14T17:47:00Z" w16du:dateUtc="2026-01-14T22:47:00Z">
        <w:r w:rsidR="00E26F19">
          <w:rPr>
            <w:rFonts w:ascii="Calibri" w:hAnsi="Calibri" w:cs="Calibri"/>
          </w:rPr>
          <w:t xml:space="preserve">all </w:t>
        </w:r>
      </w:ins>
      <w:del w:id="519" w:author="Mooney, Fintan" w:date="2026-01-13T11:39:00Z" w16du:dateUtc="2026-01-13T16:39:00Z">
        <w:r w:rsidR="0023008B" w:rsidRPr="006F7B09" w:rsidDel="002C33CA">
          <w:rPr>
            <w:rFonts w:ascii="Calibri" w:hAnsi="Calibri" w:cs="Calibri"/>
          </w:rPr>
          <w:delText xml:space="preserve">negative </w:delText>
        </w:r>
      </w:del>
      <w:r w:rsidR="0023008B" w:rsidRPr="006F7B09">
        <w:rPr>
          <w:rFonts w:ascii="Calibri" w:hAnsi="Calibri" w:cs="Calibri"/>
        </w:rPr>
        <w:t>cells</w:t>
      </w:r>
      <w:ins w:id="520" w:author="Mooney, Fintan" w:date="2026-01-13T11:40:00Z" w16du:dateUtc="2026-01-13T16:40:00Z">
        <w:r w:rsidR="002C33CA">
          <w:rPr>
            <w:rFonts w:ascii="Calibri" w:hAnsi="Calibri" w:cs="Calibri"/>
          </w:rPr>
          <w:t xml:space="preserve"> that contained a farm or feedlot </w:t>
        </w:r>
      </w:ins>
      <w:ins w:id="521" w:author="Mooney, Fintan" w:date="2026-01-14T17:47:00Z" w16du:dateUtc="2026-01-14T22:47:00Z">
        <w:r w:rsidR="00DF1EE5">
          <w:rPr>
            <w:rFonts w:ascii="Calibri" w:hAnsi="Calibri" w:cs="Calibri"/>
          </w:rPr>
          <w:t>(</w:t>
        </w:r>
      </w:ins>
      <w:del w:id="522" w:author="Mooney, Fintan" w:date="2026-01-14T17:47:00Z" w16du:dateUtc="2026-01-14T22:47:00Z">
        <w:r w:rsidR="0023008B" w:rsidRPr="006F7B09" w:rsidDel="00DF1EE5">
          <w:rPr>
            <w:rFonts w:ascii="Calibri" w:hAnsi="Calibri" w:cs="Calibri"/>
          </w:rPr>
          <w:delText xml:space="preserve">, </w:delText>
        </w:r>
      </w:del>
      <w:r w:rsidR="0023008B" w:rsidRPr="006F7B09">
        <w:rPr>
          <w:rFonts w:ascii="Calibri" w:hAnsi="Calibri" w:cs="Calibri"/>
        </w:rPr>
        <w:t xml:space="preserve">n = </w:t>
      </w:r>
      <w:ins w:id="523" w:author="Mooney, Fintan" w:date="2026-01-13T11:41:00Z" w16du:dateUtc="2026-01-13T16:41:00Z">
        <w:r w:rsidR="00E02631">
          <w:rPr>
            <w:rFonts w:ascii="Calibri" w:hAnsi="Calibri" w:cs="Calibri"/>
          </w:rPr>
          <w:t>2,</w:t>
        </w:r>
      </w:ins>
      <w:ins w:id="524" w:author="Mooney, Fintan" w:date="2026-01-14T17:47:00Z" w16du:dateUtc="2026-01-14T22:47:00Z">
        <w:r w:rsidR="00DF1EE5">
          <w:rPr>
            <w:rFonts w:ascii="Calibri" w:hAnsi="Calibri" w:cs="Calibri"/>
          </w:rPr>
          <w:t>142 cells</w:t>
        </w:r>
      </w:ins>
      <w:del w:id="525" w:author="Mooney, Fintan" w:date="2026-01-13T11:41:00Z" w16du:dateUtc="2026-01-13T16:41:00Z">
        <w:r w:rsidR="0023008B" w:rsidRPr="006F7B09" w:rsidDel="00E02631">
          <w:rPr>
            <w:rFonts w:ascii="Calibri" w:hAnsi="Calibri" w:cs="Calibri"/>
          </w:rPr>
          <w:delText>3,257</w:delText>
        </w:r>
      </w:del>
      <w:r w:rsidR="0023008B" w:rsidRPr="006F7B09">
        <w:rPr>
          <w:rFonts w:ascii="Calibri" w:hAnsi="Calibri" w:cs="Calibri"/>
        </w:rPr>
        <w:t xml:space="preserve">) </w:t>
      </w:r>
      <w:r w:rsidR="00617AF1" w:rsidRPr="006F7B09">
        <w:rPr>
          <w:rFonts w:ascii="Calibri" w:hAnsi="Calibri" w:cs="Calibri"/>
        </w:rPr>
        <w:t>using a DLNM with a negative binomial distribution</w:t>
      </w:r>
      <w:ins w:id="526" w:author="Mooney, Fintan" w:date="2026-01-14T17:48:00Z" w16du:dateUtc="2026-01-14T22:48:00Z">
        <w:r w:rsidR="0015136B">
          <w:rPr>
            <w:rFonts w:ascii="Calibri" w:hAnsi="Calibri" w:cs="Calibri"/>
          </w:rPr>
          <w:t xml:space="preserve">, </w:t>
        </w:r>
      </w:ins>
      <w:del w:id="527" w:author="Mooney, Fintan" w:date="2026-01-14T17:47:00Z" w16du:dateUtc="2026-01-14T22:47:00Z">
        <w:r w:rsidR="00617AF1" w:rsidRPr="006F7B09" w:rsidDel="0015136B">
          <w:rPr>
            <w:rFonts w:ascii="Calibri" w:hAnsi="Calibri" w:cs="Calibri"/>
          </w:rPr>
          <w:delText xml:space="preserve"> applied to </w:delText>
        </w:r>
      </w:del>
      <w:del w:id="528" w:author="Mooney, Fintan" w:date="2026-01-13T10:14:00Z" w16du:dateUtc="2026-01-13T15:14:00Z">
        <w:r w:rsidR="00617AF1" w:rsidRPr="006F7B09" w:rsidDel="00997522">
          <w:rPr>
            <w:rFonts w:ascii="Calibri" w:hAnsi="Calibri" w:cs="Calibri"/>
          </w:rPr>
          <w:delText>outbreak</w:delText>
        </w:r>
      </w:del>
      <w:del w:id="529" w:author="Mooney, Fintan" w:date="2026-01-14T17:47:00Z" w16du:dateUtc="2026-01-14T22:47:00Z">
        <w:r w:rsidR="00617AF1" w:rsidRPr="006F7B09" w:rsidDel="0015136B">
          <w:rPr>
            <w:rFonts w:ascii="Calibri" w:hAnsi="Calibri" w:cs="Calibri"/>
          </w:rPr>
          <w:delText xml:space="preserve"> counts, regressed onto the same environmental predictors</w:delText>
        </w:r>
        <w:r w:rsidR="00010CDC" w:rsidRPr="006F7B09" w:rsidDel="0015136B">
          <w:rPr>
            <w:rFonts w:ascii="Calibri" w:hAnsi="Calibri" w:cs="Calibri"/>
          </w:rPr>
          <w:delText>,</w:delText>
        </w:r>
        <w:r w:rsidR="005D35BD" w:rsidRPr="006F7B09" w:rsidDel="0015136B">
          <w:rPr>
            <w:rFonts w:ascii="Calibri" w:hAnsi="Calibri" w:cs="Calibri"/>
          </w:rPr>
          <w:delText xml:space="preserve"> wi</w:delText>
        </w:r>
        <w:r w:rsidR="000732B6" w:rsidRPr="006F7B09" w:rsidDel="0015136B">
          <w:rPr>
            <w:rFonts w:ascii="Calibri" w:hAnsi="Calibri" w:cs="Calibri"/>
          </w:rPr>
          <w:delText xml:space="preserve">th </w:delText>
        </w:r>
      </w:del>
      <w:r w:rsidR="000732B6" w:rsidRPr="006F7B09">
        <w:rPr>
          <w:rFonts w:ascii="Calibri" w:hAnsi="Calibri" w:cs="Calibri"/>
        </w:rPr>
        <w:t xml:space="preserve">a </w:t>
      </w:r>
      <w:r w:rsidR="00313346" w:rsidRPr="006F7B09">
        <w:rPr>
          <w:rFonts w:ascii="Calibri" w:hAnsi="Calibri" w:cs="Calibri"/>
        </w:rPr>
        <w:t>Duchon spline (k = 200</w:t>
      </w:r>
      <w:r w:rsidR="008A1E54" w:rsidRPr="006F7B09">
        <w:rPr>
          <w:rFonts w:ascii="Calibri" w:hAnsi="Calibri" w:cs="Calibri"/>
        </w:rPr>
        <w:t xml:space="preserve">) </w:t>
      </w:r>
      <w:ins w:id="530" w:author="Mooney, Fintan" w:date="2026-01-14T17:48:00Z" w16du:dateUtc="2026-01-14T22:48:00Z">
        <w:r w:rsidR="0015136B">
          <w:rPr>
            <w:rFonts w:ascii="Calibri" w:hAnsi="Calibri" w:cs="Calibri"/>
          </w:rPr>
          <w:t xml:space="preserve">spatial smoother </w:t>
        </w:r>
      </w:ins>
      <w:r w:rsidR="008A1E54" w:rsidRPr="006F7B09">
        <w:rPr>
          <w:rFonts w:ascii="Calibri" w:hAnsi="Calibri" w:cs="Calibri"/>
        </w:rPr>
        <w:t>on the center coordinates of</w:t>
      </w:r>
      <w:r w:rsidR="000732B6" w:rsidRPr="006F7B09">
        <w:rPr>
          <w:rFonts w:ascii="Calibri" w:hAnsi="Calibri" w:cs="Calibri"/>
        </w:rPr>
        <w:t xml:space="preserve"> </w:t>
      </w:r>
      <w:r w:rsidR="008A1E54" w:rsidRPr="006F7B09">
        <w:rPr>
          <w:rFonts w:ascii="Calibri" w:hAnsi="Calibri" w:cs="Calibri"/>
        </w:rPr>
        <w:t>the cell</w:t>
      </w:r>
      <w:ins w:id="531" w:author="Mooney, Fintan" w:date="2026-01-14T17:48:00Z" w16du:dateUtc="2026-01-14T22:48:00Z">
        <w:r w:rsidR="0015136B">
          <w:rPr>
            <w:rFonts w:ascii="Calibri" w:hAnsi="Calibri" w:cs="Calibri"/>
          </w:rPr>
          <w:t xml:space="preserve">, </w:t>
        </w:r>
      </w:ins>
      <w:del w:id="532" w:author="Mooney, Fintan" w:date="2026-01-14T17:48:00Z" w16du:dateUtc="2026-01-14T22:48:00Z">
        <w:r w:rsidR="008A1E54" w:rsidRPr="006F7B09" w:rsidDel="0015136B">
          <w:rPr>
            <w:rFonts w:ascii="Calibri" w:hAnsi="Calibri" w:cs="Calibri"/>
          </w:rPr>
          <w:delText xml:space="preserve"> as a spatial smoother,</w:delText>
        </w:r>
        <w:r w:rsidR="00010CDC" w:rsidRPr="006F7B09" w:rsidDel="0015136B">
          <w:rPr>
            <w:rFonts w:ascii="Calibri" w:hAnsi="Calibri" w:cs="Calibri"/>
          </w:rPr>
          <w:delText xml:space="preserve"> </w:delText>
        </w:r>
      </w:del>
      <w:r w:rsidR="00010CDC" w:rsidRPr="006F7B09">
        <w:rPr>
          <w:rFonts w:ascii="Calibri" w:hAnsi="Calibri" w:cs="Calibri"/>
        </w:rPr>
        <w:t xml:space="preserve">and </w:t>
      </w:r>
      <w:del w:id="533" w:author="Mooney, Fintan" w:date="2026-01-14T17:48:00Z" w16du:dateUtc="2026-01-14T22:48:00Z">
        <w:r w:rsidR="00010CDC" w:rsidRPr="006F7B09" w:rsidDel="0015136B">
          <w:rPr>
            <w:rFonts w:ascii="Calibri" w:hAnsi="Calibri" w:cs="Calibri"/>
          </w:rPr>
          <w:delText>including a</w:delText>
        </w:r>
      </w:del>
      <w:ins w:id="534" w:author="Mooney, Fintan" w:date="2026-01-14T17:48:00Z" w16du:dateUtc="2026-01-14T22:48:00Z">
        <w:r w:rsidR="0015136B">
          <w:rPr>
            <w:rFonts w:ascii="Calibri" w:hAnsi="Calibri" w:cs="Calibri"/>
          </w:rPr>
          <w:t>astronomical</w:t>
        </w:r>
      </w:ins>
      <w:r w:rsidR="007A429B" w:rsidRPr="006F7B09">
        <w:rPr>
          <w:rFonts w:ascii="Calibri" w:hAnsi="Calibri" w:cs="Calibri"/>
        </w:rPr>
        <w:t xml:space="preserve"> </w:t>
      </w:r>
      <w:del w:id="535" w:author="Mooney, Fintan" w:date="2026-01-14T17:48:00Z" w16du:dateUtc="2026-01-14T22:48:00Z">
        <w:r w:rsidR="007A429B" w:rsidRPr="006F7B09" w:rsidDel="0015136B">
          <w:rPr>
            <w:rFonts w:ascii="Calibri" w:hAnsi="Calibri" w:cs="Calibri"/>
          </w:rPr>
          <w:delText>season</w:delText>
        </w:r>
      </w:del>
      <w:ins w:id="536" w:author="Mooney, Fintan" w:date="2026-01-14T17:48:00Z" w16du:dateUtc="2026-01-14T22:48:00Z">
        <w:r w:rsidR="0015136B" w:rsidRPr="006F7B09">
          <w:rPr>
            <w:rFonts w:ascii="Calibri" w:hAnsi="Calibri" w:cs="Calibri"/>
          </w:rPr>
          <w:t>season</w:t>
        </w:r>
        <w:r w:rsidR="0015136B">
          <w:rPr>
            <w:rFonts w:ascii="Calibri" w:hAnsi="Calibri" w:cs="Calibri"/>
          </w:rPr>
          <w:t xml:space="preserve"> as a</w:t>
        </w:r>
      </w:ins>
      <w:r w:rsidR="00010CDC" w:rsidRPr="006F7B09">
        <w:rPr>
          <w:rFonts w:ascii="Calibri" w:hAnsi="Calibri" w:cs="Calibri"/>
        </w:rPr>
        <w:t xml:space="preserve"> </w:t>
      </w:r>
      <w:r w:rsidR="007A429B" w:rsidRPr="006F7B09">
        <w:rPr>
          <w:rFonts w:ascii="Calibri" w:hAnsi="Calibri" w:cs="Calibri"/>
        </w:rPr>
        <w:t>fixed effect</w:t>
      </w:r>
      <w:ins w:id="537" w:author="Mooney, Fintan" w:date="2026-01-14T17:44:00Z" w16du:dateUtc="2026-01-14T22:44:00Z">
        <w:r w:rsidR="00B83687">
          <w:rPr>
            <w:rFonts w:ascii="Calibri" w:hAnsi="Calibri" w:cs="Calibri"/>
          </w:rPr>
          <w:t xml:space="preserve"> </w:t>
        </w:r>
      </w:ins>
      <w:del w:id="538" w:author="Mooney, Fintan" w:date="2026-01-14T17:48:00Z" w16du:dateUtc="2026-01-14T22:48:00Z">
        <w:r w:rsidR="007A429B" w:rsidRPr="006F7B09" w:rsidDel="0015136B">
          <w:rPr>
            <w:rFonts w:ascii="Calibri" w:hAnsi="Calibri" w:cs="Calibri"/>
          </w:rPr>
          <w:delText xml:space="preserve"> </w:delText>
        </w:r>
      </w:del>
      <w:r w:rsidR="007A429B" w:rsidRPr="006F7B09">
        <w:rPr>
          <w:rFonts w:ascii="Calibri" w:hAnsi="Calibri" w:cs="Calibri"/>
        </w:rPr>
        <w:t>to</w:t>
      </w:r>
      <w:r w:rsidRPr="006F7B09">
        <w:rPr>
          <w:rFonts w:ascii="Calibri" w:hAnsi="Calibri" w:cs="Calibri"/>
        </w:rPr>
        <w:t xml:space="preserve"> identify potential effect modification by season; </w:t>
      </w:r>
      <w:r w:rsidR="00424B57" w:rsidRPr="006F7B09">
        <w:rPr>
          <w:rFonts w:ascii="Calibri" w:hAnsi="Calibri" w:cs="Calibri"/>
        </w:rPr>
        <w:t xml:space="preserve">2) </w:t>
      </w:r>
      <w:r w:rsidR="00555250" w:rsidRPr="006F7B09">
        <w:rPr>
          <w:rFonts w:ascii="Calibri" w:hAnsi="Calibri" w:cs="Calibri"/>
        </w:rPr>
        <w:t xml:space="preserve">A </w:t>
      </w:r>
      <w:del w:id="539" w:author="Mooney, Fintan" w:date="2026-01-13T14:37:00Z" w16du:dateUtc="2026-01-13T19:37:00Z">
        <w:r w:rsidR="00451A32" w:rsidRPr="006F7B09" w:rsidDel="00A44F38">
          <w:rPr>
            <w:rFonts w:ascii="Calibri" w:hAnsi="Calibri" w:cs="Calibri"/>
          </w:rPr>
          <w:delText xml:space="preserve">temporal </w:delText>
        </w:r>
      </w:del>
      <w:ins w:id="540" w:author="Mooney, Fintan" w:date="2026-01-13T14:37:00Z" w16du:dateUtc="2026-01-13T19:37:00Z">
        <w:r w:rsidR="00A44F38">
          <w:rPr>
            <w:rFonts w:ascii="Calibri" w:hAnsi="Calibri" w:cs="Calibri"/>
          </w:rPr>
          <w:t xml:space="preserve">seasonally </w:t>
        </w:r>
      </w:ins>
      <w:r w:rsidR="00555250" w:rsidRPr="006F7B09">
        <w:rPr>
          <w:rFonts w:ascii="Calibri" w:hAnsi="Calibri" w:cs="Calibri"/>
        </w:rPr>
        <w:t>restrict</w:t>
      </w:r>
      <w:ins w:id="541" w:author="Mooney, Fintan" w:date="2026-01-13T14:37:00Z" w16du:dateUtc="2026-01-13T19:37:00Z">
        <w:r w:rsidR="00A44F38">
          <w:rPr>
            <w:rFonts w:ascii="Calibri" w:hAnsi="Calibri" w:cs="Calibri"/>
          </w:rPr>
          <w:t>ed</w:t>
        </w:r>
      </w:ins>
      <w:del w:id="542" w:author="Mooney, Fintan" w:date="2026-01-13T14:37:00Z" w16du:dateUtc="2026-01-13T19:37:00Z">
        <w:r w:rsidR="00555250" w:rsidRPr="006F7B09" w:rsidDel="00A44F38">
          <w:rPr>
            <w:rFonts w:ascii="Calibri" w:hAnsi="Calibri" w:cs="Calibri"/>
          </w:rPr>
          <w:delText xml:space="preserve">ion </w:delText>
        </w:r>
        <w:r w:rsidR="00451A32" w:rsidRPr="006F7B09" w:rsidDel="00A44F38">
          <w:rPr>
            <w:rFonts w:ascii="Calibri" w:hAnsi="Calibri" w:cs="Calibri"/>
          </w:rPr>
          <w:delText>of the</w:delText>
        </w:r>
      </w:del>
      <w:r w:rsidR="00451A32" w:rsidRPr="006F7B09">
        <w:rPr>
          <w:rFonts w:ascii="Calibri" w:hAnsi="Calibri" w:cs="Calibri"/>
        </w:rPr>
        <w:t xml:space="preserve"> case-crossover model</w:t>
      </w:r>
      <w:ins w:id="543" w:author="Mooney, Fintan" w:date="2026-01-13T14:37:00Z" w16du:dateUtc="2026-01-13T19:37:00Z">
        <w:r w:rsidR="006A2E31">
          <w:rPr>
            <w:rFonts w:ascii="Calibri" w:hAnsi="Calibri" w:cs="Calibri"/>
          </w:rPr>
          <w:t xml:space="preserve"> limited to </w:t>
        </w:r>
      </w:ins>
      <w:ins w:id="544" w:author="Mooney, Fintan" w:date="2026-01-14T17:49:00Z" w16du:dateUtc="2026-01-14T22:49:00Z">
        <w:r w:rsidR="00F53CFF">
          <w:rPr>
            <w:rFonts w:ascii="Calibri" w:hAnsi="Calibri" w:cs="Calibri"/>
          </w:rPr>
          <w:t>meteorological</w:t>
        </w:r>
      </w:ins>
      <w:ins w:id="545" w:author="Mooney, Fintan" w:date="2026-01-14T17:48:00Z" w16du:dateUtc="2026-01-14T22:48:00Z">
        <w:r w:rsidR="00F53CFF">
          <w:rPr>
            <w:rFonts w:ascii="Calibri" w:hAnsi="Calibri" w:cs="Calibri"/>
          </w:rPr>
          <w:t xml:space="preserve"> </w:t>
        </w:r>
      </w:ins>
      <w:ins w:id="546" w:author="Mooney, Fintan" w:date="2026-01-13T14:37:00Z" w16du:dateUtc="2026-01-13T19:37:00Z">
        <w:r w:rsidR="006A2E31">
          <w:rPr>
            <w:rFonts w:ascii="Calibri" w:hAnsi="Calibri" w:cs="Calibri"/>
          </w:rPr>
          <w:t>spring (March-</w:t>
        </w:r>
      </w:ins>
      <w:ins w:id="547" w:author="Mooney, Fintan" w:date="2026-01-13T14:38:00Z" w16du:dateUtc="2026-01-13T19:38:00Z">
        <w:r w:rsidR="006A2E31">
          <w:rPr>
            <w:rFonts w:ascii="Calibri" w:hAnsi="Calibri" w:cs="Calibri"/>
          </w:rPr>
          <w:t>May) and fall (September – November)</w:t>
        </w:r>
      </w:ins>
      <w:r w:rsidR="00451A32" w:rsidRPr="006F7B09">
        <w:rPr>
          <w:rFonts w:ascii="Calibri" w:hAnsi="Calibri" w:cs="Calibri"/>
        </w:rPr>
        <w:t xml:space="preserve">, </w:t>
      </w:r>
      <w:del w:id="548" w:author="Mooney, Fintan" w:date="2026-01-13T14:38:00Z" w16du:dateUtc="2026-01-13T19:38:00Z">
        <w:r w:rsidR="00451A32" w:rsidRPr="006F7B09" w:rsidDel="006A2E31">
          <w:rPr>
            <w:rFonts w:ascii="Calibri" w:hAnsi="Calibri" w:cs="Calibri"/>
          </w:rPr>
          <w:delText xml:space="preserve">removing </w:delText>
        </w:r>
        <w:r w:rsidR="0014108D" w:rsidRPr="006F7B09" w:rsidDel="006A2E31">
          <w:rPr>
            <w:rFonts w:ascii="Calibri" w:hAnsi="Calibri" w:cs="Calibri"/>
          </w:rPr>
          <w:delText>cases that occurred in the summer and winter</w:delText>
        </w:r>
      </w:del>
      <w:ins w:id="549" w:author="Mooney, Fintan" w:date="2026-01-13T14:36:00Z" w16du:dateUtc="2026-01-13T19:36:00Z">
        <w:r w:rsidR="008D7BF1">
          <w:rPr>
            <w:rFonts w:ascii="Calibri" w:hAnsi="Calibri" w:cs="Calibri"/>
          </w:rPr>
          <w:t xml:space="preserve">to </w:t>
        </w:r>
      </w:ins>
      <w:ins w:id="550" w:author="Mooney, Fintan" w:date="2026-01-13T14:38:00Z" w16du:dateUtc="2026-01-13T19:38:00Z">
        <w:r w:rsidR="006A2E31">
          <w:rPr>
            <w:rFonts w:ascii="Calibri" w:hAnsi="Calibri" w:cs="Calibri"/>
          </w:rPr>
          <w:t>closer examine effects during migratory periods</w:t>
        </w:r>
      </w:ins>
      <w:r w:rsidR="0014108D" w:rsidRPr="006F7B09">
        <w:rPr>
          <w:rFonts w:ascii="Calibri" w:hAnsi="Calibri" w:cs="Calibri"/>
        </w:rPr>
        <w:t xml:space="preserve">; </w:t>
      </w:r>
      <w:ins w:id="551" w:author="Mooney, Fintan" w:date="2026-01-15T15:21:00Z" w16du:dateUtc="2026-01-15T20:21:00Z">
        <w:r w:rsidR="0006529C">
          <w:rPr>
            <w:rFonts w:ascii="Calibri" w:hAnsi="Calibri" w:cs="Calibri"/>
          </w:rPr>
          <w:t xml:space="preserve">and, </w:t>
        </w:r>
      </w:ins>
      <w:r w:rsidR="0014108D" w:rsidRPr="006F7B09">
        <w:rPr>
          <w:rFonts w:ascii="Calibri" w:hAnsi="Calibri" w:cs="Calibri"/>
        </w:rPr>
        <w:t>3</w:t>
      </w:r>
      <w:r w:rsidRPr="006F7B09">
        <w:rPr>
          <w:rFonts w:ascii="Calibri" w:hAnsi="Calibri" w:cs="Calibri"/>
        </w:rPr>
        <w:t xml:space="preserve">) Bird order-specific models that separated total bird abundance into </w:t>
      </w:r>
      <w:ins w:id="552" w:author="Mooney, Fintan" w:date="2026-01-13T10:14:00Z" w16du:dateUtc="2026-01-13T15:14:00Z">
        <w:r w:rsidR="00997522">
          <w:rPr>
            <w:rFonts w:ascii="Calibri" w:hAnsi="Calibri" w:cs="Calibri"/>
          </w:rPr>
          <w:t>p</w:t>
        </w:r>
      </w:ins>
      <w:del w:id="553" w:author="Mooney, Fintan" w:date="2026-01-13T10:14:00Z" w16du:dateUtc="2026-01-13T15:14:00Z">
        <w:r w:rsidRPr="006F7B09" w:rsidDel="00997522">
          <w:rPr>
            <w:rFonts w:ascii="Calibri" w:hAnsi="Calibri" w:cs="Calibri"/>
          </w:rPr>
          <w:delText>P</w:delText>
        </w:r>
      </w:del>
      <w:r w:rsidRPr="006F7B09">
        <w:rPr>
          <w:rFonts w:ascii="Calibri" w:hAnsi="Calibri" w:cs="Calibri"/>
        </w:rPr>
        <w:t xml:space="preserve">redator species and Anseriformes species to investigate potential divergent associations with HPAI </w:t>
      </w:r>
      <w:ins w:id="554" w:author="Mooney, Fintan" w:date="2026-01-15T15:20:00Z" w16du:dateUtc="2026-01-15T20:20:00Z">
        <w:r w:rsidR="00EC1E43">
          <w:rPr>
            <w:rFonts w:ascii="Calibri" w:hAnsi="Calibri" w:cs="Calibri"/>
          </w:rPr>
          <w:t>spillover</w:t>
        </w:r>
      </w:ins>
      <w:del w:id="555" w:author="Mooney, Fintan" w:date="2026-01-15T15:20:00Z" w16du:dateUtc="2026-01-15T20:20:00Z">
        <w:r w:rsidRPr="006F7B09" w:rsidDel="00EC1E43">
          <w:rPr>
            <w:rFonts w:ascii="Calibri" w:hAnsi="Calibri" w:cs="Calibri"/>
          </w:rPr>
          <w:delText>outbreaks</w:delText>
        </w:r>
      </w:del>
      <w:r w:rsidRPr="006F7B09">
        <w:rPr>
          <w:rFonts w:ascii="Calibri" w:hAnsi="Calibri" w:cs="Calibri"/>
        </w:rPr>
        <w:t xml:space="preserve"> </w:t>
      </w:r>
      <w:ins w:id="556" w:author="Mooney, Fintan" w:date="2026-01-15T15:20:00Z" w16du:dateUtc="2026-01-15T20:20:00Z">
        <w:r w:rsidR="00EC1E43">
          <w:rPr>
            <w:rFonts w:ascii="Calibri" w:hAnsi="Calibri" w:cs="Calibri"/>
          </w:rPr>
          <w:t>within</w:t>
        </w:r>
      </w:ins>
      <w:del w:id="557" w:author="Mooney, Fintan" w:date="2026-01-15T15:20:00Z" w16du:dateUtc="2026-01-15T20:20:00Z">
        <w:r w:rsidRPr="006F7B09" w:rsidDel="00EC1E43">
          <w:rPr>
            <w:rFonts w:ascii="Calibri" w:hAnsi="Calibri" w:cs="Calibri"/>
          </w:rPr>
          <w:delText>over</w:delText>
        </w:r>
      </w:del>
      <w:r w:rsidRPr="006F7B09">
        <w:rPr>
          <w:rFonts w:ascii="Calibri" w:hAnsi="Calibri" w:cs="Calibri"/>
        </w:rPr>
        <w:t xml:space="preserve"> a longer 8-week lag window</w:t>
      </w:r>
      <w:ins w:id="558" w:author="Mooney, Fintan" w:date="2026-01-15T15:21:00Z" w16du:dateUtc="2026-01-15T20:21:00Z">
        <w:r w:rsidR="003A4BE2">
          <w:rPr>
            <w:rFonts w:ascii="Calibri" w:hAnsi="Calibri" w:cs="Calibri"/>
          </w:rPr>
          <w:t xml:space="preserve">. </w:t>
        </w:r>
      </w:ins>
      <w:del w:id="559" w:author="Mooney, Fintan" w:date="2026-01-15T15:21:00Z" w16du:dateUtc="2026-01-15T20:21:00Z">
        <w:r w:rsidRPr="006F7B09" w:rsidDel="003A4BE2">
          <w:rPr>
            <w:rFonts w:ascii="Calibri" w:hAnsi="Calibri" w:cs="Calibri"/>
          </w:rPr>
          <w:delText xml:space="preserve">; </w:delText>
        </w:r>
        <w:r w:rsidR="00971709" w:rsidRPr="006F7B09" w:rsidDel="003A4BE2">
          <w:rPr>
            <w:rFonts w:ascii="Calibri" w:hAnsi="Calibri" w:cs="Calibri"/>
          </w:rPr>
          <w:delText>4</w:delText>
        </w:r>
        <w:r w:rsidRPr="006F7B09" w:rsidDel="003A4BE2">
          <w:rPr>
            <w:rFonts w:ascii="Calibri" w:hAnsi="Calibri" w:cs="Calibri"/>
          </w:rPr>
          <w:delText>)</w:delText>
        </w:r>
        <w:r w:rsidRPr="006F7B09" w:rsidDel="0006529C">
          <w:rPr>
            <w:rFonts w:ascii="Calibri" w:hAnsi="Calibri" w:cs="Calibri"/>
          </w:rPr>
          <w:delText xml:space="preserve"> </w:delText>
        </w:r>
      </w:del>
      <w:ins w:id="560" w:author="Mooney, Fintan" w:date="2026-01-15T15:21:00Z" w16du:dateUtc="2026-01-15T20:21:00Z">
        <w:r w:rsidR="0006529C">
          <w:rPr>
            <w:rFonts w:ascii="Calibri" w:hAnsi="Calibri" w:cs="Calibri"/>
          </w:rPr>
          <w:t>M</w:t>
        </w:r>
      </w:ins>
      <w:del w:id="561" w:author="Mooney, Fintan" w:date="2026-01-15T15:21:00Z" w16du:dateUtc="2026-01-15T20:21:00Z">
        <w:r w:rsidR="00DC50C4" w:rsidRPr="006F7B09" w:rsidDel="003A4BE2">
          <w:rPr>
            <w:rFonts w:ascii="Calibri" w:hAnsi="Calibri" w:cs="Calibri"/>
          </w:rPr>
          <w:delText>M</w:delText>
        </w:r>
      </w:del>
      <w:r w:rsidR="00DC50C4" w:rsidRPr="006F7B09">
        <w:rPr>
          <w:rFonts w:ascii="Calibri" w:hAnsi="Calibri" w:cs="Calibri"/>
        </w:rPr>
        <w:t>odel parameter modifications</w:t>
      </w:r>
      <w:ins w:id="562" w:author="Mooney, Fintan" w:date="2026-01-15T15:22:00Z" w16du:dateUtc="2026-01-15T20:22:00Z">
        <w:r w:rsidR="0006529C">
          <w:rPr>
            <w:rFonts w:ascii="Calibri" w:hAnsi="Calibri" w:cs="Calibri"/>
          </w:rPr>
          <w:t xml:space="preserve"> were also </w:t>
        </w:r>
        <w:r w:rsidR="00B60236">
          <w:rPr>
            <w:rFonts w:ascii="Calibri" w:hAnsi="Calibri" w:cs="Calibri"/>
          </w:rPr>
          <w:t>conducted</w:t>
        </w:r>
      </w:ins>
      <w:r w:rsidR="00DC50C4" w:rsidRPr="006F7B09">
        <w:rPr>
          <w:rFonts w:ascii="Calibri" w:hAnsi="Calibri" w:cs="Calibri"/>
        </w:rPr>
        <w:t xml:space="preserve">: </w:t>
      </w:r>
      <w:ins w:id="563" w:author="Mooney, Fintan" w:date="2026-01-15T15:23:00Z" w16du:dateUtc="2026-01-15T20:23:00Z">
        <w:r w:rsidR="00721D0F">
          <w:rPr>
            <w:rFonts w:ascii="Calibri" w:hAnsi="Calibri" w:cs="Calibri"/>
          </w:rPr>
          <w:t xml:space="preserve">4) </w:t>
        </w:r>
      </w:ins>
      <w:r w:rsidR="00C84B3D" w:rsidRPr="006F7B09">
        <w:rPr>
          <w:rFonts w:ascii="Calibri" w:hAnsi="Calibri" w:cs="Calibri"/>
        </w:rPr>
        <w:t>a</w:t>
      </w:r>
      <w:r w:rsidR="007C77F9" w:rsidRPr="006F7B09">
        <w:rPr>
          <w:rFonts w:ascii="Calibri" w:hAnsi="Calibri" w:cs="Calibri"/>
        </w:rPr>
        <w:t xml:space="preserve">n analysis </w:t>
      </w:r>
      <w:ins w:id="564" w:author="Mooney, Fintan" w:date="2026-01-15T15:22:00Z" w16du:dateUtc="2026-01-15T20:22:00Z">
        <w:r w:rsidR="00B60236">
          <w:rPr>
            <w:rFonts w:ascii="Calibri" w:hAnsi="Calibri" w:cs="Calibri"/>
          </w:rPr>
          <w:t xml:space="preserve">using </w:t>
        </w:r>
      </w:ins>
      <w:del w:id="565" w:author="Mooney, Fintan" w:date="2026-01-15T15:22:00Z" w16du:dateUtc="2026-01-15T20:22:00Z">
        <w:r w:rsidR="007C77F9" w:rsidRPr="006F7B09" w:rsidDel="00B60236">
          <w:rPr>
            <w:rFonts w:ascii="Calibri" w:hAnsi="Calibri" w:cs="Calibri"/>
          </w:rPr>
          <w:delText xml:space="preserve">of </w:delText>
        </w:r>
      </w:del>
      <w:r w:rsidR="007C77F9" w:rsidRPr="006F7B09">
        <w:rPr>
          <w:rFonts w:ascii="Calibri" w:hAnsi="Calibri" w:cs="Calibri"/>
        </w:rPr>
        <w:t xml:space="preserve">a reduced model </w:t>
      </w:r>
      <w:r w:rsidR="006139FA" w:rsidRPr="006F7B09">
        <w:rPr>
          <w:rFonts w:ascii="Calibri" w:hAnsi="Calibri" w:cs="Calibri"/>
        </w:rPr>
        <w:t>provided by a</w:t>
      </w:r>
      <w:r w:rsidR="007C77F9" w:rsidRPr="006F7B09">
        <w:rPr>
          <w:rFonts w:ascii="Calibri" w:hAnsi="Calibri" w:cs="Calibri"/>
        </w:rPr>
        <w:t xml:space="preserve"> </w:t>
      </w:r>
      <w:r w:rsidR="00C84B3D" w:rsidRPr="006F7B09">
        <w:rPr>
          <w:rFonts w:ascii="Calibri" w:hAnsi="Calibri" w:cs="Calibri"/>
        </w:rPr>
        <w:t>cross-validated penalized</w:t>
      </w:r>
      <w:r w:rsidR="00A04203" w:rsidRPr="006F7B09">
        <w:rPr>
          <w:rFonts w:ascii="Calibri" w:hAnsi="Calibri" w:cs="Calibri"/>
        </w:rPr>
        <w:t xml:space="preserve"> conditional</w:t>
      </w:r>
      <w:r w:rsidR="00C84B3D" w:rsidRPr="006F7B09">
        <w:rPr>
          <w:rFonts w:ascii="Calibri" w:hAnsi="Calibri" w:cs="Calibri"/>
        </w:rPr>
        <w:t xml:space="preserve"> </w:t>
      </w:r>
      <w:r w:rsidR="00A04203" w:rsidRPr="006F7B09">
        <w:rPr>
          <w:rFonts w:ascii="Calibri" w:hAnsi="Calibri" w:cs="Calibri"/>
        </w:rPr>
        <w:t>logistic regression with a LASSO penalty</w:t>
      </w:r>
      <w:r w:rsidR="006139FA" w:rsidRPr="006F7B09">
        <w:rPr>
          <w:rFonts w:ascii="Calibri" w:hAnsi="Calibri" w:cs="Calibri"/>
        </w:rPr>
        <w:t xml:space="preserve">; </w:t>
      </w:r>
      <w:r w:rsidR="00971709" w:rsidRPr="006F7B09">
        <w:rPr>
          <w:rFonts w:ascii="Calibri" w:hAnsi="Calibri" w:cs="Calibri"/>
        </w:rPr>
        <w:t>5</w:t>
      </w:r>
      <w:r w:rsidR="006139FA" w:rsidRPr="006F7B09">
        <w:rPr>
          <w:rFonts w:ascii="Calibri" w:hAnsi="Calibri" w:cs="Calibri"/>
        </w:rPr>
        <w:t xml:space="preserve">) </w:t>
      </w:r>
      <w:del w:id="566" w:author="Mooney, Fintan" w:date="2026-01-15T15:22:00Z" w16du:dateUtc="2026-01-15T20:22:00Z">
        <w:r w:rsidR="006139FA" w:rsidRPr="006F7B09" w:rsidDel="00376A22">
          <w:rPr>
            <w:rFonts w:ascii="Calibri" w:hAnsi="Calibri" w:cs="Calibri"/>
          </w:rPr>
          <w:delText xml:space="preserve">a </w:delText>
        </w:r>
      </w:del>
      <w:r w:rsidR="006139FA" w:rsidRPr="006F7B09">
        <w:rPr>
          <w:rFonts w:ascii="Calibri" w:hAnsi="Calibri" w:cs="Calibri"/>
        </w:rPr>
        <w:t xml:space="preserve">refitting of the model </w:t>
      </w:r>
      <w:r w:rsidR="00EC2FBB" w:rsidRPr="006F7B09">
        <w:rPr>
          <w:rFonts w:ascii="Calibri" w:hAnsi="Calibri" w:cs="Calibri"/>
        </w:rPr>
        <w:t>to a 2, 6, and 8</w:t>
      </w:r>
      <w:r w:rsidR="0078223D" w:rsidRPr="006F7B09">
        <w:rPr>
          <w:rFonts w:ascii="Calibri" w:hAnsi="Calibri" w:cs="Calibri"/>
        </w:rPr>
        <w:t>-</w:t>
      </w:r>
      <w:r w:rsidR="00EC2FBB" w:rsidRPr="006F7B09">
        <w:rPr>
          <w:rFonts w:ascii="Calibri" w:hAnsi="Calibri" w:cs="Calibri"/>
        </w:rPr>
        <w:t>lag structure</w:t>
      </w:r>
      <w:r w:rsidR="00B60D3A" w:rsidRPr="006F7B09">
        <w:rPr>
          <w:rFonts w:ascii="Calibri" w:hAnsi="Calibri" w:cs="Calibri"/>
        </w:rPr>
        <w:t>s</w:t>
      </w:r>
      <w:r w:rsidR="00EC2FBB" w:rsidRPr="006F7B09">
        <w:rPr>
          <w:rFonts w:ascii="Calibri" w:hAnsi="Calibri" w:cs="Calibri"/>
        </w:rPr>
        <w:t xml:space="preserve"> </w:t>
      </w:r>
      <w:r w:rsidR="0078223D" w:rsidRPr="006F7B09">
        <w:rPr>
          <w:rFonts w:ascii="Calibri" w:hAnsi="Calibri" w:cs="Calibri"/>
        </w:rPr>
        <w:t>to test the influence of different lag structures on model performance and</w:t>
      </w:r>
      <w:del w:id="567" w:author="Mooney, Fintan" w:date="2026-01-15T15:23:00Z" w16du:dateUtc="2026-01-15T20:23:00Z">
        <w:r w:rsidR="0078223D" w:rsidRPr="006F7B09" w:rsidDel="00376A22">
          <w:rPr>
            <w:rFonts w:ascii="Calibri" w:hAnsi="Calibri" w:cs="Calibri"/>
          </w:rPr>
          <w:delText xml:space="preserve"> </w:delText>
        </w:r>
      </w:del>
      <w:del w:id="568" w:author="Mooney, Fintan" w:date="2026-01-15T15:22:00Z" w16du:dateUtc="2026-01-15T20:22:00Z">
        <w:r w:rsidR="0078223D" w:rsidRPr="006F7B09" w:rsidDel="00376A22">
          <w:rPr>
            <w:rFonts w:ascii="Calibri" w:hAnsi="Calibri" w:cs="Calibri"/>
          </w:rPr>
          <w:delText>the</w:delText>
        </w:r>
      </w:del>
      <w:r w:rsidR="0078223D" w:rsidRPr="006F7B09">
        <w:rPr>
          <w:rFonts w:ascii="Calibri" w:hAnsi="Calibri" w:cs="Calibri"/>
        </w:rPr>
        <w:t xml:space="preserve"> associations between </w:t>
      </w:r>
      <w:del w:id="569" w:author="Mooney, Fintan" w:date="2026-01-15T15:23:00Z" w16du:dateUtc="2026-01-15T20:23:00Z">
        <w:r w:rsidR="0078223D" w:rsidRPr="006F7B09" w:rsidDel="00376A22">
          <w:rPr>
            <w:rFonts w:ascii="Calibri" w:hAnsi="Calibri" w:cs="Calibri"/>
          </w:rPr>
          <w:delText xml:space="preserve">the </w:delText>
        </w:r>
      </w:del>
      <w:r w:rsidR="0078223D" w:rsidRPr="006F7B09">
        <w:rPr>
          <w:rFonts w:ascii="Calibri" w:hAnsi="Calibri" w:cs="Calibri"/>
        </w:rPr>
        <w:t xml:space="preserve">covariates and </w:t>
      </w:r>
      <w:r w:rsidR="00A964A5" w:rsidRPr="006F7B09">
        <w:rPr>
          <w:rFonts w:ascii="Calibri" w:hAnsi="Calibri" w:cs="Calibri"/>
        </w:rPr>
        <w:t xml:space="preserve">HPAI </w:t>
      </w:r>
      <w:del w:id="570" w:author="Mooney, Fintan" w:date="2026-01-12T22:42:00Z" w16du:dateUtc="2026-01-13T03:42:00Z">
        <w:r w:rsidR="00A964A5" w:rsidRPr="006F7B09" w:rsidDel="00835F65">
          <w:rPr>
            <w:rFonts w:ascii="Calibri" w:hAnsi="Calibri" w:cs="Calibri"/>
          </w:rPr>
          <w:delText>outbreak risk</w:delText>
        </w:r>
      </w:del>
      <w:ins w:id="571" w:author="Mooney, Fintan" w:date="2026-01-12T22:42:00Z" w16du:dateUtc="2026-01-13T03:42:00Z">
        <w:r w:rsidR="00835F65">
          <w:rPr>
            <w:rFonts w:ascii="Calibri" w:hAnsi="Calibri" w:cs="Calibri"/>
          </w:rPr>
          <w:t>spillover risk</w:t>
        </w:r>
      </w:ins>
      <w:r w:rsidR="00A964A5" w:rsidRPr="006F7B09">
        <w:rPr>
          <w:rFonts w:ascii="Calibri" w:hAnsi="Calibri" w:cs="Calibri"/>
        </w:rPr>
        <w:t xml:space="preserve">; and, </w:t>
      </w:r>
      <w:r w:rsidR="00971709" w:rsidRPr="006F7B09">
        <w:rPr>
          <w:rFonts w:ascii="Calibri" w:hAnsi="Calibri" w:cs="Calibri"/>
        </w:rPr>
        <w:t>6</w:t>
      </w:r>
      <w:r w:rsidR="00A964A5" w:rsidRPr="006F7B09">
        <w:rPr>
          <w:rFonts w:ascii="Calibri" w:hAnsi="Calibri" w:cs="Calibri"/>
        </w:rPr>
        <w:t xml:space="preserve">) </w:t>
      </w:r>
      <w:del w:id="572" w:author="Mooney, Fintan" w:date="2026-01-15T15:23:00Z" w16du:dateUtc="2026-01-15T20:23:00Z">
        <w:r w:rsidR="00D01197" w:rsidRPr="006F7B09" w:rsidDel="00376A22">
          <w:rPr>
            <w:rFonts w:ascii="Calibri" w:hAnsi="Calibri" w:cs="Calibri"/>
          </w:rPr>
          <w:delText xml:space="preserve">a </w:delText>
        </w:r>
      </w:del>
      <w:r w:rsidR="00D01197" w:rsidRPr="006F7B09">
        <w:rPr>
          <w:rFonts w:ascii="Calibri" w:hAnsi="Calibri" w:cs="Calibri"/>
        </w:rPr>
        <w:t>re</w:t>
      </w:r>
      <w:del w:id="573" w:author="Mooney, Fintan" w:date="2026-01-15T15:23:00Z" w16du:dateUtc="2026-01-15T20:23:00Z">
        <w:r w:rsidR="00D01197" w:rsidRPr="006F7B09" w:rsidDel="00721D0F">
          <w:rPr>
            <w:rFonts w:ascii="Calibri" w:hAnsi="Calibri" w:cs="Calibri"/>
          </w:rPr>
          <w:delText xml:space="preserve">fitting </w:delText>
        </w:r>
      </w:del>
      <w:ins w:id="574" w:author="Mooney, Fintan" w:date="2026-01-15T15:23:00Z" w16du:dateUtc="2026-01-15T20:23:00Z">
        <w:r w:rsidR="00721D0F">
          <w:rPr>
            <w:rFonts w:ascii="Calibri" w:hAnsi="Calibri" w:cs="Calibri"/>
          </w:rPr>
          <w:t xml:space="preserve">specifying </w:t>
        </w:r>
        <w:r w:rsidR="00376A22">
          <w:rPr>
            <w:rFonts w:ascii="Calibri" w:hAnsi="Calibri" w:cs="Calibri"/>
          </w:rPr>
          <w:t>t</w:t>
        </w:r>
      </w:ins>
      <w:del w:id="575" w:author="Mooney, Fintan" w:date="2026-01-15T15:23:00Z" w16du:dateUtc="2026-01-15T20:23:00Z">
        <w:r w:rsidR="00D01197" w:rsidRPr="006F7B09" w:rsidDel="00376A22">
          <w:rPr>
            <w:rFonts w:ascii="Calibri" w:hAnsi="Calibri" w:cs="Calibri"/>
          </w:rPr>
          <w:delText>of t</w:delText>
        </w:r>
      </w:del>
      <w:r w:rsidR="00D01197" w:rsidRPr="006F7B09">
        <w:rPr>
          <w:rFonts w:ascii="Calibri" w:hAnsi="Calibri" w:cs="Calibri"/>
        </w:rPr>
        <w:t xml:space="preserve">he model with more flexible </w:t>
      </w:r>
      <w:r w:rsidR="000E7E3E" w:rsidRPr="006F7B09">
        <w:rPr>
          <w:rFonts w:ascii="Calibri" w:hAnsi="Calibri" w:cs="Calibri"/>
        </w:rPr>
        <w:t xml:space="preserve">cross-basis terms, increasing the </w:t>
      </w:r>
      <w:r w:rsidR="00D01197" w:rsidRPr="006F7B09">
        <w:rPr>
          <w:rFonts w:ascii="Calibri" w:hAnsi="Calibri" w:cs="Calibri"/>
        </w:rPr>
        <w:t xml:space="preserve">degrees of freedom and </w:t>
      </w:r>
      <w:r w:rsidR="000E7E3E" w:rsidRPr="006F7B09">
        <w:rPr>
          <w:rFonts w:ascii="Calibri" w:hAnsi="Calibri" w:cs="Calibri"/>
        </w:rPr>
        <w:t>allowing polynomial lag functions</w:t>
      </w:r>
      <w:r w:rsidR="00982E51" w:rsidRPr="006F7B09">
        <w:rPr>
          <w:rFonts w:ascii="Calibri" w:hAnsi="Calibri" w:cs="Calibri"/>
        </w:rPr>
        <w:t xml:space="preserve"> </w:t>
      </w:r>
      <w:r w:rsidR="00A7132C" w:rsidRPr="006F7B09">
        <w:rPr>
          <w:rFonts w:ascii="Calibri" w:hAnsi="Calibri" w:cs="Calibri"/>
        </w:rPr>
        <w:t xml:space="preserve">for </w:t>
      </w:r>
      <w:r w:rsidR="00316027" w:rsidRPr="006F7B09">
        <w:rPr>
          <w:rFonts w:ascii="Calibri" w:hAnsi="Calibri" w:cs="Calibri"/>
        </w:rPr>
        <w:t>runoff,</w:t>
      </w:r>
      <w:r w:rsidR="00982E51" w:rsidRPr="006F7B09">
        <w:rPr>
          <w:rFonts w:ascii="Calibri" w:hAnsi="Calibri" w:cs="Calibri"/>
        </w:rPr>
        <w:t xml:space="preserve"> snow density, </w:t>
      </w:r>
      <w:r w:rsidR="007D3AE6" w:rsidRPr="006F7B09">
        <w:rPr>
          <w:rFonts w:ascii="Calibri" w:hAnsi="Calibri" w:cs="Calibri"/>
        </w:rPr>
        <w:t xml:space="preserve">and </w:t>
      </w:r>
      <w:r w:rsidR="00982E51" w:rsidRPr="006F7B09">
        <w:rPr>
          <w:rFonts w:ascii="Calibri" w:hAnsi="Calibri" w:cs="Calibri"/>
        </w:rPr>
        <w:t>wind speed</w:t>
      </w:r>
      <w:r w:rsidR="000E7E3E" w:rsidRPr="006F7B09">
        <w:rPr>
          <w:rFonts w:ascii="Calibri" w:hAnsi="Calibri" w:cs="Calibri"/>
        </w:rPr>
        <w:t xml:space="preserve">. </w:t>
      </w:r>
      <w:r w:rsidR="00B15296" w:rsidRPr="006F7B09">
        <w:rPr>
          <w:rFonts w:ascii="Calibri" w:hAnsi="Calibri" w:cs="Calibri"/>
        </w:rPr>
        <w:t xml:space="preserve">Lastly, as </w:t>
      </w:r>
      <w:r w:rsidR="006E00DA" w:rsidRPr="006F7B09">
        <w:rPr>
          <w:rFonts w:ascii="Calibri" w:hAnsi="Calibri" w:cs="Calibri"/>
        </w:rPr>
        <w:t>an additional</w:t>
      </w:r>
      <w:r w:rsidR="00B15296" w:rsidRPr="006F7B09">
        <w:rPr>
          <w:rFonts w:ascii="Calibri" w:hAnsi="Calibri" w:cs="Calibri"/>
        </w:rPr>
        <w:t xml:space="preserve"> analysis</w:t>
      </w:r>
      <w:r w:rsidR="00541F65">
        <w:rPr>
          <w:rFonts w:ascii="Calibri" w:hAnsi="Calibri" w:cs="Calibri"/>
        </w:rPr>
        <w:t>, we explored potential significant differences (anomalies) between the 2022 seasonal conditions and the 25-year climatological means (1997-2021) by running linear mixed effect models</w:t>
      </w:r>
      <w:r w:rsidR="009A238E" w:rsidRPr="006F7B09">
        <w:rPr>
          <w:rFonts w:ascii="Calibri" w:hAnsi="Calibri" w:cs="Calibri"/>
        </w:rPr>
        <w:t xml:space="preserve"> </w:t>
      </w:r>
      <w:r w:rsidR="006E00DA" w:rsidRPr="006F7B09">
        <w:rPr>
          <w:rFonts w:ascii="Calibri" w:hAnsi="Calibri" w:cs="Calibri"/>
        </w:rPr>
        <w:t xml:space="preserve">for each meteorological variable </w:t>
      </w:r>
      <w:r w:rsidR="009A238E" w:rsidRPr="006F7B09">
        <w:rPr>
          <w:rFonts w:ascii="Calibri" w:hAnsi="Calibri" w:cs="Calibri"/>
        </w:rPr>
        <w:t xml:space="preserve">with </w:t>
      </w:r>
      <w:ins w:id="576" w:author="Mooney, Fintan" w:date="2026-01-14T21:55:00Z" w16du:dateUtc="2026-01-15T02:55:00Z">
        <w:r w:rsidR="00BC6FCC">
          <w:rPr>
            <w:rFonts w:ascii="Calibri" w:hAnsi="Calibri" w:cs="Calibri"/>
          </w:rPr>
          <w:t xml:space="preserve">meteorological </w:t>
        </w:r>
      </w:ins>
      <w:r w:rsidR="009A238E" w:rsidRPr="006F7B09">
        <w:rPr>
          <w:rFonts w:ascii="Calibri" w:hAnsi="Calibri" w:cs="Calibri"/>
        </w:rPr>
        <w:t xml:space="preserve">season as a fixed </w:t>
      </w:r>
      <w:r w:rsidR="006E00DA" w:rsidRPr="006F7B09">
        <w:rPr>
          <w:rFonts w:ascii="Calibri" w:hAnsi="Calibri" w:cs="Calibri"/>
        </w:rPr>
        <w:t>e</w:t>
      </w:r>
      <w:r w:rsidR="009A238E" w:rsidRPr="006F7B09">
        <w:rPr>
          <w:rFonts w:ascii="Calibri" w:hAnsi="Calibri" w:cs="Calibri"/>
        </w:rPr>
        <w:t>ffect and random intercepts for zone and week</w:t>
      </w:r>
      <w:r w:rsidR="006E00DA" w:rsidRPr="006F7B09">
        <w:rPr>
          <w:rFonts w:ascii="Calibri" w:hAnsi="Calibri" w:cs="Calibri"/>
        </w:rPr>
        <w:t xml:space="preserve">. </w:t>
      </w:r>
    </w:p>
    <w:p w14:paraId="43354AFC" w14:textId="77777777" w:rsidR="003D436E" w:rsidRPr="006F7B09" w:rsidRDefault="003D436E">
      <w:pPr>
        <w:rPr>
          <w:rFonts w:ascii="Calibri" w:hAnsi="Calibri" w:cs="Calibri"/>
          <w:b/>
          <w:bCs/>
        </w:rPr>
      </w:pPr>
    </w:p>
    <w:p w14:paraId="6CA325EE" w14:textId="6F44C7B9" w:rsidR="008F38C6" w:rsidRDefault="008F38C6">
      <w:pPr>
        <w:rPr>
          <w:rFonts w:ascii="Calibri" w:hAnsi="Calibri" w:cs="Calibri"/>
        </w:rPr>
      </w:pPr>
      <w:r>
        <w:rPr>
          <w:rFonts w:ascii="Calibri" w:hAnsi="Calibri" w:cs="Calibri"/>
          <w:b/>
          <w:bCs/>
        </w:rPr>
        <w:tab/>
      </w:r>
      <w:r w:rsidR="008A1407">
        <w:rPr>
          <w:rFonts w:ascii="Calibri" w:hAnsi="Calibri" w:cs="Calibri"/>
        </w:rPr>
        <w:t xml:space="preserve">Statistical analyses were conducted </w:t>
      </w:r>
      <w:r w:rsidR="00DB7C93">
        <w:rPr>
          <w:rFonts w:ascii="Calibri" w:hAnsi="Calibri" w:cs="Calibri"/>
        </w:rPr>
        <w:t>in R</w:t>
      </w:r>
      <w:r w:rsidR="007444CF">
        <w:rPr>
          <w:rFonts w:ascii="Calibri" w:hAnsi="Calibri" w:cs="Calibri"/>
        </w:rPr>
        <w:t xml:space="preserve"> version</w:t>
      </w:r>
      <w:r w:rsidR="00C74327">
        <w:rPr>
          <w:rFonts w:ascii="Calibri" w:hAnsi="Calibri" w:cs="Calibri"/>
        </w:rPr>
        <w:t xml:space="preserve"> 4.5.2</w:t>
      </w:r>
      <w:r w:rsidR="009C184A">
        <w:rPr>
          <w:rFonts w:ascii="Calibri" w:hAnsi="Calibri" w:cs="Calibri"/>
        </w:rPr>
        <w:t xml:space="preserve"> </w:t>
      </w:r>
      <w:r w:rsidR="007B4A4B">
        <w:rPr>
          <w:rFonts w:ascii="Calibri" w:hAnsi="Calibri" w:cs="Calibri"/>
        </w:rPr>
        <w:fldChar w:fldCharType="begin"/>
      </w:r>
      <w:r w:rsidR="007B4A4B">
        <w:rPr>
          <w:rFonts w:ascii="Calibri" w:hAnsi="Calibri" w:cs="Calibri"/>
        </w:rPr>
        <w:instrText xml:space="preserve"> ADDIN ZOTERO_ITEM CSL_CITATION {"citationID":"qWOvNV2i","properties":{"formattedCitation":"(R Core Team, 2025)","plainCitation":"(R Core Team, 2025)","noteIndex":0},"citationItems":[{"id":3,"uris":["http://zotero.org/users/3737837/items/M7UBGR73"],"itemData":{"id":3,"type":"software","event-place":"Vienna, Austria","publisher":"R Foundation for Statistical Computing","publisher-place":"Vienna, Austria","title":"R: A language and environment for statistical computing","title-short":"R","URL":"www.R-project.org","version":"4.5.0","author":[{"literal":"R Core Team"}],"issued":{"date-parts":[["2025"]]}}}],"schema":"https://github.com/citation-style-language/schema/raw/master/csl-citation.json"} </w:instrText>
      </w:r>
      <w:r w:rsidR="007B4A4B">
        <w:rPr>
          <w:rFonts w:ascii="Calibri" w:hAnsi="Calibri" w:cs="Calibri"/>
        </w:rPr>
        <w:fldChar w:fldCharType="separate"/>
      </w:r>
      <w:r w:rsidR="007B4A4B">
        <w:rPr>
          <w:rFonts w:ascii="Calibri" w:hAnsi="Calibri" w:cs="Calibri"/>
          <w:noProof/>
        </w:rPr>
        <w:t>(R Core Team, 2025)</w:t>
      </w:r>
      <w:r w:rsidR="007B4A4B">
        <w:rPr>
          <w:rFonts w:ascii="Calibri" w:hAnsi="Calibri" w:cs="Calibri"/>
        </w:rPr>
        <w:fldChar w:fldCharType="end"/>
      </w:r>
      <w:r w:rsidR="007B4A4B">
        <w:rPr>
          <w:rFonts w:ascii="Calibri" w:hAnsi="Calibri" w:cs="Calibri"/>
        </w:rPr>
        <w:t xml:space="preserve"> </w:t>
      </w:r>
      <w:r w:rsidR="009C184A">
        <w:rPr>
          <w:rFonts w:ascii="Calibri" w:hAnsi="Calibri" w:cs="Calibri"/>
        </w:rPr>
        <w:t>and included</w:t>
      </w:r>
      <w:r w:rsidR="0017663E">
        <w:rPr>
          <w:rFonts w:ascii="Calibri" w:hAnsi="Calibri" w:cs="Calibri"/>
        </w:rPr>
        <w:t xml:space="preserve"> the</w:t>
      </w:r>
      <w:r w:rsidR="009C184A">
        <w:rPr>
          <w:rFonts w:ascii="Calibri" w:hAnsi="Calibri" w:cs="Calibri"/>
        </w:rPr>
        <w:t xml:space="preserve"> use of the DLNM package</w:t>
      </w:r>
      <w:r w:rsidR="0017663E">
        <w:rPr>
          <w:rFonts w:ascii="Calibri" w:hAnsi="Calibri" w:cs="Calibri"/>
        </w:rPr>
        <w:t xml:space="preserve"> </w:t>
      </w:r>
      <w:r w:rsidR="0017663E">
        <w:rPr>
          <w:rFonts w:ascii="Calibri" w:hAnsi="Calibri" w:cs="Calibri"/>
        </w:rPr>
        <w:fldChar w:fldCharType="begin"/>
      </w:r>
      <w:r w:rsidR="00EE199C">
        <w:rPr>
          <w:rFonts w:ascii="Calibri" w:hAnsi="Calibri" w:cs="Calibri"/>
        </w:rPr>
        <w:instrText xml:space="preserve"> ADDIN ZOTERO_ITEM CSL_CITATION {"citationID":"71ThBb83","properties":{"formattedCitation":"(Gasparrini, 2011)","plainCitation":"(Gasparrini, 2011)","noteIndex":0},"citationItems":[{"id":4,"uris":["http://zotero.org/users/3737837/items/4CU6TTFU"],"itemData":{"id":4,"type":"article-journal","abstract":"Distributed lag non-linear models (DLNMs) represent a modeling framework to flexibly describe associations showing potentially non-linear and delayed effects in time series data. This methodology rests on the definition of a crossbasis, a bi-dimensional functional space expressed by the combination of two sets of basis functions, which specify the relationships in the dimensions of predictor and lags, respectively. This framework is implemented in the R package dlnm, which provides functions to perform the broad range of models within the DLNM family and then to help interpret the results, with an emphasis on graphical representation. This paper offers an overview of the capabilities of the package, describing the conceptual and practical steps to specify and interpret DLNMs with an example of application to real data.","container-title":"Journal of Statistical Software","DOI":"10.18637/jss.v043.i08","ISSN":"1548-7660","language":"en","license":"Copyright (c) 2010 Antonio Gasparrini","page":"1-20","source":"www.jstatsoft.org","title":"Distributed Lag Linear and Non-Linear Models in R: The Package dlnm","title-short":"Distributed Lag Linear and Non-Linear Models in R","volume":"43","author":[{"family":"Gasparrini","given":"Antonio"}],"issued":{"date-parts":[["2011",7,25]]}}}],"schema":"https://github.com/citation-style-language/schema/raw/master/csl-citation.json"} </w:instrText>
      </w:r>
      <w:r w:rsidR="0017663E">
        <w:rPr>
          <w:rFonts w:ascii="Calibri" w:hAnsi="Calibri" w:cs="Calibri"/>
        </w:rPr>
        <w:fldChar w:fldCharType="separate"/>
      </w:r>
      <w:r w:rsidR="00EE199C">
        <w:rPr>
          <w:rFonts w:ascii="Calibri" w:hAnsi="Calibri" w:cs="Calibri"/>
          <w:noProof/>
        </w:rPr>
        <w:t>(Gasparrini, 2011)</w:t>
      </w:r>
      <w:r w:rsidR="0017663E">
        <w:rPr>
          <w:rFonts w:ascii="Calibri" w:hAnsi="Calibri" w:cs="Calibri"/>
        </w:rPr>
        <w:fldChar w:fldCharType="end"/>
      </w:r>
      <w:r w:rsidR="009C184A">
        <w:rPr>
          <w:rFonts w:ascii="Calibri" w:hAnsi="Calibri" w:cs="Calibri"/>
        </w:rPr>
        <w:t>. Maps were produced</w:t>
      </w:r>
      <w:r w:rsidR="00EE199C">
        <w:rPr>
          <w:rFonts w:ascii="Calibri" w:hAnsi="Calibri" w:cs="Calibri"/>
        </w:rPr>
        <w:t xml:space="preserve"> with</w:t>
      </w:r>
      <w:r w:rsidR="009D6EF9">
        <w:rPr>
          <w:rFonts w:ascii="Calibri" w:hAnsi="Calibri" w:cs="Calibri"/>
        </w:rPr>
        <w:t xml:space="preserve"> the </w:t>
      </w:r>
      <w:r w:rsidR="009B646F">
        <w:rPr>
          <w:rFonts w:ascii="Calibri" w:hAnsi="Calibri" w:cs="Calibri"/>
        </w:rPr>
        <w:t xml:space="preserve">GeoPandas </w:t>
      </w:r>
      <w:r w:rsidR="009D6EF9">
        <w:rPr>
          <w:rFonts w:ascii="Calibri" w:hAnsi="Calibri" w:cs="Calibri"/>
        </w:rPr>
        <w:t>package for Python (</w:t>
      </w:r>
      <w:r w:rsidR="009D6EF9">
        <w:rPr>
          <w:rFonts w:ascii="Calibri" w:hAnsi="Calibri" w:cs="Calibri"/>
        </w:rPr>
        <w:fldChar w:fldCharType="begin"/>
      </w:r>
      <w:r w:rsidR="00592202">
        <w:rPr>
          <w:rFonts w:ascii="Calibri" w:hAnsi="Calibri" w:cs="Calibri"/>
        </w:rPr>
        <w:instrText xml:space="preserve"> ADDIN ZOTERO_ITEM CSL_CITATION {"citationID":"Bl7EpQVK","properties":{"formattedCitation":"(Foundation, 2024; Jordahl et al., 2020)","plainCitation":"(Foundation, 2024; Jordahl et al., 2020)","dontUpdate":true,"noteIndex":0},"citationItems":[{"id":1068,"uris":["http://zotero.org/users/3737837/items/9WAMTQHZ"],"itemData":{"id":1068,"type":"document","title":"Python Language Reference, version 3.11","URL":"https://www.python.org/","author":[{"family":"Foundation","given":"Python Software"}],"issued":{"date-parts":[["2025"]]}}},{"id":1067,"uris":["http://zotero.org/users/3737837/items/37TJCKH7"],"itemData":{"id":1067,"type":"software","DOI":"10.5281/zenodo.3946761","publisher":"Zenodo","title":"geopandas/geopandas: v0.8.1","URL":"https://doi.org/10.5281/zenodo.3946761","version":"v0.8.1","author":[{"family":"Jordahl","given":"Kelsey"},{"family":"Bossche","given":"Joris Van","dropping-particle":"den"},{"family":"Fleischmann","given":"Martin"},{"family":"Wasserman","given":"Jacob"},{"family":"McBride","given":"James"},{"family":"Gerard","given":"Jeffrey"},{"family":"Tratner","given":"Jeff"},{"family":"Perry","given":"Matthew"},{"family":"Badaracco","given":"Adrian Garcia"},{"family":"Farmer","given":"Carson"},{"family":"Hjelle","given":"Geir Arne"},{"family":"Snow","given":"Alan D."},{"family":"Cochran","given":"Micah"},{"family":"Gillies","given":"Sean"},{"family":"Culbertson","given":"Lucas"},{"family":"Bartos","given":"Matt"},{"family":"Eubank","given":"Nick"},{"literal":"maxalbert"},{"family":"Bilogur","given":"Aleksey"},{"family":"Rey","given":"Sergio"},{"family":"Ren","given":"Christopher"},{"family":"Arribas-Bel","given":"Dani"},{"family":"Wasser","given":"Leah"},{"family":"Wolf","given":"Levi John"},{"family":"Journois","given":"Martin"},{"family":"Wilson","given":"Joshua"},{"family":"Greenhall","given":"Adam"},{"family":"Holdgraf","given":"Chris"},{"literal":"Filipe"},{"family":"Leblanc","given":"François"}],"issued":{"date-parts":[["2020",7]]}}}],"schema":"https://github.com/citation-style-language/schema/raw/master/csl-citation.json"} </w:instrText>
      </w:r>
      <w:r w:rsidR="009D6EF9">
        <w:rPr>
          <w:rFonts w:ascii="Calibri" w:hAnsi="Calibri" w:cs="Calibri"/>
        </w:rPr>
        <w:fldChar w:fldCharType="separate"/>
      </w:r>
      <w:r w:rsidR="00B62861">
        <w:rPr>
          <w:rFonts w:ascii="Calibri" w:hAnsi="Calibri" w:cs="Calibri"/>
          <w:noProof/>
        </w:rPr>
        <w:t xml:space="preserve">Python Software </w:t>
      </w:r>
      <w:r w:rsidR="00064D8C">
        <w:rPr>
          <w:rFonts w:ascii="Calibri" w:hAnsi="Calibri" w:cs="Calibri"/>
          <w:noProof/>
        </w:rPr>
        <w:t>Foundation, 202</w:t>
      </w:r>
      <w:r w:rsidR="00B62861">
        <w:rPr>
          <w:rFonts w:ascii="Calibri" w:hAnsi="Calibri" w:cs="Calibri"/>
          <w:noProof/>
        </w:rPr>
        <w:t>5</w:t>
      </w:r>
      <w:r w:rsidR="00064D8C">
        <w:rPr>
          <w:rFonts w:ascii="Calibri" w:hAnsi="Calibri" w:cs="Calibri"/>
          <w:noProof/>
        </w:rPr>
        <w:t>; Jordahl et al., 2020)</w:t>
      </w:r>
      <w:r w:rsidR="009D6EF9">
        <w:rPr>
          <w:rFonts w:ascii="Calibri" w:hAnsi="Calibri" w:cs="Calibri"/>
        </w:rPr>
        <w:fldChar w:fldCharType="end"/>
      </w:r>
      <w:r w:rsidR="00761BF0">
        <w:rPr>
          <w:rFonts w:ascii="Calibri" w:hAnsi="Calibri" w:cs="Calibri"/>
        </w:rPr>
        <w:t>.</w:t>
      </w:r>
    </w:p>
    <w:p w14:paraId="38C63518" w14:textId="77777777" w:rsidR="00845533" w:rsidRDefault="00845533">
      <w:pPr>
        <w:rPr>
          <w:ins w:id="577" w:author="Mooney, Fintan" w:date="2026-01-15T15:37:00Z" w16du:dateUtc="2026-01-15T20:37:00Z"/>
          <w:rFonts w:ascii="Calibri" w:hAnsi="Calibri" w:cs="Calibri"/>
        </w:rPr>
      </w:pPr>
    </w:p>
    <w:p w14:paraId="12D6D027" w14:textId="77777777" w:rsidR="00674DD0" w:rsidRDefault="00674DD0">
      <w:pPr>
        <w:rPr>
          <w:ins w:id="578" w:author="Mooney, Fintan" w:date="2026-01-15T15:37:00Z" w16du:dateUtc="2026-01-15T20:37:00Z"/>
          <w:rFonts w:ascii="Calibri" w:hAnsi="Calibri" w:cs="Calibri"/>
        </w:rPr>
      </w:pPr>
    </w:p>
    <w:p w14:paraId="5CB7C995" w14:textId="77777777" w:rsidR="00674DD0" w:rsidRDefault="00674DD0">
      <w:pPr>
        <w:rPr>
          <w:ins w:id="579" w:author="Mooney, Fintan" w:date="2026-01-15T15:37:00Z" w16du:dateUtc="2026-01-15T20:37:00Z"/>
          <w:rFonts w:ascii="Calibri" w:hAnsi="Calibri" w:cs="Calibri"/>
        </w:rPr>
      </w:pPr>
    </w:p>
    <w:p w14:paraId="57C24133" w14:textId="77777777" w:rsidR="00674DD0" w:rsidRDefault="00674DD0">
      <w:pPr>
        <w:rPr>
          <w:ins w:id="580" w:author="Mooney, Fintan" w:date="2026-01-15T15:37:00Z" w16du:dateUtc="2026-01-15T20:37:00Z"/>
          <w:rFonts w:ascii="Calibri" w:hAnsi="Calibri" w:cs="Calibri"/>
        </w:rPr>
      </w:pPr>
    </w:p>
    <w:p w14:paraId="7B497386" w14:textId="77777777" w:rsidR="00674DD0" w:rsidRPr="008F38C6" w:rsidRDefault="00674DD0">
      <w:pPr>
        <w:rPr>
          <w:rFonts w:ascii="Calibri" w:hAnsi="Calibri" w:cs="Calibri"/>
        </w:rPr>
      </w:pPr>
    </w:p>
    <w:p w14:paraId="6633D472" w14:textId="3C271AA0" w:rsidR="008E418B" w:rsidRPr="006F7B09" w:rsidRDefault="00941ABA">
      <w:pPr>
        <w:rPr>
          <w:rFonts w:ascii="Calibri" w:hAnsi="Calibri" w:cs="Calibri"/>
          <w:b/>
          <w:bCs/>
        </w:rPr>
      </w:pPr>
      <w:r w:rsidRPr="006F7B09">
        <w:rPr>
          <w:rFonts w:ascii="Calibri" w:hAnsi="Calibri" w:cs="Calibri"/>
          <w:b/>
          <w:bCs/>
        </w:rPr>
        <w:lastRenderedPageBreak/>
        <w:t xml:space="preserve">3. Results </w:t>
      </w:r>
    </w:p>
    <w:p w14:paraId="1504B205" w14:textId="77777777" w:rsidR="008E418B" w:rsidRPr="006F7B09" w:rsidRDefault="008E418B">
      <w:pPr>
        <w:rPr>
          <w:rFonts w:ascii="Calibri" w:hAnsi="Calibri" w:cs="Calibri"/>
        </w:rPr>
      </w:pPr>
    </w:p>
    <w:p w14:paraId="3D71DDD2" w14:textId="79B8C2D0" w:rsidR="00941ABA" w:rsidRPr="006F7B09" w:rsidRDefault="00941ABA">
      <w:pPr>
        <w:rPr>
          <w:rFonts w:ascii="Calibri" w:hAnsi="Calibri" w:cs="Calibri"/>
        </w:rPr>
      </w:pPr>
      <w:r w:rsidRPr="006F7B09">
        <w:rPr>
          <w:rFonts w:ascii="Calibri" w:hAnsi="Calibri" w:cs="Calibri"/>
        </w:rPr>
        <w:t xml:space="preserve">3.1 </w:t>
      </w:r>
      <w:r w:rsidR="00884E19" w:rsidRPr="006F7B09">
        <w:rPr>
          <w:rFonts w:ascii="Calibri" w:hAnsi="Calibri" w:cs="Calibri"/>
        </w:rPr>
        <w:t>E</w:t>
      </w:r>
      <w:r w:rsidR="00FB2C0F" w:rsidRPr="006F7B09">
        <w:rPr>
          <w:rFonts w:ascii="Calibri" w:hAnsi="Calibri" w:cs="Calibri"/>
        </w:rPr>
        <w:t>nvironmental conditions</w:t>
      </w:r>
      <w:r w:rsidR="002D1C1F" w:rsidRPr="006F7B09">
        <w:rPr>
          <w:rFonts w:ascii="Calibri" w:hAnsi="Calibri" w:cs="Calibri"/>
        </w:rPr>
        <w:t xml:space="preserve"> and incidence of</w:t>
      </w:r>
      <w:r w:rsidR="00B81F18" w:rsidRPr="006F7B09">
        <w:rPr>
          <w:rFonts w:ascii="Calibri" w:hAnsi="Calibri" w:cs="Calibri"/>
        </w:rPr>
        <w:t xml:space="preserve"> </w:t>
      </w:r>
      <w:r w:rsidR="002D1C1F" w:rsidRPr="006F7B09">
        <w:rPr>
          <w:rFonts w:ascii="Calibri" w:hAnsi="Calibri" w:cs="Calibri"/>
        </w:rPr>
        <w:t>HPAI</w:t>
      </w:r>
      <w:r w:rsidR="00FB2C0F" w:rsidRPr="006F7B09">
        <w:rPr>
          <w:rFonts w:ascii="Calibri" w:hAnsi="Calibri" w:cs="Calibri"/>
        </w:rPr>
        <w:t xml:space="preserve"> </w:t>
      </w:r>
      <w:del w:id="581" w:author="Mooney, Fintan" w:date="2026-01-12T21:59:00Z" w16du:dateUtc="2026-01-13T02:59:00Z">
        <w:r w:rsidR="00FB2C0F" w:rsidRPr="006F7B09" w:rsidDel="00481F42">
          <w:rPr>
            <w:rFonts w:ascii="Calibri" w:hAnsi="Calibri" w:cs="Calibri"/>
          </w:rPr>
          <w:delText>outbreak</w:delText>
        </w:r>
        <w:r w:rsidR="002D1C1F" w:rsidRPr="006F7B09" w:rsidDel="00481F42">
          <w:rPr>
            <w:rFonts w:ascii="Calibri" w:hAnsi="Calibri" w:cs="Calibri"/>
          </w:rPr>
          <w:delText xml:space="preserve"> event</w:delText>
        </w:r>
      </w:del>
      <w:ins w:id="582" w:author="Mooney, Fintan" w:date="2026-01-12T21:59:00Z" w16du:dateUtc="2026-01-13T02:59:00Z">
        <w:r w:rsidR="00481F42">
          <w:rPr>
            <w:rFonts w:ascii="Calibri" w:hAnsi="Calibri" w:cs="Calibri"/>
          </w:rPr>
          <w:t>spillover event</w:t>
        </w:r>
      </w:ins>
      <w:r w:rsidR="002D1C1F" w:rsidRPr="006F7B09">
        <w:rPr>
          <w:rFonts w:ascii="Calibri" w:hAnsi="Calibri" w:cs="Calibri"/>
        </w:rPr>
        <w:t>s</w:t>
      </w:r>
      <w:r w:rsidR="00B81F18" w:rsidRPr="006F7B09">
        <w:rPr>
          <w:rFonts w:ascii="Calibri" w:hAnsi="Calibri" w:cs="Calibri"/>
        </w:rPr>
        <w:t xml:space="preserve"> </w:t>
      </w:r>
      <w:r w:rsidR="00FB2C0F" w:rsidRPr="006F7B09">
        <w:rPr>
          <w:rFonts w:ascii="Calibri" w:hAnsi="Calibri" w:cs="Calibri"/>
        </w:rPr>
        <w:t xml:space="preserve">across Minnesota study cells </w:t>
      </w:r>
    </w:p>
    <w:p w14:paraId="69154399" w14:textId="77777777" w:rsidR="00FB2C0F" w:rsidRPr="006F7B09" w:rsidRDefault="00FB2C0F">
      <w:pPr>
        <w:rPr>
          <w:rFonts w:ascii="Calibri" w:hAnsi="Calibri" w:cs="Calibri"/>
        </w:rPr>
      </w:pPr>
    </w:p>
    <w:p w14:paraId="31D1171D" w14:textId="76206282" w:rsidR="00E907E6" w:rsidRPr="006F7B09" w:rsidRDefault="00E907E6" w:rsidP="00003F34">
      <w:pPr>
        <w:ind w:firstLine="720"/>
        <w:rPr>
          <w:rFonts w:ascii="Calibri" w:hAnsi="Calibri" w:cs="Calibri"/>
        </w:rPr>
      </w:pPr>
      <w:r w:rsidRPr="006F7B09">
        <w:rPr>
          <w:rFonts w:ascii="Calibri" w:hAnsi="Calibri" w:cs="Calibri"/>
        </w:rPr>
        <w:t>A total of 1</w:t>
      </w:r>
      <w:ins w:id="583" w:author="Mooney, Fintan" w:date="2026-01-14T14:34:00Z" w16du:dateUtc="2026-01-14T19:34:00Z">
        <w:r w:rsidR="00574497">
          <w:rPr>
            <w:rFonts w:ascii="Calibri" w:hAnsi="Calibri" w:cs="Calibri"/>
          </w:rPr>
          <w:t>10</w:t>
        </w:r>
      </w:ins>
      <w:del w:id="584" w:author="Mooney, Fintan" w:date="2026-01-14T14:34:00Z" w16du:dateUtc="2026-01-14T19:34:00Z">
        <w:r w:rsidRPr="006F7B09" w:rsidDel="00574497">
          <w:rPr>
            <w:rFonts w:ascii="Calibri" w:hAnsi="Calibri" w:cs="Calibri"/>
          </w:rPr>
          <w:delText>09</w:delText>
        </w:r>
      </w:del>
      <w:r w:rsidRPr="006F7B09">
        <w:rPr>
          <w:rFonts w:ascii="Calibri" w:hAnsi="Calibri" w:cs="Calibri"/>
        </w:rPr>
        <w:t xml:space="preserve"> spillover events occurred in Minnesota </w:t>
      </w:r>
      <w:del w:id="585" w:author="Mooney, Fintan" w:date="2026-01-13T13:43:00Z" w16du:dateUtc="2026-01-13T18:43:00Z">
        <w:r w:rsidRPr="006F7B09" w:rsidDel="009E3607">
          <w:rPr>
            <w:rFonts w:ascii="Calibri" w:hAnsi="Calibri" w:cs="Calibri"/>
          </w:rPr>
          <w:delText xml:space="preserve">during </w:delText>
        </w:r>
      </w:del>
      <w:ins w:id="586" w:author="Mooney, Fintan" w:date="2026-01-13T13:43:00Z" w16du:dateUtc="2026-01-13T18:43:00Z">
        <w:r w:rsidR="009E3607">
          <w:rPr>
            <w:rFonts w:ascii="Calibri" w:hAnsi="Calibri" w:cs="Calibri"/>
          </w:rPr>
          <w:t>from January 1</w:t>
        </w:r>
      </w:ins>
      <w:ins w:id="587" w:author="Mooney, Fintan" w:date="2026-01-13T13:44:00Z" w16du:dateUtc="2026-01-13T18:44:00Z">
        <w:r w:rsidR="008104B5">
          <w:rPr>
            <w:rFonts w:ascii="Calibri" w:hAnsi="Calibri" w:cs="Calibri"/>
          </w:rPr>
          <w:t>st</w:t>
        </w:r>
      </w:ins>
      <w:ins w:id="588" w:author="Mooney, Fintan" w:date="2026-01-13T13:43:00Z" w16du:dateUtc="2026-01-13T18:43:00Z">
        <w:r w:rsidR="009E3607">
          <w:rPr>
            <w:rFonts w:ascii="Calibri" w:hAnsi="Calibri" w:cs="Calibri"/>
          </w:rPr>
          <w:t>,</w:t>
        </w:r>
        <w:r w:rsidR="009E3607" w:rsidRPr="006F7B09">
          <w:rPr>
            <w:rFonts w:ascii="Calibri" w:hAnsi="Calibri" w:cs="Calibri"/>
          </w:rPr>
          <w:t xml:space="preserve"> </w:t>
        </w:r>
      </w:ins>
      <w:r w:rsidRPr="006F7B09">
        <w:rPr>
          <w:rFonts w:ascii="Calibri" w:hAnsi="Calibri" w:cs="Calibri"/>
        </w:rPr>
        <w:t>2022</w:t>
      </w:r>
      <w:ins w:id="589" w:author="Mooney, Fintan" w:date="2026-01-13T13:45:00Z" w16du:dateUtc="2026-01-13T18:45:00Z">
        <w:r w:rsidR="00DB41FC">
          <w:rPr>
            <w:rFonts w:ascii="Calibri" w:hAnsi="Calibri" w:cs="Calibri"/>
          </w:rPr>
          <w:t>,</w:t>
        </w:r>
      </w:ins>
      <w:ins w:id="590" w:author="Mooney, Fintan" w:date="2026-01-13T13:43:00Z" w16du:dateUtc="2026-01-13T18:43:00Z">
        <w:r w:rsidR="009E3607">
          <w:rPr>
            <w:rFonts w:ascii="Calibri" w:hAnsi="Calibri" w:cs="Calibri"/>
          </w:rPr>
          <w:t xml:space="preserve"> to December</w:t>
        </w:r>
      </w:ins>
      <w:ins w:id="591" w:author="Mooney, Fintan" w:date="2026-01-13T13:44:00Z" w16du:dateUtc="2026-01-13T18:44:00Z">
        <w:r w:rsidR="008104B5">
          <w:rPr>
            <w:rFonts w:ascii="Calibri" w:hAnsi="Calibri" w:cs="Calibri"/>
          </w:rPr>
          <w:t xml:space="preserve"> 31</w:t>
        </w:r>
        <w:r w:rsidR="008104B5" w:rsidRPr="008104B5">
          <w:rPr>
            <w:rFonts w:ascii="Calibri" w:hAnsi="Calibri" w:cs="Calibri"/>
            <w:vertAlign w:val="superscript"/>
            <w:rPrChange w:id="592" w:author="Mooney, Fintan" w:date="2026-01-13T13:44:00Z" w16du:dateUtc="2026-01-13T18:44:00Z">
              <w:rPr>
                <w:rFonts w:ascii="Calibri" w:hAnsi="Calibri" w:cs="Calibri"/>
              </w:rPr>
            </w:rPrChange>
          </w:rPr>
          <w:t>st</w:t>
        </w:r>
        <w:r w:rsidR="008104B5">
          <w:rPr>
            <w:rFonts w:ascii="Calibri" w:hAnsi="Calibri" w:cs="Calibri"/>
          </w:rPr>
          <w:t>, 2022</w:t>
        </w:r>
      </w:ins>
      <w:r w:rsidRPr="006F7B09">
        <w:rPr>
          <w:rFonts w:ascii="Calibri" w:hAnsi="Calibri" w:cs="Calibri"/>
        </w:rPr>
        <w:t xml:space="preserve">; </w:t>
      </w:r>
      <w:r w:rsidR="00A2306B" w:rsidRPr="006F7B09">
        <w:rPr>
          <w:rFonts w:ascii="Calibri" w:hAnsi="Calibri" w:cs="Calibri"/>
        </w:rPr>
        <w:t>most</w:t>
      </w:r>
      <w:r w:rsidRPr="006F7B09">
        <w:rPr>
          <w:rFonts w:ascii="Calibri" w:hAnsi="Calibri" w:cs="Calibri"/>
        </w:rPr>
        <w:t xml:space="preserve"> of which occurred in the spring (</w:t>
      </w:r>
      <w:ins w:id="593" w:author="Mooney, Fintan" w:date="2026-01-13T14:39:00Z" w16du:dateUtc="2026-01-13T19:39:00Z">
        <w:r w:rsidR="00E905D4">
          <w:rPr>
            <w:rFonts w:ascii="Calibri" w:hAnsi="Calibri" w:cs="Calibri"/>
          </w:rPr>
          <w:t xml:space="preserve">March – May; </w:t>
        </w:r>
      </w:ins>
      <w:r w:rsidRPr="006F7B09">
        <w:rPr>
          <w:rFonts w:ascii="Calibri" w:hAnsi="Calibri" w:cs="Calibri"/>
        </w:rPr>
        <w:t xml:space="preserve">n = </w:t>
      </w:r>
      <w:ins w:id="594" w:author="Mooney, Fintan" w:date="2026-01-14T21:20:00Z" w16du:dateUtc="2026-01-15T02:20:00Z">
        <w:r w:rsidR="00F16926">
          <w:rPr>
            <w:rFonts w:ascii="Calibri" w:hAnsi="Calibri" w:cs="Calibri"/>
          </w:rPr>
          <w:t>71</w:t>
        </w:r>
      </w:ins>
      <w:del w:id="595" w:author="Mooney, Fintan" w:date="2026-01-14T21:20:00Z" w16du:dateUtc="2026-01-15T02:20:00Z">
        <w:r w:rsidRPr="006F7B09" w:rsidDel="00F16926">
          <w:rPr>
            <w:rFonts w:ascii="Calibri" w:hAnsi="Calibri" w:cs="Calibri"/>
          </w:rPr>
          <w:delText>80</w:delText>
        </w:r>
      </w:del>
      <w:r w:rsidRPr="006F7B09">
        <w:rPr>
          <w:rFonts w:ascii="Calibri" w:hAnsi="Calibri" w:cs="Calibri"/>
        </w:rPr>
        <w:t>), followed by fall (</w:t>
      </w:r>
      <w:ins w:id="596" w:author="Mooney, Fintan" w:date="2026-01-13T14:39:00Z" w16du:dateUtc="2026-01-13T19:39:00Z">
        <w:r w:rsidR="00E905D4">
          <w:rPr>
            <w:rFonts w:ascii="Calibri" w:hAnsi="Calibri" w:cs="Calibri"/>
          </w:rPr>
          <w:t xml:space="preserve">September – November; </w:t>
        </w:r>
      </w:ins>
      <w:r w:rsidRPr="006F7B09">
        <w:rPr>
          <w:rFonts w:ascii="Calibri" w:hAnsi="Calibri" w:cs="Calibri"/>
        </w:rPr>
        <w:t>n = 2</w:t>
      </w:r>
      <w:ins w:id="597" w:author="Mooney, Fintan" w:date="2026-01-14T21:20:00Z" w16du:dateUtc="2026-01-15T02:20:00Z">
        <w:r w:rsidR="00F16926">
          <w:rPr>
            <w:rFonts w:ascii="Calibri" w:hAnsi="Calibri" w:cs="Calibri"/>
          </w:rPr>
          <w:t>3</w:t>
        </w:r>
      </w:ins>
      <w:del w:id="598" w:author="Mooney, Fintan" w:date="2026-01-14T21:20:00Z" w16du:dateUtc="2026-01-15T02:20:00Z">
        <w:r w:rsidRPr="006F7B09" w:rsidDel="00F16926">
          <w:rPr>
            <w:rFonts w:ascii="Calibri" w:hAnsi="Calibri" w:cs="Calibri"/>
          </w:rPr>
          <w:delText>4</w:delText>
        </w:r>
      </w:del>
      <w:r w:rsidRPr="006F7B09">
        <w:rPr>
          <w:rFonts w:ascii="Calibri" w:hAnsi="Calibri" w:cs="Calibri"/>
        </w:rPr>
        <w:t>), winter (</w:t>
      </w:r>
      <w:ins w:id="599" w:author="Mooney, Fintan" w:date="2026-01-13T14:39:00Z" w16du:dateUtc="2026-01-13T19:39:00Z">
        <w:r w:rsidR="00E436BE">
          <w:rPr>
            <w:rFonts w:ascii="Calibri" w:hAnsi="Calibri" w:cs="Calibri"/>
          </w:rPr>
          <w:t xml:space="preserve">December – February; </w:t>
        </w:r>
      </w:ins>
      <w:r w:rsidRPr="006F7B09">
        <w:rPr>
          <w:rFonts w:ascii="Calibri" w:hAnsi="Calibri" w:cs="Calibri"/>
        </w:rPr>
        <w:t>n = 3), and summer (</w:t>
      </w:r>
      <w:ins w:id="600" w:author="Mooney, Fintan" w:date="2026-01-13T14:39:00Z" w16du:dateUtc="2026-01-13T19:39:00Z">
        <w:r w:rsidR="00E436BE">
          <w:rPr>
            <w:rFonts w:ascii="Calibri" w:hAnsi="Calibri" w:cs="Calibri"/>
          </w:rPr>
          <w:t xml:space="preserve">June </w:t>
        </w:r>
      </w:ins>
      <w:ins w:id="601" w:author="Mooney, Fintan" w:date="2026-01-13T14:40:00Z" w16du:dateUtc="2026-01-13T19:40:00Z">
        <w:r w:rsidR="00E436BE">
          <w:rPr>
            <w:rFonts w:ascii="Calibri" w:hAnsi="Calibri" w:cs="Calibri"/>
          </w:rPr>
          <w:t>–</w:t>
        </w:r>
      </w:ins>
      <w:ins w:id="602" w:author="Mooney, Fintan" w:date="2026-01-13T14:39:00Z" w16du:dateUtc="2026-01-13T19:39:00Z">
        <w:r w:rsidR="00E436BE">
          <w:rPr>
            <w:rFonts w:ascii="Calibri" w:hAnsi="Calibri" w:cs="Calibri"/>
          </w:rPr>
          <w:t xml:space="preserve"> Au</w:t>
        </w:r>
      </w:ins>
      <w:ins w:id="603" w:author="Mooney, Fintan" w:date="2026-01-13T14:40:00Z" w16du:dateUtc="2026-01-13T19:40:00Z">
        <w:r w:rsidR="00E436BE">
          <w:rPr>
            <w:rFonts w:ascii="Calibri" w:hAnsi="Calibri" w:cs="Calibri"/>
          </w:rPr>
          <w:t>gust</w:t>
        </w:r>
        <w:r w:rsidR="00817290">
          <w:rPr>
            <w:rFonts w:ascii="Calibri" w:hAnsi="Calibri" w:cs="Calibri"/>
          </w:rPr>
          <w:t>;</w:t>
        </w:r>
        <w:r w:rsidR="00E436BE">
          <w:rPr>
            <w:rFonts w:ascii="Calibri" w:hAnsi="Calibri" w:cs="Calibri"/>
          </w:rPr>
          <w:t xml:space="preserve"> </w:t>
        </w:r>
      </w:ins>
      <w:r w:rsidRPr="006F7B09">
        <w:rPr>
          <w:rFonts w:ascii="Calibri" w:hAnsi="Calibri" w:cs="Calibri"/>
        </w:rPr>
        <w:t xml:space="preserve">n = </w:t>
      </w:r>
      <w:ins w:id="604" w:author="Mooney, Fintan" w:date="2026-01-14T21:20:00Z" w16du:dateUtc="2026-01-15T02:20:00Z">
        <w:r w:rsidR="00F16926">
          <w:rPr>
            <w:rFonts w:ascii="Calibri" w:hAnsi="Calibri" w:cs="Calibri"/>
          </w:rPr>
          <w:t>3</w:t>
        </w:r>
      </w:ins>
      <w:del w:id="605" w:author="Mooney, Fintan" w:date="2026-01-14T21:20:00Z" w16du:dateUtc="2026-01-15T02:20:00Z">
        <w:r w:rsidRPr="006F7B09" w:rsidDel="00F16926">
          <w:rPr>
            <w:rFonts w:ascii="Calibri" w:hAnsi="Calibri" w:cs="Calibri"/>
          </w:rPr>
          <w:delText>2</w:delText>
        </w:r>
      </w:del>
      <w:r w:rsidRPr="006F7B09">
        <w:rPr>
          <w:rFonts w:ascii="Calibri" w:hAnsi="Calibri" w:cs="Calibri"/>
        </w:rPr>
        <w:t xml:space="preserve">) (Table </w:t>
      </w:r>
      <w:r w:rsidR="00511B99" w:rsidRPr="006F7B09">
        <w:rPr>
          <w:rFonts w:ascii="Calibri" w:hAnsi="Calibri" w:cs="Calibri"/>
        </w:rPr>
        <w:t>2</w:t>
      </w:r>
      <w:ins w:id="606" w:author="Mooney, Fintan" w:date="2026-01-13T15:17:00Z" w16du:dateUtc="2026-01-13T20:17:00Z">
        <w:r w:rsidR="00A17A69">
          <w:rPr>
            <w:rFonts w:ascii="Calibri" w:hAnsi="Calibri" w:cs="Calibri"/>
          </w:rPr>
          <w:t>, Figure 1</w:t>
        </w:r>
      </w:ins>
      <w:r w:rsidRPr="006F7B09">
        <w:rPr>
          <w:rFonts w:ascii="Calibri" w:hAnsi="Calibri" w:cs="Calibri"/>
        </w:rPr>
        <w:t>).</w:t>
      </w:r>
      <w:ins w:id="607" w:author="Mooney, Fintan" w:date="2026-01-13T14:40:00Z" w16du:dateUtc="2026-01-13T19:40:00Z">
        <w:r w:rsidR="00817290">
          <w:rPr>
            <w:rFonts w:ascii="Calibri" w:hAnsi="Calibri" w:cs="Calibri"/>
          </w:rPr>
          <w:t xml:space="preserve"> </w:t>
        </w:r>
      </w:ins>
      <w:ins w:id="608" w:author="Mooney, Fintan" w:date="2026-01-13T15:17:00Z" w16du:dateUtc="2026-01-13T20:17:00Z">
        <w:r w:rsidR="00A17A69" w:rsidRPr="00A17A69">
          <w:rPr>
            <w:rFonts w:ascii="Calibri" w:hAnsi="Calibri" w:cs="Calibri"/>
            <w:rPrChange w:id="609" w:author="Mooney, Fintan" w:date="2026-01-13T15:18:00Z" w16du:dateUtc="2026-01-13T20:18:00Z">
              <w:rPr>
                <w:rFonts w:ascii="Calibri" w:hAnsi="Calibri" w:cs="Calibri"/>
                <w:i/>
                <w:iCs/>
              </w:rPr>
            </w:rPrChange>
          </w:rPr>
          <w:t>The first confirmed</w:t>
        </w:r>
      </w:ins>
      <w:ins w:id="610" w:author="Mooney, Fintan" w:date="2026-01-13T15:18:00Z" w16du:dateUtc="2026-01-13T20:18:00Z">
        <w:r w:rsidR="00A17A69">
          <w:rPr>
            <w:rFonts w:ascii="Calibri" w:hAnsi="Calibri" w:cs="Calibri"/>
          </w:rPr>
          <w:t xml:space="preserve"> spillover</w:t>
        </w:r>
      </w:ins>
      <w:ins w:id="611" w:author="Mooney, Fintan" w:date="2026-01-13T15:17:00Z" w16du:dateUtc="2026-01-13T20:17:00Z">
        <w:r w:rsidR="00A17A69" w:rsidRPr="00A17A69">
          <w:rPr>
            <w:rFonts w:ascii="Calibri" w:hAnsi="Calibri" w:cs="Calibri"/>
            <w:rPrChange w:id="612" w:author="Mooney, Fintan" w:date="2026-01-13T15:18:00Z" w16du:dateUtc="2026-01-13T20:18:00Z">
              <w:rPr>
                <w:rFonts w:ascii="Calibri" w:hAnsi="Calibri" w:cs="Calibri"/>
                <w:i/>
                <w:iCs/>
              </w:rPr>
            </w:rPrChange>
          </w:rPr>
          <w:t xml:space="preserve"> event occurred in week 12 (03/25/22) and last occurred in week 50 (12/12/22)</w:t>
        </w:r>
      </w:ins>
      <w:ins w:id="613" w:author="Mooney, Fintan" w:date="2026-01-13T15:18:00Z" w16du:dateUtc="2026-01-13T20:18:00Z">
        <w:r w:rsidR="00A17A69">
          <w:rPr>
            <w:rFonts w:ascii="Calibri" w:hAnsi="Calibri" w:cs="Calibri"/>
          </w:rPr>
          <w:t xml:space="preserve"> (Figure 1)</w:t>
        </w:r>
        <w:r w:rsidR="00A17A69" w:rsidRPr="00A17A69">
          <w:rPr>
            <w:rFonts w:ascii="Calibri" w:hAnsi="Calibri" w:cs="Calibri"/>
            <w:rPrChange w:id="614" w:author="Mooney, Fintan" w:date="2026-01-13T15:18:00Z" w16du:dateUtc="2026-01-13T20:18:00Z">
              <w:rPr>
                <w:rFonts w:ascii="Calibri" w:hAnsi="Calibri" w:cs="Calibri"/>
                <w:i/>
                <w:iCs/>
              </w:rPr>
            </w:rPrChange>
          </w:rPr>
          <w:t>.</w:t>
        </w:r>
      </w:ins>
      <w:ins w:id="615" w:author="Mooney, Fintan" w:date="2026-01-13T15:17:00Z" w16du:dateUtc="2026-01-13T20:17:00Z">
        <w:r w:rsidR="00A17A69">
          <w:rPr>
            <w:rFonts w:ascii="Calibri" w:hAnsi="Calibri" w:cs="Calibri"/>
          </w:rPr>
          <w:t xml:space="preserve"> </w:t>
        </w:r>
      </w:ins>
      <w:del w:id="616" w:author="Mooney, Fintan" w:date="2026-01-13T15:18:00Z" w16du:dateUtc="2026-01-13T20:18:00Z">
        <w:r w:rsidRPr="006F7B09" w:rsidDel="00A17A69">
          <w:rPr>
            <w:rFonts w:ascii="Calibri" w:hAnsi="Calibri" w:cs="Calibri"/>
          </w:rPr>
          <w:delText xml:space="preserve"> </w:delText>
        </w:r>
      </w:del>
      <w:r w:rsidRPr="006F7B09">
        <w:rPr>
          <w:rFonts w:ascii="Calibri" w:hAnsi="Calibri" w:cs="Calibri"/>
        </w:rPr>
        <w:t xml:space="preserve">The </w:t>
      </w:r>
      <w:del w:id="617" w:author="Mooney, Fintan" w:date="2026-01-08T12:58:00Z" w16du:dateUtc="2026-01-08T17:58:00Z">
        <w:r w:rsidRPr="006F7B09" w:rsidDel="0021185A">
          <w:rPr>
            <w:rFonts w:ascii="Calibri" w:hAnsi="Calibri" w:cs="Calibri"/>
          </w:rPr>
          <w:delText xml:space="preserve">outbreaks </w:delText>
        </w:r>
      </w:del>
      <w:ins w:id="618" w:author="Mooney, Fintan" w:date="2026-01-08T12:58:00Z" w16du:dateUtc="2026-01-08T17:58:00Z">
        <w:r w:rsidR="0021185A">
          <w:rPr>
            <w:rFonts w:ascii="Calibri" w:hAnsi="Calibri" w:cs="Calibri"/>
          </w:rPr>
          <w:t xml:space="preserve">spillover events </w:t>
        </w:r>
      </w:ins>
      <w:r w:rsidRPr="006F7B09">
        <w:rPr>
          <w:rFonts w:ascii="Calibri" w:hAnsi="Calibri" w:cs="Calibri"/>
        </w:rPr>
        <w:t xml:space="preserve">occurred in 77 unique case cells, clustered in the central and southern parts of the state. Out of the 77 unique case cells, 17 had more than one </w:t>
      </w:r>
      <w:del w:id="619" w:author="Mooney, Fintan" w:date="2026-01-08T12:58:00Z" w16du:dateUtc="2026-01-08T17:58:00Z">
        <w:r w:rsidRPr="006F7B09" w:rsidDel="0021185A">
          <w:rPr>
            <w:rFonts w:ascii="Calibri" w:hAnsi="Calibri" w:cs="Calibri"/>
          </w:rPr>
          <w:delText xml:space="preserve">outbreak </w:delText>
        </w:r>
      </w:del>
      <w:ins w:id="620" w:author="Mooney, Fintan" w:date="2026-01-08T12:58:00Z" w16du:dateUtc="2026-01-08T17:58:00Z">
        <w:r w:rsidR="0021185A">
          <w:rPr>
            <w:rFonts w:ascii="Calibri" w:hAnsi="Calibri" w:cs="Calibri"/>
          </w:rPr>
          <w:t>event</w:t>
        </w:r>
        <w:r w:rsidR="0021185A" w:rsidRPr="006F7B09">
          <w:rPr>
            <w:rFonts w:ascii="Calibri" w:hAnsi="Calibri" w:cs="Calibri"/>
          </w:rPr>
          <w:t xml:space="preserve"> </w:t>
        </w:r>
      </w:ins>
      <w:r w:rsidRPr="006F7B09">
        <w:rPr>
          <w:rFonts w:ascii="Calibri" w:hAnsi="Calibri" w:cs="Calibri"/>
        </w:rPr>
        <w:t>in 2022</w:t>
      </w:r>
      <w:r w:rsidR="00511B99" w:rsidRPr="006F7B09">
        <w:rPr>
          <w:rFonts w:ascii="Calibri" w:hAnsi="Calibri" w:cs="Calibri"/>
        </w:rPr>
        <w:t xml:space="preserve"> (Figure </w:t>
      </w:r>
      <w:ins w:id="621" w:author="Mooney, Fintan" w:date="2026-01-14T14:36:00Z" w16du:dateUtc="2026-01-14T19:36:00Z">
        <w:r w:rsidR="00EC51F2">
          <w:rPr>
            <w:rFonts w:ascii="Calibri" w:hAnsi="Calibri" w:cs="Calibri"/>
          </w:rPr>
          <w:t>2</w:t>
        </w:r>
      </w:ins>
      <w:del w:id="622" w:author="Mooney, Fintan" w:date="2026-01-14T14:36:00Z" w16du:dateUtc="2026-01-14T19:36:00Z">
        <w:r w:rsidR="00511B99" w:rsidRPr="006F7B09" w:rsidDel="00EC51F2">
          <w:rPr>
            <w:rFonts w:ascii="Calibri" w:hAnsi="Calibri" w:cs="Calibri"/>
          </w:rPr>
          <w:delText>1</w:delText>
        </w:r>
      </w:del>
      <w:r w:rsidR="00511B99" w:rsidRPr="006F7B09">
        <w:rPr>
          <w:rFonts w:ascii="Calibri" w:hAnsi="Calibri" w:cs="Calibri"/>
        </w:rPr>
        <w:t>)</w:t>
      </w:r>
      <w:r w:rsidR="00A72449" w:rsidRPr="006F7B09">
        <w:rPr>
          <w:rFonts w:ascii="Calibri" w:hAnsi="Calibri" w:cs="Calibri"/>
        </w:rPr>
        <w:t xml:space="preserve">. Case cells were majority covered by cultivated crop land (79%), followed by deciduous forest (9.1%), open water (3.9%), and pasture/hay (3.9%). In contrast, cells that did not have </w:t>
      </w:r>
      <w:del w:id="623" w:author="Mooney, Fintan" w:date="2026-01-13T10:14:00Z" w16du:dateUtc="2026-01-13T15:14:00Z">
        <w:r w:rsidR="00A72449" w:rsidRPr="006F7B09" w:rsidDel="000E58BA">
          <w:rPr>
            <w:rFonts w:ascii="Calibri" w:hAnsi="Calibri" w:cs="Calibri"/>
          </w:rPr>
          <w:delText>an outbreak</w:delText>
        </w:r>
      </w:del>
      <w:ins w:id="624" w:author="Mooney, Fintan" w:date="2026-01-13T10:14:00Z" w16du:dateUtc="2026-01-13T15:14:00Z">
        <w:r w:rsidR="000E58BA">
          <w:rPr>
            <w:rFonts w:ascii="Calibri" w:hAnsi="Calibri" w:cs="Calibri"/>
          </w:rPr>
          <w:t>a spillover event</w:t>
        </w:r>
      </w:ins>
      <w:r w:rsidR="00A72449" w:rsidRPr="006F7B09">
        <w:rPr>
          <w:rFonts w:ascii="Calibri" w:hAnsi="Calibri" w:cs="Calibri"/>
        </w:rPr>
        <w:t xml:space="preserve"> but contained feedlots/farms </w:t>
      </w:r>
      <w:r w:rsidR="008C4844" w:rsidRPr="006F7B09">
        <w:rPr>
          <w:rFonts w:ascii="Calibri" w:hAnsi="Calibri" w:cs="Calibri"/>
        </w:rPr>
        <w:t xml:space="preserve">(n = </w:t>
      </w:r>
      <w:ins w:id="625" w:author="Mooney, Fintan" w:date="2026-01-12T21:44:00Z" w16du:dateUtc="2026-01-13T02:44:00Z">
        <w:r w:rsidR="00E11C1E">
          <w:rPr>
            <w:rFonts w:ascii="Calibri" w:hAnsi="Calibri" w:cs="Calibri"/>
          </w:rPr>
          <w:t>2</w:t>
        </w:r>
      </w:ins>
      <w:del w:id="626" w:author="Mooney, Fintan" w:date="2026-01-12T21:44:00Z" w16du:dateUtc="2026-01-13T02:44:00Z">
        <w:r w:rsidR="008C4844" w:rsidRPr="006F7B09" w:rsidDel="00E11C1E">
          <w:rPr>
            <w:rFonts w:ascii="Calibri" w:hAnsi="Calibri" w:cs="Calibri"/>
          </w:rPr>
          <w:delText>3</w:delText>
        </w:r>
      </w:del>
      <w:r w:rsidR="008C4844" w:rsidRPr="006F7B09">
        <w:rPr>
          <w:rFonts w:ascii="Calibri" w:hAnsi="Calibri" w:cs="Calibri"/>
        </w:rPr>
        <w:t>,</w:t>
      </w:r>
      <w:ins w:id="627" w:author="Mooney, Fintan" w:date="2026-01-12T21:44:00Z" w16du:dateUtc="2026-01-13T02:44:00Z">
        <w:r w:rsidR="001241BD">
          <w:rPr>
            <w:rFonts w:ascii="Calibri" w:hAnsi="Calibri" w:cs="Calibri"/>
          </w:rPr>
          <w:t>065</w:t>
        </w:r>
      </w:ins>
      <w:del w:id="628" w:author="Mooney, Fintan" w:date="2026-01-12T21:44:00Z" w16du:dateUtc="2026-01-13T02:44:00Z">
        <w:r w:rsidR="008C4844" w:rsidRPr="006F7B09" w:rsidDel="001241BD">
          <w:rPr>
            <w:rFonts w:ascii="Calibri" w:hAnsi="Calibri" w:cs="Calibri"/>
          </w:rPr>
          <w:delText>257</w:delText>
        </w:r>
      </w:del>
      <w:r w:rsidR="008C4844" w:rsidRPr="006F7B09">
        <w:rPr>
          <w:rFonts w:ascii="Calibri" w:hAnsi="Calibri" w:cs="Calibri"/>
        </w:rPr>
        <w:t xml:space="preserve">) </w:t>
      </w:r>
      <w:r w:rsidR="00A72449" w:rsidRPr="006F7B09">
        <w:rPr>
          <w:rFonts w:ascii="Calibri" w:hAnsi="Calibri" w:cs="Calibri"/>
        </w:rPr>
        <w:t xml:space="preserve">had more diverse land cover, </w:t>
      </w:r>
      <w:r w:rsidR="00A2306B" w:rsidRPr="006F7B09">
        <w:rPr>
          <w:rFonts w:ascii="Calibri" w:hAnsi="Calibri" w:cs="Calibri"/>
        </w:rPr>
        <w:t xml:space="preserve">largely </w:t>
      </w:r>
      <w:r w:rsidR="00A72449" w:rsidRPr="006F7B09">
        <w:rPr>
          <w:rFonts w:ascii="Calibri" w:hAnsi="Calibri" w:cs="Calibri"/>
        </w:rPr>
        <w:t>composed of cultivated crops (</w:t>
      </w:r>
      <w:ins w:id="629" w:author="Mooney, Fintan" w:date="2026-01-12T21:45:00Z" w16du:dateUtc="2026-01-13T02:45:00Z">
        <w:r w:rsidR="00052443">
          <w:rPr>
            <w:rFonts w:ascii="Calibri" w:hAnsi="Calibri" w:cs="Calibri"/>
          </w:rPr>
          <w:t>71</w:t>
        </w:r>
      </w:ins>
      <w:del w:id="630" w:author="Mooney, Fintan" w:date="2026-01-12T21:45:00Z" w16du:dateUtc="2026-01-13T02:45:00Z">
        <w:r w:rsidR="00A72449" w:rsidRPr="006F7B09" w:rsidDel="00052443">
          <w:rPr>
            <w:rFonts w:ascii="Calibri" w:hAnsi="Calibri" w:cs="Calibri"/>
          </w:rPr>
          <w:delText>50</w:delText>
        </w:r>
      </w:del>
      <w:r w:rsidR="00A72449" w:rsidRPr="006F7B09">
        <w:rPr>
          <w:rFonts w:ascii="Calibri" w:hAnsi="Calibri" w:cs="Calibri"/>
        </w:rPr>
        <w:t xml:space="preserve">%), </w:t>
      </w:r>
      <w:ins w:id="631" w:author="Mooney, Fintan" w:date="2026-01-12T21:45:00Z" w16du:dateUtc="2026-01-13T02:45:00Z">
        <w:r w:rsidR="002D4664">
          <w:rPr>
            <w:rFonts w:ascii="Calibri" w:hAnsi="Calibri" w:cs="Calibri"/>
          </w:rPr>
          <w:t>deciduous forest</w:t>
        </w:r>
      </w:ins>
      <w:ins w:id="632" w:author="Mooney, Fintan" w:date="2026-01-12T21:46:00Z" w16du:dateUtc="2026-01-13T02:46:00Z">
        <w:r w:rsidR="002F206E">
          <w:rPr>
            <w:rFonts w:ascii="Calibri" w:hAnsi="Calibri" w:cs="Calibri"/>
          </w:rPr>
          <w:t xml:space="preserve"> </w:t>
        </w:r>
      </w:ins>
      <w:del w:id="633" w:author="Mooney, Fintan" w:date="2026-01-12T21:46:00Z" w16du:dateUtc="2026-01-13T02:46:00Z">
        <w:r w:rsidR="00A72449" w:rsidRPr="006F7B09" w:rsidDel="002F206E">
          <w:rPr>
            <w:rFonts w:ascii="Calibri" w:hAnsi="Calibri" w:cs="Calibri"/>
          </w:rPr>
          <w:delText xml:space="preserve">woody wetlands </w:delText>
        </w:r>
      </w:del>
      <w:r w:rsidR="00A72449" w:rsidRPr="006F7B09">
        <w:rPr>
          <w:rFonts w:ascii="Calibri" w:hAnsi="Calibri" w:cs="Calibri"/>
        </w:rPr>
        <w:t>(</w:t>
      </w:r>
      <w:ins w:id="634" w:author="Mooney, Fintan" w:date="2026-01-12T21:46:00Z" w16du:dateUtc="2026-01-13T02:46:00Z">
        <w:r w:rsidR="002F206E">
          <w:rPr>
            <w:rFonts w:ascii="Calibri" w:hAnsi="Calibri" w:cs="Calibri"/>
          </w:rPr>
          <w:t>12</w:t>
        </w:r>
      </w:ins>
      <w:del w:id="635" w:author="Mooney, Fintan" w:date="2026-01-12T21:45:00Z" w16du:dateUtc="2026-01-13T02:45:00Z">
        <w:r w:rsidR="00A72449" w:rsidRPr="006F7B09" w:rsidDel="00052443">
          <w:rPr>
            <w:rFonts w:ascii="Calibri" w:hAnsi="Calibri" w:cs="Calibri"/>
          </w:rPr>
          <w:delText>21</w:delText>
        </w:r>
      </w:del>
      <w:r w:rsidR="00A72449" w:rsidRPr="006F7B09">
        <w:rPr>
          <w:rFonts w:ascii="Calibri" w:hAnsi="Calibri" w:cs="Calibri"/>
        </w:rPr>
        <w:t xml:space="preserve">%), and </w:t>
      </w:r>
      <w:del w:id="636" w:author="Mooney, Fintan" w:date="2026-01-12T21:46:00Z" w16du:dateUtc="2026-01-13T02:46:00Z">
        <w:r w:rsidR="00A72449" w:rsidRPr="006F7B09" w:rsidDel="002F206E">
          <w:rPr>
            <w:rFonts w:ascii="Calibri" w:hAnsi="Calibri" w:cs="Calibri"/>
          </w:rPr>
          <w:delText>deciduous forest</w:delText>
        </w:r>
      </w:del>
      <w:ins w:id="637" w:author="Mooney, Fintan" w:date="2026-01-12T21:46:00Z" w16du:dateUtc="2026-01-13T02:46:00Z">
        <w:r w:rsidR="002F206E">
          <w:rPr>
            <w:rFonts w:ascii="Calibri" w:hAnsi="Calibri" w:cs="Calibri"/>
          </w:rPr>
          <w:t>woody wetlands</w:t>
        </w:r>
      </w:ins>
      <w:r w:rsidR="00A72449" w:rsidRPr="006F7B09">
        <w:rPr>
          <w:rFonts w:ascii="Calibri" w:hAnsi="Calibri" w:cs="Calibri"/>
        </w:rPr>
        <w:t xml:space="preserve"> (</w:t>
      </w:r>
      <w:ins w:id="638" w:author="Mooney, Fintan" w:date="2026-01-12T21:47:00Z" w16du:dateUtc="2026-01-13T02:47:00Z">
        <w:r w:rsidR="009A6BAB">
          <w:rPr>
            <w:rFonts w:ascii="Calibri" w:hAnsi="Calibri" w:cs="Calibri"/>
          </w:rPr>
          <w:t>7</w:t>
        </w:r>
      </w:ins>
      <w:del w:id="639" w:author="Mooney, Fintan" w:date="2026-01-12T21:47:00Z" w16du:dateUtc="2026-01-13T02:47:00Z">
        <w:r w:rsidR="00A72449" w:rsidRPr="006F7B09" w:rsidDel="009A6BAB">
          <w:rPr>
            <w:rFonts w:ascii="Calibri" w:hAnsi="Calibri" w:cs="Calibri"/>
          </w:rPr>
          <w:delText>9</w:delText>
        </w:r>
      </w:del>
      <w:r w:rsidR="00A72449" w:rsidRPr="006F7B09">
        <w:rPr>
          <w:rFonts w:ascii="Calibri" w:hAnsi="Calibri" w:cs="Calibri"/>
        </w:rPr>
        <w:t>.</w:t>
      </w:r>
      <w:ins w:id="640" w:author="Mooney, Fintan" w:date="2026-01-12T21:47:00Z" w16du:dateUtc="2026-01-13T02:47:00Z">
        <w:r w:rsidR="009A6BAB">
          <w:rPr>
            <w:rFonts w:ascii="Calibri" w:hAnsi="Calibri" w:cs="Calibri"/>
          </w:rPr>
          <w:t>9</w:t>
        </w:r>
      </w:ins>
      <w:del w:id="641" w:author="Mooney, Fintan" w:date="2026-01-12T21:47:00Z" w16du:dateUtc="2026-01-13T02:47:00Z">
        <w:r w:rsidR="00A72449" w:rsidRPr="006F7B09" w:rsidDel="009A6BAB">
          <w:rPr>
            <w:rFonts w:ascii="Calibri" w:hAnsi="Calibri" w:cs="Calibri"/>
          </w:rPr>
          <w:delText>1</w:delText>
        </w:r>
      </w:del>
      <w:r w:rsidR="00A72449" w:rsidRPr="006F7B09">
        <w:rPr>
          <w:rFonts w:ascii="Calibri" w:hAnsi="Calibri" w:cs="Calibri"/>
        </w:rPr>
        <w:t>%) (Table</w:t>
      </w:r>
      <w:r w:rsidRPr="006F7B09">
        <w:rPr>
          <w:rFonts w:ascii="Calibri" w:hAnsi="Calibri" w:cs="Calibri"/>
        </w:rPr>
        <w:t xml:space="preserve"> 1). </w:t>
      </w:r>
    </w:p>
    <w:p w14:paraId="497F73AF" w14:textId="77777777" w:rsidR="007A3085" w:rsidRDefault="007A3085" w:rsidP="00E907E6">
      <w:pPr>
        <w:rPr>
          <w:ins w:id="642" w:author="Mooney, Fintan" w:date="2026-01-13T15:16:00Z" w16du:dateUtc="2026-01-13T20:16:00Z"/>
          <w:rFonts w:ascii="Calibri" w:hAnsi="Calibri" w:cs="Calibri"/>
        </w:rPr>
      </w:pPr>
    </w:p>
    <w:p w14:paraId="435939D5" w14:textId="77777777" w:rsidR="00A17A69" w:rsidRDefault="00A17A69" w:rsidP="00E907E6">
      <w:pPr>
        <w:rPr>
          <w:ins w:id="643" w:author="Mooney, Fintan" w:date="2026-01-13T15:09:00Z" w16du:dateUtc="2026-01-13T20:09:00Z"/>
          <w:rFonts w:ascii="Calibri" w:hAnsi="Calibri" w:cs="Calibri"/>
        </w:rPr>
      </w:pPr>
    </w:p>
    <w:p w14:paraId="06FE043E" w14:textId="77777777" w:rsidR="00A17A69" w:rsidRDefault="00A17A69" w:rsidP="00E907E6">
      <w:pPr>
        <w:rPr>
          <w:ins w:id="644" w:author="Mooney, Fintan" w:date="2026-01-13T15:16:00Z" w16du:dateUtc="2026-01-13T20:16:00Z"/>
          <w:rFonts w:ascii="Calibri" w:hAnsi="Calibri" w:cs="Calibri"/>
        </w:rPr>
      </w:pPr>
    </w:p>
    <w:p w14:paraId="320B8AD8" w14:textId="77777777" w:rsidR="00A17A69" w:rsidRDefault="00A17A69" w:rsidP="00E907E6">
      <w:pPr>
        <w:rPr>
          <w:ins w:id="645" w:author="Mooney, Fintan" w:date="2026-01-13T15:16:00Z" w16du:dateUtc="2026-01-13T20:16:00Z"/>
          <w:rFonts w:ascii="Calibri" w:hAnsi="Calibri" w:cs="Calibri"/>
        </w:rPr>
      </w:pPr>
    </w:p>
    <w:p w14:paraId="6B3EB9D4" w14:textId="683F91FE" w:rsidR="00A17A69" w:rsidRDefault="00A17A69" w:rsidP="00E907E6">
      <w:pPr>
        <w:rPr>
          <w:ins w:id="646" w:author="Mooney, Fintan" w:date="2026-01-13T15:16:00Z" w16du:dateUtc="2026-01-13T20:16:00Z"/>
          <w:rFonts w:ascii="Calibri" w:hAnsi="Calibri" w:cs="Calibri"/>
        </w:rPr>
      </w:pPr>
      <w:ins w:id="647" w:author="Mooney, Fintan" w:date="2026-01-13T15:17:00Z" w16du:dateUtc="2026-01-13T20:17:00Z">
        <w:r>
          <w:rPr>
            <w:rFonts w:ascii="Calibri" w:hAnsi="Calibri" w:cs="Calibri"/>
            <w:noProof/>
            <w14:ligatures w14:val="standardContextual"/>
          </w:rPr>
          <w:drawing>
            <wp:inline distT="0" distB="0" distL="0" distR="0" wp14:anchorId="69D0BEF9" wp14:editId="310DB84E">
              <wp:extent cx="5943600" cy="2971800"/>
              <wp:effectExtent l="0" t="0" r="0" b="0"/>
              <wp:docPr id="1428911845" name="Picture 7" descr="A graph of a graph showing the same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911845" name="Picture 7" descr="A graph of a graph showing the same tim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ins>
    </w:p>
    <w:p w14:paraId="288462F6" w14:textId="789D7A95" w:rsidR="00C31A09" w:rsidRDefault="00316BF4" w:rsidP="00E907E6">
      <w:pPr>
        <w:rPr>
          <w:ins w:id="648" w:author="Mooney, Fintan" w:date="2026-01-13T15:16:00Z" w16du:dateUtc="2026-01-13T20:16:00Z"/>
          <w:rFonts w:ascii="Calibri" w:hAnsi="Calibri" w:cs="Calibri"/>
          <w:i/>
          <w:iCs/>
        </w:rPr>
      </w:pPr>
      <w:ins w:id="649" w:author="Mooney, Fintan" w:date="2026-01-13T15:10:00Z" w16du:dateUtc="2026-01-13T20:10:00Z">
        <w:r>
          <w:rPr>
            <w:rFonts w:ascii="Calibri" w:hAnsi="Calibri" w:cs="Calibri"/>
          </w:rPr>
          <w:t xml:space="preserve">Figure 1. </w:t>
        </w:r>
        <w:r w:rsidRPr="00A17A69">
          <w:rPr>
            <w:rFonts w:ascii="Calibri" w:hAnsi="Calibri" w:cs="Calibri"/>
            <w:i/>
            <w:iCs/>
            <w:rPrChange w:id="650" w:author="Mooney, Fintan" w:date="2026-01-13T15:16:00Z" w16du:dateUtc="2026-01-13T20:16:00Z">
              <w:rPr>
                <w:rFonts w:ascii="Calibri" w:hAnsi="Calibri" w:cs="Calibri"/>
              </w:rPr>
            </w:rPrChange>
          </w:rPr>
          <w:t xml:space="preserve">Weekly distribution of HPAI spillover events </w:t>
        </w:r>
        <w:r w:rsidR="0001595D" w:rsidRPr="00A17A69">
          <w:rPr>
            <w:rFonts w:ascii="Calibri" w:hAnsi="Calibri" w:cs="Calibri"/>
            <w:i/>
            <w:iCs/>
            <w:rPrChange w:id="651" w:author="Mooney, Fintan" w:date="2026-01-13T15:16:00Z" w16du:dateUtc="2026-01-13T20:16:00Z">
              <w:rPr>
                <w:rFonts w:ascii="Calibri" w:hAnsi="Calibri" w:cs="Calibri"/>
              </w:rPr>
            </w:rPrChange>
          </w:rPr>
          <w:t>(N = 1</w:t>
        </w:r>
      </w:ins>
      <w:ins w:id="652" w:author="Mooney, Fintan" w:date="2026-01-14T14:35:00Z" w16du:dateUtc="2026-01-14T19:35:00Z">
        <w:r w:rsidR="00E87621">
          <w:rPr>
            <w:rFonts w:ascii="Calibri" w:hAnsi="Calibri" w:cs="Calibri"/>
            <w:i/>
            <w:iCs/>
          </w:rPr>
          <w:t>10</w:t>
        </w:r>
      </w:ins>
      <w:ins w:id="653" w:author="Mooney, Fintan" w:date="2026-01-13T15:10:00Z" w16du:dateUtc="2026-01-13T20:10:00Z">
        <w:r w:rsidR="0001595D" w:rsidRPr="00A17A69">
          <w:rPr>
            <w:rFonts w:ascii="Calibri" w:hAnsi="Calibri" w:cs="Calibri"/>
            <w:i/>
            <w:iCs/>
            <w:rPrChange w:id="654" w:author="Mooney, Fintan" w:date="2026-01-13T15:16:00Z" w16du:dateUtc="2026-01-13T20:16:00Z">
              <w:rPr>
                <w:rFonts w:ascii="Calibri" w:hAnsi="Calibri" w:cs="Calibri"/>
              </w:rPr>
            </w:rPrChange>
          </w:rPr>
          <w:t xml:space="preserve">) in Minnesota backyard and commercial farms </w:t>
        </w:r>
      </w:ins>
      <w:ins w:id="655" w:author="Mooney, Fintan" w:date="2026-01-13T15:11:00Z" w16du:dateUtc="2026-01-13T20:11:00Z">
        <w:r w:rsidR="0022178D" w:rsidRPr="00A17A69">
          <w:rPr>
            <w:rFonts w:ascii="Calibri" w:hAnsi="Calibri" w:cs="Calibri"/>
            <w:i/>
            <w:iCs/>
            <w:rPrChange w:id="656" w:author="Mooney, Fintan" w:date="2026-01-13T15:16:00Z" w16du:dateUtc="2026-01-13T20:16:00Z">
              <w:rPr>
                <w:rFonts w:ascii="Calibri" w:hAnsi="Calibri" w:cs="Calibri"/>
              </w:rPr>
            </w:rPrChange>
          </w:rPr>
          <w:t xml:space="preserve">in 2022. </w:t>
        </w:r>
      </w:ins>
      <w:ins w:id="657" w:author="Mooney, Fintan" w:date="2026-01-13T15:13:00Z" w16du:dateUtc="2026-01-13T20:13:00Z">
        <w:r w:rsidR="003500CE" w:rsidRPr="00A17A69">
          <w:rPr>
            <w:rFonts w:ascii="Calibri" w:hAnsi="Calibri" w:cs="Calibri"/>
            <w:i/>
            <w:iCs/>
            <w:rPrChange w:id="658" w:author="Mooney, Fintan" w:date="2026-01-13T15:16:00Z" w16du:dateUtc="2026-01-13T20:16:00Z">
              <w:rPr>
                <w:rFonts w:ascii="Calibri" w:hAnsi="Calibri" w:cs="Calibri"/>
              </w:rPr>
            </w:rPrChange>
          </w:rPr>
          <w:t xml:space="preserve">Dashed lines indicate meteorological season boundaries. The first confirmed event occurred </w:t>
        </w:r>
      </w:ins>
      <w:ins w:id="659" w:author="Mooney, Fintan" w:date="2026-01-13T15:15:00Z" w16du:dateUtc="2026-01-13T20:15:00Z">
        <w:r w:rsidR="00A347CD" w:rsidRPr="00A17A69">
          <w:rPr>
            <w:rFonts w:ascii="Calibri" w:hAnsi="Calibri" w:cs="Calibri"/>
            <w:i/>
            <w:iCs/>
            <w:rPrChange w:id="660" w:author="Mooney, Fintan" w:date="2026-01-13T15:16:00Z" w16du:dateUtc="2026-01-13T20:16:00Z">
              <w:rPr>
                <w:rFonts w:ascii="Calibri" w:hAnsi="Calibri" w:cs="Calibri"/>
              </w:rPr>
            </w:rPrChange>
          </w:rPr>
          <w:t>in week 12 (</w:t>
        </w:r>
        <w:r w:rsidR="00844657" w:rsidRPr="00A17A69">
          <w:rPr>
            <w:rFonts w:ascii="Calibri" w:hAnsi="Calibri" w:cs="Calibri"/>
            <w:i/>
            <w:iCs/>
            <w:rPrChange w:id="661" w:author="Mooney, Fintan" w:date="2026-01-13T15:16:00Z" w16du:dateUtc="2026-01-13T20:16:00Z">
              <w:rPr>
                <w:rFonts w:ascii="Calibri" w:hAnsi="Calibri" w:cs="Calibri"/>
              </w:rPr>
            </w:rPrChange>
          </w:rPr>
          <w:t>03/25</w:t>
        </w:r>
      </w:ins>
      <w:ins w:id="662" w:author="Mooney, Fintan" w:date="2026-01-13T15:16:00Z" w16du:dateUtc="2026-01-13T20:16:00Z">
        <w:r w:rsidR="00A17A69">
          <w:rPr>
            <w:rFonts w:ascii="Calibri" w:hAnsi="Calibri" w:cs="Calibri"/>
            <w:i/>
            <w:iCs/>
          </w:rPr>
          <w:t>/22</w:t>
        </w:r>
      </w:ins>
      <w:ins w:id="663" w:author="Mooney, Fintan" w:date="2026-01-13T15:15:00Z" w16du:dateUtc="2026-01-13T20:15:00Z">
        <w:r w:rsidR="00844657" w:rsidRPr="00A17A69">
          <w:rPr>
            <w:rFonts w:ascii="Calibri" w:hAnsi="Calibri" w:cs="Calibri"/>
            <w:i/>
            <w:iCs/>
            <w:rPrChange w:id="664" w:author="Mooney, Fintan" w:date="2026-01-13T15:16:00Z" w16du:dateUtc="2026-01-13T20:16:00Z">
              <w:rPr>
                <w:rFonts w:ascii="Calibri" w:hAnsi="Calibri" w:cs="Calibri"/>
              </w:rPr>
            </w:rPrChange>
          </w:rPr>
          <w:t>)</w:t>
        </w:r>
      </w:ins>
      <w:ins w:id="665" w:author="Mooney, Fintan" w:date="2026-01-13T15:13:00Z" w16du:dateUtc="2026-01-13T20:13:00Z">
        <w:r w:rsidR="003500CE" w:rsidRPr="00A17A69">
          <w:rPr>
            <w:rFonts w:ascii="Calibri" w:hAnsi="Calibri" w:cs="Calibri"/>
            <w:i/>
            <w:iCs/>
            <w:rPrChange w:id="666" w:author="Mooney, Fintan" w:date="2026-01-13T15:16:00Z" w16du:dateUtc="2026-01-13T20:16:00Z">
              <w:rPr>
                <w:rFonts w:ascii="Calibri" w:hAnsi="Calibri" w:cs="Calibri"/>
              </w:rPr>
            </w:rPrChange>
          </w:rPr>
          <w:t xml:space="preserve"> </w:t>
        </w:r>
      </w:ins>
      <w:ins w:id="667" w:author="Mooney, Fintan" w:date="2026-01-13T15:15:00Z" w16du:dateUtc="2026-01-13T20:15:00Z">
        <w:r w:rsidR="00844657" w:rsidRPr="00A17A69">
          <w:rPr>
            <w:rFonts w:ascii="Calibri" w:hAnsi="Calibri" w:cs="Calibri"/>
            <w:i/>
            <w:iCs/>
            <w:rPrChange w:id="668" w:author="Mooney, Fintan" w:date="2026-01-13T15:16:00Z" w16du:dateUtc="2026-01-13T20:16:00Z">
              <w:rPr>
                <w:rFonts w:ascii="Calibri" w:hAnsi="Calibri" w:cs="Calibri"/>
              </w:rPr>
            </w:rPrChange>
          </w:rPr>
          <w:t xml:space="preserve">and last occurred in </w:t>
        </w:r>
      </w:ins>
      <w:ins w:id="669" w:author="Mooney, Fintan" w:date="2026-01-13T15:16:00Z" w16du:dateUtc="2026-01-13T20:16:00Z">
        <w:r w:rsidR="00844657" w:rsidRPr="00A17A69">
          <w:rPr>
            <w:rFonts w:ascii="Calibri" w:hAnsi="Calibri" w:cs="Calibri"/>
            <w:i/>
            <w:iCs/>
            <w:rPrChange w:id="670" w:author="Mooney, Fintan" w:date="2026-01-13T15:16:00Z" w16du:dateUtc="2026-01-13T20:16:00Z">
              <w:rPr>
                <w:rFonts w:ascii="Calibri" w:hAnsi="Calibri" w:cs="Calibri"/>
              </w:rPr>
            </w:rPrChange>
          </w:rPr>
          <w:t xml:space="preserve">week 50 </w:t>
        </w:r>
        <w:r w:rsidR="00A17A69" w:rsidRPr="00A17A69">
          <w:rPr>
            <w:rFonts w:ascii="Calibri" w:hAnsi="Calibri" w:cs="Calibri"/>
            <w:i/>
            <w:iCs/>
            <w:rPrChange w:id="671" w:author="Mooney, Fintan" w:date="2026-01-13T15:16:00Z" w16du:dateUtc="2026-01-13T20:16:00Z">
              <w:rPr>
                <w:rFonts w:ascii="Calibri" w:hAnsi="Calibri" w:cs="Calibri"/>
              </w:rPr>
            </w:rPrChange>
          </w:rPr>
          <w:t>(12/12</w:t>
        </w:r>
        <w:r w:rsidR="00A17A69">
          <w:rPr>
            <w:rFonts w:ascii="Calibri" w:hAnsi="Calibri" w:cs="Calibri"/>
            <w:i/>
            <w:iCs/>
          </w:rPr>
          <w:t>/22</w:t>
        </w:r>
        <w:r w:rsidR="00A17A69" w:rsidRPr="00A17A69">
          <w:rPr>
            <w:rFonts w:ascii="Calibri" w:hAnsi="Calibri" w:cs="Calibri"/>
            <w:i/>
            <w:iCs/>
            <w:rPrChange w:id="672" w:author="Mooney, Fintan" w:date="2026-01-13T15:16:00Z" w16du:dateUtc="2026-01-13T20:16:00Z">
              <w:rPr>
                <w:rFonts w:ascii="Calibri" w:hAnsi="Calibri" w:cs="Calibri"/>
              </w:rPr>
            </w:rPrChange>
          </w:rPr>
          <w:t>).</w:t>
        </w:r>
      </w:ins>
    </w:p>
    <w:p w14:paraId="571DF1DE" w14:textId="77777777" w:rsidR="00A17A69" w:rsidRPr="006F7B09" w:rsidRDefault="00A17A69" w:rsidP="00E907E6">
      <w:pPr>
        <w:rPr>
          <w:rFonts w:ascii="Calibri" w:hAnsi="Calibri" w:cs="Calibri"/>
        </w:rPr>
      </w:pPr>
    </w:p>
    <w:p w14:paraId="5C9AC2E3" w14:textId="299DC2A8" w:rsidR="007A3085" w:rsidRPr="006F7B09" w:rsidRDefault="007A3085" w:rsidP="00E907E6">
      <w:pPr>
        <w:rPr>
          <w:rFonts w:ascii="Calibri" w:hAnsi="Calibri" w:cs="Calibri"/>
        </w:rPr>
      </w:pPr>
      <w:r w:rsidRPr="006F7B09">
        <w:rPr>
          <w:rFonts w:ascii="Calibri" w:hAnsi="Calibri" w:cs="Calibri"/>
          <w:noProof/>
          <w14:ligatures w14:val="standardContextual"/>
        </w:rPr>
        <w:lastRenderedPageBreak/>
        <w:drawing>
          <wp:inline distT="0" distB="0" distL="0" distR="0" wp14:anchorId="24418152" wp14:editId="5024AA7C">
            <wp:extent cx="3737259" cy="3747953"/>
            <wp:effectExtent l="0" t="0" r="0" b="0"/>
            <wp:docPr id="180336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36454"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737259" cy="3747953"/>
                    </a:xfrm>
                    <a:prstGeom prst="rect">
                      <a:avLst/>
                    </a:prstGeom>
                  </pic:spPr>
                </pic:pic>
              </a:graphicData>
            </a:graphic>
          </wp:inline>
        </w:drawing>
      </w:r>
    </w:p>
    <w:p w14:paraId="7A429AFD" w14:textId="77777777" w:rsidR="007A3085" w:rsidRPr="006F7B09" w:rsidRDefault="007A3085" w:rsidP="00E907E6">
      <w:pPr>
        <w:rPr>
          <w:rFonts w:ascii="Calibri" w:hAnsi="Calibri" w:cs="Calibri"/>
        </w:rPr>
      </w:pPr>
    </w:p>
    <w:p w14:paraId="183579B8" w14:textId="65BCCFCF" w:rsidR="007A3085" w:rsidRPr="006F7B09" w:rsidRDefault="007A3085" w:rsidP="00E907E6">
      <w:pPr>
        <w:rPr>
          <w:rFonts w:ascii="Calibri" w:hAnsi="Calibri" w:cs="Calibri"/>
        </w:rPr>
      </w:pPr>
      <w:r w:rsidRPr="006F7B09">
        <w:rPr>
          <w:rFonts w:ascii="Calibri" w:hAnsi="Calibri" w:cs="Calibri"/>
        </w:rPr>
        <w:t xml:space="preserve">Figure </w:t>
      </w:r>
      <w:ins w:id="673" w:author="Mooney, Fintan" w:date="2026-01-13T15:16:00Z" w16du:dateUtc="2026-01-13T20:16:00Z">
        <w:r w:rsidR="00A17A69">
          <w:rPr>
            <w:rFonts w:ascii="Calibri" w:hAnsi="Calibri" w:cs="Calibri"/>
          </w:rPr>
          <w:t>2</w:t>
        </w:r>
      </w:ins>
      <w:del w:id="674" w:author="Mooney, Fintan" w:date="2026-01-13T15:16:00Z" w16du:dateUtc="2026-01-13T20:16:00Z">
        <w:r w:rsidRPr="006F7B09" w:rsidDel="00A17A69">
          <w:rPr>
            <w:rFonts w:ascii="Calibri" w:hAnsi="Calibri" w:cs="Calibri"/>
          </w:rPr>
          <w:delText>1</w:delText>
        </w:r>
      </w:del>
      <w:r w:rsidRPr="006F7B09">
        <w:rPr>
          <w:rFonts w:ascii="Calibri" w:hAnsi="Calibri" w:cs="Calibri"/>
        </w:rPr>
        <w:t xml:space="preserve">. </w:t>
      </w:r>
      <w:r w:rsidRPr="006F7B09">
        <w:rPr>
          <w:rFonts w:ascii="Calibri" w:hAnsi="Calibri" w:cs="Calibri"/>
          <w:i/>
          <w:iCs/>
        </w:rPr>
        <w:t xml:space="preserve">10x10km Study Cells in Minnesota. Cells colored in red had </w:t>
      </w:r>
      <w:del w:id="675" w:author="Mooney, Fintan" w:date="2026-01-08T17:10:00Z" w16du:dateUtc="2026-01-08T22:10:00Z">
        <w:r w:rsidRPr="006F7B09" w:rsidDel="004014D0">
          <w:rPr>
            <w:rFonts w:ascii="Calibri" w:hAnsi="Calibri" w:cs="Calibri"/>
            <w:i/>
            <w:iCs/>
          </w:rPr>
          <w:delText>an outbreak</w:delText>
        </w:r>
      </w:del>
      <w:ins w:id="676" w:author="Mooney, Fintan" w:date="2026-01-08T17:10:00Z" w16du:dateUtc="2026-01-08T22:10:00Z">
        <w:r w:rsidR="004014D0">
          <w:rPr>
            <w:rFonts w:ascii="Calibri" w:hAnsi="Calibri" w:cs="Calibri"/>
            <w:i/>
            <w:iCs/>
          </w:rPr>
          <w:t>a spillover event</w:t>
        </w:r>
      </w:ins>
      <w:r w:rsidRPr="006F7B09">
        <w:rPr>
          <w:rFonts w:ascii="Calibri" w:hAnsi="Calibri" w:cs="Calibri"/>
          <w:i/>
          <w:iCs/>
        </w:rPr>
        <w:t xml:space="preserve"> in 2022 (N = 77), while cells colored in blue </w:t>
      </w:r>
      <w:ins w:id="677" w:author="Mooney, Fintan" w:date="2026-01-08T17:11:00Z" w16du:dateUtc="2026-01-08T22:11:00Z">
        <w:r w:rsidR="004014D0">
          <w:rPr>
            <w:rFonts w:ascii="Calibri" w:hAnsi="Calibri" w:cs="Calibri"/>
            <w:i/>
            <w:iCs/>
          </w:rPr>
          <w:t xml:space="preserve">had a farm or feedlot but </w:t>
        </w:r>
      </w:ins>
      <w:r w:rsidRPr="006F7B09">
        <w:rPr>
          <w:rFonts w:ascii="Calibri" w:hAnsi="Calibri" w:cs="Calibri"/>
          <w:i/>
          <w:iCs/>
        </w:rPr>
        <w:t>did not hav</w:t>
      </w:r>
      <w:ins w:id="678" w:author="Mooney, Fintan" w:date="2026-01-08T17:11:00Z" w16du:dateUtc="2026-01-08T22:11:00Z">
        <w:r w:rsidR="004014D0">
          <w:rPr>
            <w:rFonts w:ascii="Calibri" w:hAnsi="Calibri" w:cs="Calibri"/>
            <w:i/>
            <w:iCs/>
          </w:rPr>
          <w:t xml:space="preserve">e a confirmed spillover event </w:t>
        </w:r>
      </w:ins>
      <w:del w:id="679" w:author="Mooney, Fintan" w:date="2026-01-08T17:11:00Z" w16du:dateUtc="2026-01-08T22:11:00Z">
        <w:r w:rsidRPr="006F7B09" w:rsidDel="004014D0">
          <w:rPr>
            <w:rFonts w:ascii="Calibri" w:hAnsi="Calibri" w:cs="Calibri"/>
            <w:i/>
            <w:iCs/>
          </w:rPr>
          <w:delText xml:space="preserve">e an outbreak </w:delText>
        </w:r>
      </w:del>
      <w:r w:rsidRPr="006F7B09">
        <w:rPr>
          <w:rFonts w:ascii="Calibri" w:hAnsi="Calibri" w:cs="Calibri"/>
          <w:i/>
          <w:iCs/>
        </w:rPr>
        <w:t xml:space="preserve">(N = </w:t>
      </w:r>
      <w:ins w:id="680" w:author="Mooney, Fintan" w:date="2026-01-08T17:11:00Z" w16du:dateUtc="2026-01-08T22:11:00Z">
        <w:r w:rsidR="004014D0">
          <w:rPr>
            <w:rFonts w:ascii="Calibri" w:hAnsi="Calibri" w:cs="Calibri"/>
            <w:i/>
            <w:iCs/>
          </w:rPr>
          <w:t>2</w:t>
        </w:r>
      </w:ins>
      <w:del w:id="681" w:author="Mooney, Fintan" w:date="2026-01-08T17:11:00Z" w16du:dateUtc="2026-01-08T22:11:00Z">
        <w:r w:rsidRPr="006F7B09" w:rsidDel="004014D0">
          <w:rPr>
            <w:rFonts w:ascii="Calibri" w:hAnsi="Calibri" w:cs="Calibri"/>
            <w:i/>
            <w:iCs/>
          </w:rPr>
          <w:delText>3</w:delText>
        </w:r>
      </w:del>
      <w:ins w:id="682" w:author="Mooney, Fintan" w:date="2026-01-08T17:11:00Z" w16du:dateUtc="2026-01-08T22:11:00Z">
        <w:r w:rsidR="004014D0">
          <w:rPr>
            <w:rFonts w:ascii="Calibri" w:hAnsi="Calibri" w:cs="Calibri"/>
            <w:i/>
            <w:iCs/>
          </w:rPr>
          <w:t>,065</w:t>
        </w:r>
      </w:ins>
      <w:del w:id="683" w:author="Mooney, Fintan" w:date="2026-01-08T17:11:00Z" w16du:dateUtc="2026-01-08T22:11:00Z">
        <w:r w:rsidRPr="006F7B09" w:rsidDel="004014D0">
          <w:rPr>
            <w:rFonts w:ascii="Calibri" w:hAnsi="Calibri" w:cs="Calibri"/>
            <w:i/>
            <w:iCs/>
          </w:rPr>
          <w:delText>,257</w:delText>
        </w:r>
      </w:del>
      <w:r w:rsidRPr="006F7B09">
        <w:rPr>
          <w:rFonts w:ascii="Calibri" w:hAnsi="Calibri" w:cs="Calibri"/>
          <w:i/>
          <w:iCs/>
        </w:rPr>
        <w:t>).</w:t>
      </w:r>
      <w:r w:rsidRPr="006F7B09">
        <w:rPr>
          <w:rFonts w:ascii="Calibri" w:hAnsi="Calibri" w:cs="Calibri"/>
        </w:rPr>
        <w:t xml:space="preserve"> </w:t>
      </w:r>
    </w:p>
    <w:p w14:paraId="7CF08BCD" w14:textId="3D707938" w:rsidR="00FB2C0F" w:rsidRPr="006F7B09" w:rsidRDefault="00FB2C0F">
      <w:pPr>
        <w:rPr>
          <w:rFonts w:ascii="Calibri" w:hAnsi="Calibri" w:cs="Calibri"/>
        </w:rPr>
      </w:pPr>
    </w:p>
    <w:p w14:paraId="26BED44C" w14:textId="75437CC2" w:rsidR="008E418B" w:rsidRPr="006F7B09" w:rsidRDefault="00176560" w:rsidP="003A4BA7">
      <w:pPr>
        <w:ind w:firstLine="720"/>
        <w:rPr>
          <w:rFonts w:ascii="Calibri" w:hAnsi="Calibri" w:cs="Calibri"/>
        </w:rPr>
      </w:pPr>
      <w:r w:rsidRPr="006F7B09">
        <w:rPr>
          <w:rFonts w:ascii="Calibri" w:hAnsi="Calibri" w:cs="Calibri"/>
        </w:rPr>
        <w:t xml:space="preserve">The </w:t>
      </w:r>
      <w:ins w:id="684" w:author="Mooney, Fintan" w:date="2026-01-13T10:43:00Z" w16du:dateUtc="2026-01-13T15:43:00Z">
        <w:r w:rsidR="00CE2947">
          <w:rPr>
            <w:rFonts w:ascii="Calibri" w:hAnsi="Calibri" w:cs="Calibri"/>
          </w:rPr>
          <w:t>mean</w:t>
        </w:r>
      </w:ins>
      <w:del w:id="685" w:author="Mooney, Fintan" w:date="2026-01-13T10:43:00Z" w16du:dateUtc="2026-01-13T15:43:00Z">
        <w:r w:rsidRPr="006F7B09" w:rsidDel="00CE2947">
          <w:rPr>
            <w:rFonts w:ascii="Calibri" w:hAnsi="Calibri" w:cs="Calibri"/>
          </w:rPr>
          <w:delText>average</w:delText>
        </w:r>
      </w:del>
      <w:r w:rsidRPr="006F7B09">
        <w:rPr>
          <w:rFonts w:ascii="Calibri" w:hAnsi="Calibri" w:cs="Calibri"/>
        </w:rPr>
        <w:t xml:space="preserve"> </w:t>
      </w:r>
      <w:ins w:id="686" w:author="Mooney, Fintan" w:date="2026-01-12T21:48:00Z" w16du:dateUtc="2026-01-13T02:48:00Z">
        <w:r w:rsidR="00397254">
          <w:rPr>
            <w:rFonts w:ascii="Calibri" w:hAnsi="Calibri" w:cs="Calibri"/>
          </w:rPr>
          <w:t>relat</w:t>
        </w:r>
      </w:ins>
      <w:ins w:id="687" w:author="Mooney, Fintan" w:date="2026-01-12T21:49:00Z" w16du:dateUtc="2026-01-13T02:49:00Z">
        <w:r w:rsidR="00397254">
          <w:rPr>
            <w:rFonts w:ascii="Calibri" w:hAnsi="Calibri" w:cs="Calibri"/>
          </w:rPr>
          <w:t>ive humidity</w:t>
        </w:r>
      </w:ins>
      <w:del w:id="688" w:author="Mooney, Fintan" w:date="2026-01-12T21:48:00Z" w16du:dateUtc="2026-01-13T02:48:00Z">
        <w:r w:rsidRPr="006F7B09" w:rsidDel="00397254">
          <w:rPr>
            <w:rFonts w:ascii="Calibri" w:hAnsi="Calibri" w:cs="Calibri"/>
          </w:rPr>
          <w:delText>temperature</w:delText>
        </w:r>
      </w:del>
      <w:ins w:id="689" w:author="Mooney, Fintan" w:date="2026-01-12T21:50:00Z" w16du:dateUtc="2026-01-13T02:50:00Z">
        <w:r w:rsidR="005F641D">
          <w:rPr>
            <w:rFonts w:ascii="Calibri" w:hAnsi="Calibri" w:cs="Calibri"/>
          </w:rPr>
          <w:t xml:space="preserve">, </w:t>
        </w:r>
      </w:ins>
      <w:del w:id="690" w:author="Mooney, Fintan" w:date="2026-01-12T21:49:00Z" w16du:dateUtc="2026-01-13T02:49:00Z">
        <w:r w:rsidR="000E3F8E" w:rsidRPr="006F7B09" w:rsidDel="00CE1CAB">
          <w:rPr>
            <w:rFonts w:ascii="Calibri" w:hAnsi="Calibri" w:cs="Calibri"/>
          </w:rPr>
          <w:delText xml:space="preserve">, </w:delText>
        </w:r>
      </w:del>
      <w:ins w:id="691" w:author="Mooney, Fintan" w:date="2026-01-12T21:49:00Z" w16du:dateUtc="2026-01-13T02:49:00Z">
        <w:r w:rsidR="00B71832">
          <w:rPr>
            <w:rFonts w:ascii="Calibri" w:hAnsi="Calibri" w:cs="Calibri"/>
          </w:rPr>
          <w:t>surface and sub-surface runoff</w:t>
        </w:r>
      </w:ins>
      <w:ins w:id="692" w:author="Mooney, Fintan" w:date="2026-01-12T21:51:00Z" w16du:dateUtc="2026-01-13T02:51:00Z">
        <w:r w:rsidR="005F641D">
          <w:rPr>
            <w:rFonts w:ascii="Calibri" w:hAnsi="Calibri" w:cs="Calibri"/>
          </w:rPr>
          <w:t>, and high-vegetation leaf area index</w:t>
        </w:r>
      </w:ins>
      <w:del w:id="693" w:author="Mooney, Fintan" w:date="2026-01-12T21:49:00Z" w16du:dateUtc="2026-01-13T02:49:00Z">
        <w:r w:rsidR="000E3F8E" w:rsidRPr="006F7B09" w:rsidDel="00B71832">
          <w:rPr>
            <w:rFonts w:ascii="Calibri" w:hAnsi="Calibri" w:cs="Calibri"/>
          </w:rPr>
          <w:delText>longwave radiation</w:delText>
        </w:r>
      </w:del>
      <w:ins w:id="694" w:author="Mooney, Fintan" w:date="2026-01-12T21:50:00Z" w16du:dateUtc="2026-01-13T02:50:00Z">
        <w:r w:rsidR="00CE1CAB">
          <w:rPr>
            <w:rFonts w:ascii="Calibri" w:hAnsi="Calibri" w:cs="Calibri"/>
          </w:rPr>
          <w:t xml:space="preserve"> </w:t>
        </w:r>
      </w:ins>
      <w:ins w:id="695" w:author="Mooney, Fintan" w:date="2026-01-13T10:43:00Z" w16du:dateUtc="2026-01-13T15:43:00Z">
        <w:r w:rsidR="00CE2947">
          <w:rPr>
            <w:rFonts w:ascii="Calibri" w:hAnsi="Calibri" w:cs="Calibri"/>
          </w:rPr>
          <w:t>was</w:t>
        </w:r>
      </w:ins>
      <w:del w:id="696" w:author="Mooney, Fintan" w:date="2026-01-12T21:49:00Z" w16du:dateUtc="2026-01-13T02:49:00Z">
        <w:r w:rsidR="000E3F8E" w:rsidRPr="006F7B09" w:rsidDel="00CE1CAB">
          <w:rPr>
            <w:rFonts w:ascii="Calibri" w:hAnsi="Calibri" w:cs="Calibri"/>
          </w:rPr>
          <w:delText xml:space="preserve">, and </w:delText>
        </w:r>
        <w:r w:rsidRPr="006F7B09" w:rsidDel="00CE1CAB">
          <w:rPr>
            <w:rFonts w:ascii="Calibri" w:hAnsi="Calibri" w:cs="Calibri"/>
          </w:rPr>
          <w:delText>windspeed</w:delText>
        </w:r>
        <w:r w:rsidR="00184917" w:rsidRPr="006F7B09" w:rsidDel="00CE1CAB">
          <w:rPr>
            <w:rFonts w:ascii="Calibri" w:hAnsi="Calibri" w:cs="Calibri"/>
          </w:rPr>
          <w:delText xml:space="preserve"> </w:delText>
        </w:r>
        <w:r w:rsidR="00C36069" w:rsidRPr="006F7B09" w:rsidDel="00CE1CAB">
          <w:rPr>
            <w:rFonts w:ascii="Calibri" w:hAnsi="Calibri" w:cs="Calibri"/>
          </w:rPr>
          <w:delText>is</w:delText>
        </w:r>
      </w:del>
      <w:r w:rsidR="00184917" w:rsidRPr="006F7B09">
        <w:rPr>
          <w:rFonts w:ascii="Calibri" w:hAnsi="Calibri" w:cs="Calibri"/>
        </w:rPr>
        <w:t xml:space="preserve"> significantly higher in cells that had </w:t>
      </w:r>
      <w:del w:id="697" w:author="Mooney, Fintan" w:date="2026-01-08T12:58:00Z" w16du:dateUtc="2026-01-08T17:58:00Z">
        <w:r w:rsidR="00184917" w:rsidRPr="006F7B09" w:rsidDel="0021185A">
          <w:rPr>
            <w:rFonts w:ascii="Calibri" w:hAnsi="Calibri" w:cs="Calibri"/>
          </w:rPr>
          <w:delText>an outbreak</w:delText>
        </w:r>
      </w:del>
      <w:ins w:id="698" w:author="Mooney, Fintan" w:date="2026-01-08T12:58:00Z" w16du:dateUtc="2026-01-08T17:58:00Z">
        <w:r w:rsidR="0021185A">
          <w:rPr>
            <w:rFonts w:ascii="Calibri" w:hAnsi="Calibri" w:cs="Calibri"/>
          </w:rPr>
          <w:t>a spillover</w:t>
        </w:r>
      </w:ins>
      <w:r w:rsidR="00184917" w:rsidRPr="006F7B09">
        <w:rPr>
          <w:rFonts w:ascii="Calibri" w:hAnsi="Calibri" w:cs="Calibri"/>
        </w:rPr>
        <w:t xml:space="preserve"> </w:t>
      </w:r>
      <w:ins w:id="699" w:author="Mooney, Fintan" w:date="2026-01-08T12:58:00Z" w16du:dateUtc="2026-01-08T17:58:00Z">
        <w:r w:rsidR="00163CA0">
          <w:rPr>
            <w:rFonts w:ascii="Calibri" w:hAnsi="Calibri" w:cs="Calibri"/>
          </w:rPr>
          <w:t xml:space="preserve">event </w:t>
        </w:r>
      </w:ins>
      <w:r w:rsidR="00FA1461" w:rsidRPr="006F7B09">
        <w:rPr>
          <w:rFonts w:ascii="Calibri" w:hAnsi="Calibri" w:cs="Calibri"/>
        </w:rPr>
        <w:t>in 2022</w:t>
      </w:r>
      <w:r w:rsidR="00184917" w:rsidRPr="006F7B09">
        <w:rPr>
          <w:rFonts w:ascii="Calibri" w:hAnsi="Calibri" w:cs="Calibri"/>
        </w:rPr>
        <w:t xml:space="preserve"> </w:t>
      </w:r>
      <w:r w:rsidR="00A13AF4" w:rsidRPr="006F7B09">
        <w:rPr>
          <w:rFonts w:ascii="Calibri" w:hAnsi="Calibri" w:cs="Calibri"/>
        </w:rPr>
        <w:t>(</w:t>
      </w:r>
      <w:r w:rsidR="00320BB4" w:rsidRPr="006F7B09">
        <w:rPr>
          <w:rFonts w:ascii="Calibri" w:hAnsi="Calibri" w:cs="Calibri"/>
        </w:rPr>
        <w:t xml:space="preserve">n = 77) </w:t>
      </w:r>
      <w:r w:rsidR="00FA1461" w:rsidRPr="006F7B09">
        <w:rPr>
          <w:rFonts w:ascii="Calibri" w:hAnsi="Calibri" w:cs="Calibri"/>
        </w:rPr>
        <w:t xml:space="preserve">compared to </w:t>
      </w:r>
      <w:r w:rsidR="00E907E6" w:rsidRPr="006F7B09">
        <w:rPr>
          <w:rFonts w:ascii="Calibri" w:hAnsi="Calibri" w:cs="Calibri"/>
        </w:rPr>
        <w:t xml:space="preserve">cells that did not have </w:t>
      </w:r>
      <w:del w:id="700" w:author="Mooney, Fintan" w:date="2026-01-08T12:58:00Z" w16du:dateUtc="2026-01-08T17:58:00Z">
        <w:r w:rsidR="00E907E6" w:rsidRPr="006F7B09" w:rsidDel="0021185A">
          <w:rPr>
            <w:rFonts w:ascii="Calibri" w:hAnsi="Calibri" w:cs="Calibri"/>
          </w:rPr>
          <w:delText>an outbreak</w:delText>
        </w:r>
      </w:del>
      <w:ins w:id="701" w:author="Mooney, Fintan" w:date="2026-01-08T12:58:00Z" w16du:dateUtc="2026-01-08T17:58:00Z">
        <w:r w:rsidR="0021185A">
          <w:rPr>
            <w:rFonts w:ascii="Calibri" w:hAnsi="Calibri" w:cs="Calibri"/>
          </w:rPr>
          <w:t>a</w:t>
        </w:r>
        <w:r w:rsidR="00163CA0">
          <w:rPr>
            <w:rFonts w:ascii="Calibri" w:hAnsi="Calibri" w:cs="Calibri"/>
          </w:rPr>
          <w:t>n</w:t>
        </w:r>
      </w:ins>
      <w:ins w:id="702" w:author="Mooney, Fintan" w:date="2026-01-08T12:59:00Z" w16du:dateUtc="2026-01-08T17:59:00Z">
        <w:r w:rsidR="00163CA0">
          <w:rPr>
            <w:rFonts w:ascii="Calibri" w:hAnsi="Calibri" w:cs="Calibri"/>
          </w:rPr>
          <w:t xml:space="preserve"> event</w:t>
        </w:r>
      </w:ins>
      <w:r w:rsidRPr="006F7B09">
        <w:rPr>
          <w:rFonts w:ascii="Calibri" w:hAnsi="Calibri" w:cs="Calibri"/>
        </w:rPr>
        <w:t xml:space="preserve"> in 2022 </w:t>
      </w:r>
      <w:r w:rsidR="00E907E6" w:rsidRPr="006F7B09">
        <w:rPr>
          <w:rFonts w:ascii="Calibri" w:hAnsi="Calibri" w:cs="Calibri"/>
        </w:rPr>
        <w:t xml:space="preserve">but contained feedlots </w:t>
      </w:r>
      <w:r w:rsidR="004957E3" w:rsidRPr="006F7B09">
        <w:rPr>
          <w:rFonts w:ascii="Calibri" w:hAnsi="Calibri" w:cs="Calibri"/>
        </w:rPr>
        <w:t xml:space="preserve">(n = </w:t>
      </w:r>
      <w:ins w:id="703" w:author="Mooney, Fintan" w:date="2026-01-08T17:11:00Z" w16du:dateUtc="2026-01-08T22:11:00Z">
        <w:r w:rsidR="004014D0">
          <w:rPr>
            <w:rFonts w:ascii="Calibri" w:hAnsi="Calibri" w:cs="Calibri"/>
          </w:rPr>
          <w:t>2,065</w:t>
        </w:r>
      </w:ins>
      <w:del w:id="704" w:author="Mooney, Fintan" w:date="2026-01-08T17:11:00Z" w16du:dateUtc="2026-01-08T22:11:00Z">
        <w:r w:rsidR="00FA1461" w:rsidRPr="006F7B09" w:rsidDel="004014D0">
          <w:rPr>
            <w:rFonts w:ascii="Calibri" w:hAnsi="Calibri" w:cs="Calibri"/>
          </w:rPr>
          <w:delText>3,25</w:delText>
        </w:r>
        <w:r w:rsidR="00A13AF4" w:rsidRPr="006F7B09" w:rsidDel="004014D0">
          <w:rPr>
            <w:rFonts w:ascii="Calibri" w:hAnsi="Calibri" w:cs="Calibri"/>
          </w:rPr>
          <w:delText>7</w:delText>
        </w:r>
      </w:del>
      <w:r w:rsidR="00A13AF4" w:rsidRPr="006F7B09">
        <w:rPr>
          <w:rFonts w:ascii="Calibri" w:hAnsi="Calibri" w:cs="Calibri"/>
        </w:rPr>
        <w:t>)</w:t>
      </w:r>
      <w:r w:rsidR="00320BB4" w:rsidRPr="006F7B09">
        <w:rPr>
          <w:rFonts w:ascii="Calibri" w:hAnsi="Calibri" w:cs="Calibri"/>
        </w:rPr>
        <w:t xml:space="preserve">. </w:t>
      </w:r>
      <w:r w:rsidR="000E3F8E" w:rsidRPr="006F7B09">
        <w:rPr>
          <w:rFonts w:ascii="Calibri" w:hAnsi="Calibri" w:cs="Calibri"/>
        </w:rPr>
        <w:t xml:space="preserve">Conversely, </w:t>
      </w:r>
      <w:del w:id="705" w:author="Mooney, Fintan" w:date="2026-01-12T21:50:00Z" w16du:dateUtc="2026-01-13T02:50:00Z">
        <w:r w:rsidR="00C36069" w:rsidRPr="006F7B09" w:rsidDel="00765896">
          <w:rPr>
            <w:rFonts w:ascii="Calibri" w:hAnsi="Calibri" w:cs="Calibri"/>
          </w:rPr>
          <w:delText xml:space="preserve">relative humidity, </w:delText>
        </w:r>
      </w:del>
      <w:r w:rsidR="00C36069" w:rsidRPr="006F7B09">
        <w:rPr>
          <w:rFonts w:ascii="Calibri" w:hAnsi="Calibri" w:cs="Calibri"/>
        </w:rPr>
        <w:t>soil moisture</w:t>
      </w:r>
      <w:ins w:id="706" w:author="Mooney, Fintan" w:date="2026-01-12T21:51:00Z" w16du:dateUtc="2026-01-13T02:51:00Z">
        <w:r w:rsidR="003239E5">
          <w:rPr>
            <w:rFonts w:ascii="Calibri" w:hAnsi="Calibri" w:cs="Calibri"/>
          </w:rPr>
          <w:t xml:space="preserve"> and </w:t>
        </w:r>
      </w:ins>
      <w:del w:id="707" w:author="Mooney, Fintan" w:date="2026-01-12T21:51:00Z" w16du:dateUtc="2026-01-13T02:51:00Z">
        <w:r w:rsidR="00C36069" w:rsidRPr="006F7B09" w:rsidDel="003239E5">
          <w:rPr>
            <w:rFonts w:ascii="Calibri" w:hAnsi="Calibri" w:cs="Calibri"/>
          </w:rPr>
          <w:delText xml:space="preserve">, surface and sub-surface runoff, precipitation, </w:delText>
        </w:r>
      </w:del>
      <w:r w:rsidR="00C36069" w:rsidRPr="006F7B09">
        <w:rPr>
          <w:rFonts w:ascii="Calibri" w:hAnsi="Calibri" w:cs="Calibri"/>
        </w:rPr>
        <w:t>snow density</w:t>
      </w:r>
      <w:ins w:id="708" w:author="Mooney, Fintan" w:date="2026-01-12T21:51:00Z" w16du:dateUtc="2026-01-13T02:51:00Z">
        <w:r w:rsidR="003239E5">
          <w:rPr>
            <w:rFonts w:ascii="Calibri" w:hAnsi="Calibri" w:cs="Calibri"/>
          </w:rPr>
          <w:t xml:space="preserve"> </w:t>
        </w:r>
      </w:ins>
      <w:ins w:id="709" w:author="Mooney, Fintan" w:date="2026-01-13T10:43:00Z" w16du:dateUtc="2026-01-13T15:43:00Z">
        <w:r w:rsidR="004D453D">
          <w:rPr>
            <w:rFonts w:ascii="Calibri" w:hAnsi="Calibri" w:cs="Calibri"/>
          </w:rPr>
          <w:t>were</w:t>
        </w:r>
      </w:ins>
      <w:del w:id="710" w:author="Mooney, Fintan" w:date="2026-01-12T21:51:00Z" w16du:dateUtc="2026-01-13T02:51:00Z">
        <w:r w:rsidR="00C36069" w:rsidRPr="006F7B09" w:rsidDel="003239E5">
          <w:rPr>
            <w:rFonts w:ascii="Calibri" w:hAnsi="Calibri" w:cs="Calibri"/>
          </w:rPr>
          <w:delText>, and leaf area index is</w:delText>
        </w:r>
      </w:del>
      <w:r w:rsidR="00C36069" w:rsidRPr="006F7B09">
        <w:rPr>
          <w:rFonts w:ascii="Calibri" w:hAnsi="Calibri" w:cs="Calibri"/>
        </w:rPr>
        <w:t xml:space="preserve"> significantly lower in </w:t>
      </w:r>
      <w:r w:rsidR="005501FD" w:rsidRPr="006F7B09">
        <w:rPr>
          <w:rFonts w:ascii="Calibri" w:hAnsi="Calibri" w:cs="Calibri"/>
        </w:rPr>
        <w:t>the study cells</w:t>
      </w:r>
      <w:ins w:id="711" w:author="Mooney, Fintan" w:date="2026-01-12T22:13:00Z" w16du:dateUtc="2026-01-13T03:13:00Z">
        <w:r w:rsidR="00700AF4">
          <w:rPr>
            <w:rFonts w:ascii="Calibri" w:hAnsi="Calibri" w:cs="Calibri"/>
          </w:rPr>
          <w:t xml:space="preserve"> (Table 1)</w:t>
        </w:r>
      </w:ins>
      <w:r w:rsidR="005501FD" w:rsidRPr="006F7B09">
        <w:rPr>
          <w:rFonts w:ascii="Calibri" w:hAnsi="Calibri" w:cs="Calibri"/>
        </w:rPr>
        <w:t xml:space="preserve">. The </w:t>
      </w:r>
      <w:r w:rsidR="003156B6" w:rsidRPr="006F7B09">
        <w:rPr>
          <w:rFonts w:ascii="Calibri" w:hAnsi="Calibri" w:cs="Calibri"/>
        </w:rPr>
        <w:t xml:space="preserve">mean </w:t>
      </w:r>
      <w:r w:rsidR="005501FD" w:rsidRPr="006F7B09">
        <w:rPr>
          <w:rFonts w:ascii="Calibri" w:hAnsi="Calibri" w:cs="Calibri"/>
        </w:rPr>
        <w:t>abunda</w:t>
      </w:r>
      <w:r w:rsidR="00F9051F" w:rsidRPr="006F7B09">
        <w:rPr>
          <w:rFonts w:ascii="Calibri" w:hAnsi="Calibri" w:cs="Calibri"/>
        </w:rPr>
        <w:t>nce of both</w:t>
      </w:r>
      <w:r w:rsidR="005501FD" w:rsidRPr="006F7B09">
        <w:rPr>
          <w:rFonts w:ascii="Calibri" w:hAnsi="Calibri" w:cs="Calibri"/>
        </w:rPr>
        <w:t xml:space="preserve"> Anseriformes a</w:t>
      </w:r>
      <w:r w:rsidR="00F9051F" w:rsidRPr="006F7B09">
        <w:rPr>
          <w:rFonts w:ascii="Calibri" w:hAnsi="Calibri" w:cs="Calibri"/>
        </w:rPr>
        <w:t xml:space="preserve">nd </w:t>
      </w:r>
      <w:ins w:id="712" w:author="Mooney, Fintan" w:date="2026-01-13T10:43:00Z" w16du:dateUtc="2026-01-13T15:43:00Z">
        <w:r w:rsidR="004D453D">
          <w:rPr>
            <w:rFonts w:ascii="Calibri" w:hAnsi="Calibri" w:cs="Calibri"/>
          </w:rPr>
          <w:t>p</w:t>
        </w:r>
      </w:ins>
      <w:del w:id="713" w:author="Mooney, Fintan" w:date="2026-01-13T10:43:00Z" w16du:dateUtc="2026-01-13T15:43:00Z">
        <w:r w:rsidR="00884E19" w:rsidRPr="006F7B09" w:rsidDel="004D453D">
          <w:rPr>
            <w:rFonts w:ascii="Calibri" w:hAnsi="Calibri" w:cs="Calibri"/>
          </w:rPr>
          <w:delText>P</w:delText>
        </w:r>
      </w:del>
      <w:r w:rsidR="00884E19" w:rsidRPr="006F7B09">
        <w:rPr>
          <w:rFonts w:ascii="Calibri" w:hAnsi="Calibri" w:cs="Calibri"/>
        </w:rPr>
        <w:t xml:space="preserve">redator birds </w:t>
      </w:r>
      <w:ins w:id="714" w:author="Mooney, Fintan" w:date="2026-01-13T10:43:00Z" w16du:dateUtc="2026-01-13T15:43:00Z">
        <w:r w:rsidR="004D453D">
          <w:rPr>
            <w:rFonts w:ascii="Calibri" w:hAnsi="Calibri" w:cs="Calibri"/>
          </w:rPr>
          <w:t xml:space="preserve">was </w:t>
        </w:r>
      </w:ins>
      <w:del w:id="715" w:author="Mooney, Fintan" w:date="2026-01-13T10:43:00Z" w16du:dateUtc="2026-01-13T15:43:00Z">
        <w:r w:rsidR="003156B6" w:rsidRPr="006F7B09" w:rsidDel="004D453D">
          <w:rPr>
            <w:rFonts w:ascii="Calibri" w:hAnsi="Calibri" w:cs="Calibri"/>
          </w:rPr>
          <w:delText xml:space="preserve">is </w:delText>
        </w:r>
      </w:del>
      <w:r w:rsidR="003156B6" w:rsidRPr="006F7B09">
        <w:rPr>
          <w:rFonts w:ascii="Calibri" w:hAnsi="Calibri" w:cs="Calibri"/>
        </w:rPr>
        <w:t xml:space="preserve">significantly higher in the study cells </w:t>
      </w:r>
      <w:r w:rsidR="00C4298E">
        <w:rPr>
          <w:rFonts w:ascii="Calibri" w:hAnsi="Calibri" w:cs="Calibri"/>
        </w:rPr>
        <w:t xml:space="preserve">than in the negative cells; on average, the study cells </w:t>
      </w:r>
      <w:del w:id="716" w:author="Mooney, Fintan" w:date="2026-01-12T21:51:00Z" w16du:dateUtc="2026-01-13T02:51:00Z">
        <w:r w:rsidR="00C4298E" w:rsidDel="003239E5">
          <w:rPr>
            <w:rFonts w:ascii="Calibri" w:hAnsi="Calibri" w:cs="Calibri"/>
          </w:rPr>
          <w:delText xml:space="preserve">have </w:delText>
        </w:r>
      </w:del>
      <w:ins w:id="717" w:author="Mooney, Fintan" w:date="2026-01-12T21:51:00Z" w16du:dateUtc="2026-01-13T02:51:00Z">
        <w:r w:rsidR="003239E5">
          <w:rPr>
            <w:rFonts w:ascii="Calibri" w:hAnsi="Calibri" w:cs="Calibri"/>
          </w:rPr>
          <w:t xml:space="preserve">see </w:t>
        </w:r>
      </w:ins>
      <w:r w:rsidR="00C4298E">
        <w:rPr>
          <w:rFonts w:ascii="Calibri" w:hAnsi="Calibri" w:cs="Calibri"/>
        </w:rPr>
        <w:t xml:space="preserve">an estimated </w:t>
      </w:r>
      <w:del w:id="718" w:author="Mooney, Fintan" w:date="2026-01-13T10:44:00Z" w16du:dateUtc="2026-01-13T15:44:00Z">
        <w:r w:rsidR="00C4298E" w:rsidDel="00606323">
          <w:rPr>
            <w:rFonts w:ascii="Calibri" w:hAnsi="Calibri" w:cs="Calibri"/>
          </w:rPr>
          <w:delText>~</w:delText>
        </w:r>
      </w:del>
      <w:ins w:id="719" w:author="Mooney, Fintan" w:date="2026-01-12T21:51:00Z" w16du:dateUtc="2026-01-13T02:51:00Z">
        <w:r w:rsidR="003239E5">
          <w:rPr>
            <w:rFonts w:ascii="Calibri" w:hAnsi="Calibri" w:cs="Calibri"/>
          </w:rPr>
          <w:t>19</w:t>
        </w:r>
      </w:ins>
      <w:del w:id="720" w:author="Mooney, Fintan" w:date="2026-01-12T21:51:00Z" w16du:dateUtc="2026-01-13T02:51:00Z">
        <w:r w:rsidR="00C4298E" w:rsidDel="003239E5">
          <w:rPr>
            <w:rFonts w:ascii="Calibri" w:hAnsi="Calibri" w:cs="Calibri"/>
          </w:rPr>
          <w:delText>11</w:delText>
        </w:r>
      </w:del>
      <w:r w:rsidR="00C4298E">
        <w:rPr>
          <w:rFonts w:ascii="Calibri" w:hAnsi="Calibri" w:cs="Calibri"/>
        </w:rPr>
        <w:t xml:space="preserve"> more Anseriformes and </w:t>
      </w:r>
      <w:del w:id="721" w:author="Mooney, Fintan" w:date="2026-01-13T10:44:00Z" w16du:dateUtc="2026-01-13T15:44:00Z">
        <w:r w:rsidR="00C4298E" w:rsidDel="00606323">
          <w:rPr>
            <w:rFonts w:ascii="Calibri" w:hAnsi="Calibri" w:cs="Calibri"/>
          </w:rPr>
          <w:delText>~</w:delText>
        </w:r>
      </w:del>
      <w:ins w:id="722" w:author="Mooney, Fintan" w:date="2026-01-13T10:44:00Z" w16du:dateUtc="2026-01-13T15:44:00Z">
        <w:r w:rsidR="00606323">
          <w:rPr>
            <w:rFonts w:ascii="Calibri" w:hAnsi="Calibri" w:cs="Calibri"/>
          </w:rPr>
          <w:t xml:space="preserve">over </w:t>
        </w:r>
      </w:ins>
      <w:ins w:id="723" w:author="Mooney, Fintan" w:date="2026-01-13T10:45:00Z" w16du:dateUtc="2026-01-13T15:45:00Z">
        <w:r w:rsidR="003C4F19">
          <w:rPr>
            <w:rFonts w:ascii="Calibri" w:hAnsi="Calibri" w:cs="Calibri"/>
          </w:rPr>
          <w:t>2</w:t>
        </w:r>
      </w:ins>
      <w:del w:id="724" w:author="Mooney, Fintan" w:date="2026-01-12T21:52:00Z" w16du:dateUtc="2026-01-13T02:52:00Z">
        <w:r w:rsidR="00C4298E" w:rsidDel="003239E5">
          <w:rPr>
            <w:rFonts w:ascii="Calibri" w:hAnsi="Calibri" w:cs="Calibri"/>
          </w:rPr>
          <w:delText>4</w:delText>
        </w:r>
      </w:del>
      <w:r w:rsidR="00C4298E">
        <w:rPr>
          <w:rFonts w:ascii="Calibri" w:hAnsi="Calibri" w:cs="Calibri"/>
        </w:rPr>
        <w:t xml:space="preserve"> more predators </w:t>
      </w:r>
      <w:r w:rsidR="00E42780" w:rsidRPr="006F7B09">
        <w:rPr>
          <w:rFonts w:ascii="Calibri" w:hAnsi="Calibri" w:cs="Calibri"/>
        </w:rPr>
        <w:t>per week</w:t>
      </w:r>
      <w:r w:rsidR="002D1C1F" w:rsidRPr="006F7B09">
        <w:rPr>
          <w:rFonts w:ascii="Calibri" w:hAnsi="Calibri" w:cs="Calibri"/>
        </w:rPr>
        <w:t xml:space="preserve"> (Table 1)</w:t>
      </w:r>
      <w:r w:rsidR="00E42780" w:rsidRPr="006F7B09">
        <w:rPr>
          <w:rFonts w:ascii="Calibri" w:hAnsi="Calibri" w:cs="Calibri"/>
        </w:rPr>
        <w:t xml:space="preserve">. </w:t>
      </w:r>
    </w:p>
    <w:p w14:paraId="049DBE1C" w14:textId="77777777" w:rsidR="008E418B" w:rsidRPr="006F7B09" w:rsidRDefault="008E418B">
      <w:pPr>
        <w:rPr>
          <w:rFonts w:ascii="Calibri" w:hAnsi="Calibri" w:cs="Calibri"/>
        </w:rPr>
      </w:pPr>
    </w:p>
    <w:p w14:paraId="14F8DAE1" w14:textId="569A6D1A" w:rsidR="002D1C1F" w:rsidRPr="006F7B09" w:rsidRDefault="002D1C1F" w:rsidP="002D1C1F">
      <w:pPr>
        <w:rPr>
          <w:rFonts w:ascii="Calibri" w:hAnsi="Calibri" w:cs="Calibri"/>
        </w:rPr>
      </w:pPr>
      <w:r w:rsidRPr="006F7B09">
        <w:rPr>
          <w:rFonts w:ascii="Calibri" w:hAnsi="Calibri" w:cs="Calibri"/>
        </w:rPr>
        <w:t xml:space="preserve">3.2 Associations between metrological conditions, wild-bird abundance, and incidence of HPAI </w:t>
      </w:r>
      <w:del w:id="725" w:author="Mooney, Fintan" w:date="2026-01-12T21:55:00Z" w16du:dateUtc="2026-01-13T02:55:00Z">
        <w:r w:rsidRPr="006F7B09" w:rsidDel="00B42849">
          <w:rPr>
            <w:rFonts w:ascii="Calibri" w:hAnsi="Calibri" w:cs="Calibri"/>
          </w:rPr>
          <w:delText xml:space="preserve">outbreak </w:delText>
        </w:r>
      </w:del>
      <w:ins w:id="726" w:author="Mooney, Fintan" w:date="2026-01-12T21:55:00Z" w16du:dateUtc="2026-01-13T02:55:00Z">
        <w:r w:rsidR="00B42849">
          <w:rPr>
            <w:rFonts w:ascii="Calibri" w:hAnsi="Calibri" w:cs="Calibri"/>
          </w:rPr>
          <w:t>spillov</w:t>
        </w:r>
      </w:ins>
      <w:ins w:id="727" w:author="Mooney, Fintan" w:date="2026-01-12T21:56:00Z" w16du:dateUtc="2026-01-13T02:56:00Z">
        <w:r w:rsidR="00B42849">
          <w:rPr>
            <w:rFonts w:ascii="Calibri" w:hAnsi="Calibri" w:cs="Calibri"/>
          </w:rPr>
          <w:t>er</w:t>
        </w:r>
      </w:ins>
      <w:ins w:id="728" w:author="Mooney, Fintan" w:date="2026-01-12T21:55:00Z" w16du:dateUtc="2026-01-13T02:55:00Z">
        <w:r w:rsidR="00B42849" w:rsidRPr="006F7B09">
          <w:rPr>
            <w:rFonts w:ascii="Calibri" w:hAnsi="Calibri" w:cs="Calibri"/>
          </w:rPr>
          <w:t xml:space="preserve"> </w:t>
        </w:r>
      </w:ins>
      <w:r w:rsidRPr="006F7B09">
        <w:rPr>
          <w:rFonts w:ascii="Calibri" w:hAnsi="Calibri" w:cs="Calibri"/>
        </w:rPr>
        <w:t xml:space="preserve">events </w:t>
      </w:r>
    </w:p>
    <w:p w14:paraId="5D791859" w14:textId="77777777" w:rsidR="002063A2" w:rsidRPr="006F7B09" w:rsidRDefault="002063A2">
      <w:pPr>
        <w:rPr>
          <w:rFonts w:ascii="Calibri" w:hAnsi="Calibri" w:cs="Calibri"/>
          <w:i/>
          <w:iCs/>
        </w:rPr>
      </w:pPr>
    </w:p>
    <w:p w14:paraId="22BA7244" w14:textId="1009995B" w:rsidR="0052204B" w:rsidRPr="006F7B09" w:rsidRDefault="008C611F" w:rsidP="0052204B">
      <w:pPr>
        <w:ind w:firstLine="720"/>
        <w:rPr>
          <w:rFonts w:ascii="Calibri" w:hAnsi="Calibri" w:cs="Calibri"/>
        </w:rPr>
      </w:pPr>
      <w:r w:rsidRPr="006F7B09">
        <w:rPr>
          <w:rFonts w:ascii="Calibri" w:hAnsi="Calibri" w:cs="Calibri"/>
        </w:rPr>
        <w:t xml:space="preserve">The direction and significance of the associations between meteorological conditions and wild bird abundance on the risk of HPAI </w:t>
      </w:r>
      <w:del w:id="729" w:author="Mooney, Fintan" w:date="2026-01-12T21:56:00Z" w16du:dateUtc="2026-01-13T02:56:00Z">
        <w:r w:rsidRPr="006F7B09" w:rsidDel="00B42849">
          <w:rPr>
            <w:rFonts w:ascii="Calibri" w:hAnsi="Calibri" w:cs="Calibri"/>
          </w:rPr>
          <w:delText xml:space="preserve">outbreaks </w:delText>
        </w:r>
      </w:del>
      <w:ins w:id="730" w:author="Mooney, Fintan" w:date="2026-01-12T21:56:00Z" w16du:dateUtc="2026-01-13T02:56:00Z">
        <w:r w:rsidR="00B42849">
          <w:rPr>
            <w:rFonts w:ascii="Calibri" w:hAnsi="Calibri" w:cs="Calibri"/>
          </w:rPr>
          <w:t>spillover events</w:t>
        </w:r>
        <w:r w:rsidR="00B42849" w:rsidRPr="006F7B09">
          <w:rPr>
            <w:rFonts w:ascii="Calibri" w:hAnsi="Calibri" w:cs="Calibri"/>
          </w:rPr>
          <w:t xml:space="preserve"> </w:t>
        </w:r>
      </w:ins>
      <w:r w:rsidRPr="006F7B09">
        <w:rPr>
          <w:rFonts w:ascii="Calibri" w:hAnsi="Calibri" w:cs="Calibri"/>
        </w:rPr>
        <w:t>varied during the 4-week lag period.</w:t>
      </w:r>
      <w:r w:rsidR="00FD14F2" w:rsidRPr="006F7B09">
        <w:rPr>
          <w:rFonts w:ascii="Calibri" w:hAnsi="Calibri" w:cs="Calibri"/>
        </w:rPr>
        <w:t xml:space="preserve"> Specifically, our results indicate that </w:t>
      </w:r>
      <w:r w:rsidR="005E6E64" w:rsidRPr="006F7B09">
        <w:rPr>
          <w:rFonts w:ascii="Calibri" w:hAnsi="Calibri" w:cs="Calibri"/>
        </w:rPr>
        <w:t>wet conditions</w:t>
      </w:r>
      <w:r w:rsidR="001F22CF" w:rsidRPr="006F7B09">
        <w:rPr>
          <w:rFonts w:ascii="Calibri" w:hAnsi="Calibri" w:cs="Calibri"/>
        </w:rPr>
        <w:t xml:space="preserve"> and high wild bird abundance</w:t>
      </w:r>
      <w:r w:rsidR="005E6E64" w:rsidRPr="006F7B09">
        <w:rPr>
          <w:rFonts w:ascii="Calibri" w:hAnsi="Calibri" w:cs="Calibri"/>
        </w:rPr>
        <w:t xml:space="preserve"> four weeks before the </w:t>
      </w:r>
      <w:del w:id="731" w:author="Mooney, Fintan" w:date="2026-01-12T21:56:00Z" w16du:dateUtc="2026-01-13T02:56:00Z">
        <w:r w:rsidR="005E6E64" w:rsidRPr="006F7B09" w:rsidDel="00B42849">
          <w:rPr>
            <w:rFonts w:ascii="Calibri" w:hAnsi="Calibri" w:cs="Calibri"/>
          </w:rPr>
          <w:delText>outbreak event</w:delText>
        </w:r>
      </w:del>
      <w:ins w:id="732" w:author="Mooney, Fintan" w:date="2026-01-12T21:56:00Z" w16du:dateUtc="2026-01-13T02:56:00Z">
        <w:r w:rsidR="00B42849">
          <w:rPr>
            <w:rFonts w:ascii="Calibri" w:hAnsi="Calibri" w:cs="Calibri"/>
          </w:rPr>
          <w:t>spillover</w:t>
        </w:r>
      </w:ins>
      <w:r w:rsidR="005E6E64" w:rsidRPr="006F7B09">
        <w:rPr>
          <w:rFonts w:ascii="Calibri" w:hAnsi="Calibri" w:cs="Calibri"/>
        </w:rPr>
        <w:t xml:space="preserve"> and dry </w:t>
      </w:r>
      <w:r w:rsidR="001F22CF" w:rsidRPr="006F7B09">
        <w:rPr>
          <w:rFonts w:ascii="Calibri" w:hAnsi="Calibri" w:cs="Calibri"/>
        </w:rPr>
        <w:t xml:space="preserve">conditions in the </w:t>
      </w:r>
      <w:r w:rsidR="005C0559" w:rsidRPr="006F7B09">
        <w:rPr>
          <w:rFonts w:ascii="Calibri" w:hAnsi="Calibri" w:cs="Calibri"/>
        </w:rPr>
        <w:t>two weeks closer to the event</w:t>
      </w:r>
      <w:r w:rsidR="0052204B" w:rsidRPr="006F7B09">
        <w:rPr>
          <w:rFonts w:ascii="Calibri" w:hAnsi="Calibri" w:cs="Calibri"/>
        </w:rPr>
        <w:t xml:space="preserve"> are predictive of increased </w:t>
      </w:r>
      <w:del w:id="733" w:author="Mooney, Fintan" w:date="2026-01-12T21:56:00Z" w16du:dateUtc="2026-01-13T02:56:00Z">
        <w:r w:rsidR="0052204B" w:rsidRPr="006F7B09" w:rsidDel="00B42849">
          <w:rPr>
            <w:rFonts w:ascii="Calibri" w:hAnsi="Calibri" w:cs="Calibri"/>
          </w:rPr>
          <w:delText xml:space="preserve">outbreak </w:delText>
        </w:r>
      </w:del>
      <w:ins w:id="734" w:author="Mooney, Fintan" w:date="2026-01-12T21:56:00Z" w16du:dateUtc="2026-01-13T02:56:00Z">
        <w:r w:rsidR="00B42849">
          <w:rPr>
            <w:rFonts w:ascii="Calibri" w:hAnsi="Calibri" w:cs="Calibri"/>
          </w:rPr>
          <w:t>spillover</w:t>
        </w:r>
        <w:r w:rsidR="00B42849" w:rsidRPr="006F7B09">
          <w:rPr>
            <w:rFonts w:ascii="Calibri" w:hAnsi="Calibri" w:cs="Calibri"/>
          </w:rPr>
          <w:t xml:space="preserve"> </w:t>
        </w:r>
      </w:ins>
      <w:r w:rsidR="0052204B" w:rsidRPr="006F7B09">
        <w:rPr>
          <w:rFonts w:ascii="Calibri" w:hAnsi="Calibri" w:cs="Calibri"/>
        </w:rPr>
        <w:t>risk (</w:t>
      </w:r>
      <w:ins w:id="735" w:author="Mooney, Fintan" w:date="2026-01-14T14:36:00Z" w16du:dateUtc="2026-01-14T19:36:00Z">
        <w:r w:rsidR="007067A5">
          <w:rPr>
            <w:rFonts w:ascii="Calibri" w:hAnsi="Calibri" w:cs="Calibri"/>
          </w:rPr>
          <w:t xml:space="preserve">Table </w:t>
        </w:r>
        <w:r w:rsidR="00EC51F2">
          <w:rPr>
            <w:rFonts w:ascii="Calibri" w:hAnsi="Calibri" w:cs="Calibri"/>
          </w:rPr>
          <w:t xml:space="preserve">3; </w:t>
        </w:r>
      </w:ins>
      <w:r w:rsidR="0052204B" w:rsidRPr="006F7B09">
        <w:rPr>
          <w:rFonts w:ascii="Calibri" w:hAnsi="Calibri" w:cs="Calibri"/>
        </w:rPr>
        <w:t xml:space="preserve">Figure </w:t>
      </w:r>
      <w:ins w:id="736" w:author="Mooney, Fintan" w:date="2026-01-14T14:36:00Z" w16du:dateUtc="2026-01-14T19:36:00Z">
        <w:r w:rsidR="007067A5">
          <w:rPr>
            <w:rFonts w:ascii="Calibri" w:hAnsi="Calibri" w:cs="Calibri"/>
          </w:rPr>
          <w:t>3</w:t>
        </w:r>
      </w:ins>
      <w:del w:id="737" w:author="Mooney, Fintan" w:date="2026-01-12T22:01:00Z" w16du:dateUtc="2026-01-13T03:01:00Z">
        <w:r w:rsidR="0052204B" w:rsidRPr="006F7B09" w:rsidDel="00B80B42">
          <w:rPr>
            <w:rFonts w:ascii="Calibri" w:hAnsi="Calibri" w:cs="Calibri"/>
          </w:rPr>
          <w:delText>2</w:delText>
        </w:r>
      </w:del>
      <w:del w:id="738" w:author="Mooney, Fintan" w:date="2026-01-12T21:42:00Z" w16du:dateUtc="2026-01-13T02:42:00Z">
        <w:r w:rsidR="0052204B" w:rsidRPr="006F7B09" w:rsidDel="00E974F8">
          <w:rPr>
            <w:rFonts w:ascii="Calibri" w:hAnsi="Calibri" w:cs="Calibri"/>
          </w:rPr>
          <w:delText>, Figure 3</w:delText>
        </w:r>
      </w:del>
      <w:r w:rsidR="0052204B" w:rsidRPr="006F7B09">
        <w:rPr>
          <w:rFonts w:ascii="Calibri" w:hAnsi="Calibri" w:cs="Calibri"/>
        </w:rPr>
        <w:t>).</w:t>
      </w:r>
    </w:p>
    <w:p w14:paraId="560E2FBA" w14:textId="77777777" w:rsidR="0052204B" w:rsidRPr="006F7B09" w:rsidRDefault="0052204B" w:rsidP="0052204B">
      <w:pPr>
        <w:ind w:firstLine="720"/>
        <w:rPr>
          <w:rFonts w:ascii="Calibri" w:hAnsi="Calibri" w:cs="Calibri"/>
        </w:rPr>
      </w:pPr>
    </w:p>
    <w:p w14:paraId="27B20D78" w14:textId="60138454" w:rsidR="008C611F" w:rsidRPr="006F7B09" w:rsidRDefault="001F22CF" w:rsidP="0052204B">
      <w:pPr>
        <w:ind w:firstLine="720"/>
        <w:rPr>
          <w:rFonts w:ascii="Calibri" w:hAnsi="Calibri" w:cs="Calibri"/>
        </w:rPr>
      </w:pPr>
      <w:r w:rsidRPr="006F7B09">
        <w:rPr>
          <w:rFonts w:ascii="Calibri" w:hAnsi="Calibri" w:cs="Calibri"/>
        </w:rPr>
        <w:t xml:space="preserve"> </w:t>
      </w:r>
      <w:r w:rsidR="00427C6D" w:rsidRPr="006F7B09">
        <w:rPr>
          <w:rFonts w:ascii="Calibri" w:hAnsi="Calibri" w:cs="Calibri"/>
        </w:rPr>
        <w:t xml:space="preserve"> </w:t>
      </w:r>
      <w:r w:rsidR="000A5DA5" w:rsidRPr="006F7B09">
        <w:rPr>
          <w:rFonts w:ascii="Calibri" w:hAnsi="Calibri" w:cs="Calibri"/>
        </w:rPr>
        <w:t>From the lag-specific odds ratios our results show that a</w:t>
      </w:r>
      <w:r w:rsidR="008C611F" w:rsidRPr="006F7B09">
        <w:rPr>
          <w:rFonts w:ascii="Calibri" w:hAnsi="Calibri" w:cs="Calibri"/>
        </w:rPr>
        <w:t>t the tail end of the lag window, soil moisture (OR</w:t>
      </w:r>
      <w:ins w:id="739" w:author="Mooney, Fintan" w:date="2026-01-12T16:39:00Z" w16du:dateUtc="2026-01-12T21:39:00Z">
        <w:r w:rsidR="008B1309">
          <w:rPr>
            <w:rFonts w:ascii="Calibri" w:hAnsi="Calibri" w:cs="Calibri"/>
          </w:rPr>
          <w:t xml:space="preserve"> at Lag 3</w:t>
        </w:r>
      </w:ins>
      <w:r w:rsidR="008C611F" w:rsidRPr="006F7B09">
        <w:rPr>
          <w:rFonts w:ascii="Calibri" w:hAnsi="Calibri" w:cs="Calibri"/>
        </w:rPr>
        <w:t>: 1.</w:t>
      </w:r>
      <w:ins w:id="740" w:author="Mooney, Fintan" w:date="2026-01-14T21:22:00Z" w16du:dateUtc="2026-01-15T02:22:00Z">
        <w:r w:rsidR="00B01B59">
          <w:rPr>
            <w:rFonts w:ascii="Calibri" w:hAnsi="Calibri" w:cs="Calibri"/>
          </w:rPr>
          <w:t>50</w:t>
        </w:r>
      </w:ins>
      <w:del w:id="741" w:author="Mooney, Fintan" w:date="2026-01-12T16:39:00Z" w16du:dateUtc="2026-01-12T21:39:00Z">
        <w:r w:rsidR="00123E4D" w:rsidRPr="006F7B09" w:rsidDel="00F56C95">
          <w:rPr>
            <w:rFonts w:ascii="Calibri" w:hAnsi="Calibri" w:cs="Calibri"/>
          </w:rPr>
          <w:delText>61</w:delText>
        </w:r>
      </w:del>
      <w:r w:rsidR="008C611F" w:rsidRPr="006F7B09">
        <w:rPr>
          <w:rFonts w:ascii="Calibri" w:hAnsi="Calibri" w:cs="Calibri"/>
        </w:rPr>
        <w:t>, 95% CI: 1.</w:t>
      </w:r>
      <w:r w:rsidR="00123E4D" w:rsidRPr="006F7B09">
        <w:rPr>
          <w:rFonts w:ascii="Calibri" w:hAnsi="Calibri" w:cs="Calibri"/>
        </w:rPr>
        <w:t>0</w:t>
      </w:r>
      <w:ins w:id="742" w:author="Mooney, Fintan" w:date="2026-01-12T16:39:00Z" w16du:dateUtc="2026-01-12T21:39:00Z">
        <w:r w:rsidR="00F56C95">
          <w:rPr>
            <w:rFonts w:ascii="Calibri" w:hAnsi="Calibri" w:cs="Calibri"/>
          </w:rPr>
          <w:t>2</w:t>
        </w:r>
      </w:ins>
      <w:del w:id="743" w:author="Mooney, Fintan" w:date="2026-01-12T16:39:00Z" w16du:dateUtc="2026-01-12T21:39:00Z">
        <w:r w:rsidR="00123E4D" w:rsidRPr="006F7B09" w:rsidDel="00F56C95">
          <w:rPr>
            <w:rFonts w:ascii="Calibri" w:hAnsi="Calibri" w:cs="Calibri"/>
          </w:rPr>
          <w:delText>1</w:delText>
        </w:r>
      </w:del>
      <w:r w:rsidR="008C611F" w:rsidRPr="006F7B09">
        <w:rPr>
          <w:rFonts w:ascii="Calibri" w:hAnsi="Calibri" w:cs="Calibri"/>
        </w:rPr>
        <w:t>, 2.</w:t>
      </w:r>
      <w:ins w:id="744" w:author="Mooney, Fintan" w:date="2026-01-14T21:22:00Z" w16du:dateUtc="2026-01-15T02:22:00Z">
        <w:r w:rsidR="00B01B59">
          <w:rPr>
            <w:rFonts w:ascii="Calibri" w:hAnsi="Calibri" w:cs="Calibri"/>
          </w:rPr>
          <w:t>21</w:t>
        </w:r>
      </w:ins>
      <w:del w:id="745" w:author="Mooney, Fintan" w:date="2026-01-12T16:39:00Z" w16du:dateUtc="2026-01-12T21:39:00Z">
        <w:r w:rsidR="001229A6" w:rsidRPr="006F7B09" w:rsidDel="00F56C95">
          <w:rPr>
            <w:rFonts w:ascii="Calibri" w:hAnsi="Calibri" w:cs="Calibri"/>
          </w:rPr>
          <w:delText>57</w:delText>
        </w:r>
      </w:del>
      <w:r w:rsidR="008C611F" w:rsidRPr="006F7B09">
        <w:rPr>
          <w:rFonts w:ascii="Calibri" w:hAnsi="Calibri" w:cs="Calibri"/>
        </w:rPr>
        <w:t>), and wild bird abundance (OR</w:t>
      </w:r>
      <w:ins w:id="746" w:author="Mooney, Fintan" w:date="2026-01-12T16:39:00Z" w16du:dateUtc="2026-01-12T21:39:00Z">
        <w:r w:rsidR="00F56C95">
          <w:rPr>
            <w:rFonts w:ascii="Calibri" w:hAnsi="Calibri" w:cs="Calibri"/>
          </w:rPr>
          <w:t xml:space="preserve"> at </w:t>
        </w:r>
        <w:r w:rsidR="00F56C95">
          <w:rPr>
            <w:rFonts w:ascii="Calibri" w:hAnsi="Calibri" w:cs="Calibri"/>
          </w:rPr>
          <w:lastRenderedPageBreak/>
          <w:t>Lag 4</w:t>
        </w:r>
      </w:ins>
      <w:r w:rsidR="008C611F" w:rsidRPr="006F7B09">
        <w:rPr>
          <w:rFonts w:ascii="Calibri" w:hAnsi="Calibri" w:cs="Calibri"/>
        </w:rPr>
        <w:t xml:space="preserve">: </w:t>
      </w:r>
      <w:r w:rsidR="001229A6" w:rsidRPr="006F7B09">
        <w:rPr>
          <w:rFonts w:ascii="Calibri" w:hAnsi="Calibri" w:cs="Calibri"/>
        </w:rPr>
        <w:t>3.</w:t>
      </w:r>
      <w:ins w:id="747" w:author="Mooney, Fintan" w:date="2026-01-14T21:22:00Z" w16du:dateUtc="2026-01-15T02:22:00Z">
        <w:r w:rsidR="00B01B59">
          <w:rPr>
            <w:rFonts w:ascii="Calibri" w:hAnsi="Calibri" w:cs="Calibri"/>
          </w:rPr>
          <w:t>86</w:t>
        </w:r>
      </w:ins>
      <w:del w:id="748" w:author="Mooney, Fintan" w:date="2026-01-12T16:39:00Z" w16du:dateUtc="2026-01-12T21:39:00Z">
        <w:r w:rsidR="001229A6" w:rsidRPr="006F7B09" w:rsidDel="00F56C95">
          <w:rPr>
            <w:rFonts w:ascii="Calibri" w:hAnsi="Calibri" w:cs="Calibri"/>
          </w:rPr>
          <w:delText>88</w:delText>
        </w:r>
      </w:del>
      <w:r w:rsidR="008C611F" w:rsidRPr="006F7B09">
        <w:rPr>
          <w:rFonts w:ascii="Calibri" w:hAnsi="Calibri" w:cs="Calibri"/>
        </w:rPr>
        <w:t>, 95% CI: 2.</w:t>
      </w:r>
      <w:r w:rsidR="001229A6" w:rsidRPr="006F7B09">
        <w:rPr>
          <w:rFonts w:ascii="Calibri" w:hAnsi="Calibri" w:cs="Calibri"/>
        </w:rPr>
        <w:t>2</w:t>
      </w:r>
      <w:ins w:id="749" w:author="Mooney, Fintan" w:date="2026-01-14T21:23:00Z" w16du:dateUtc="2026-01-15T02:23:00Z">
        <w:r w:rsidR="00B01B59">
          <w:rPr>
            <w:rFonts w:ascii="Calibri" w:hAnsi="Calibri" w:cs="Calibri"/>
          </w:rPr>
          <w:t>7</w:t>
        </w:r>
      </w:ins>
      <w:del w:id="750" w:author="Mooney, Fintan" w:date="2026-01-12T16:39:00Z" w16du:dateUtc="2026-01-12T21:39:00Z">
        <w:r w:rsidR="001229A6" w:rsidRPr="006F7B09" w:rsidDel="00F56C95">
          <w:rPr>
            <w:rFonts w:ascii="Calibri" w:hAnsi="Calibri" w:cs="Calibri"/>
          </w:rPr>
          <w:delText>3</w:delText>
        </w:r>
      </w:del>
      <w:r w:rsidR="008C611F" w:rsidRPr="006F7B09">
        <w:rPr>
          <w:rFonts w:ascii="Calibri" w:hAnsi="Calibri" w:cs="Calibri"/>
        </w:rPr>
        <w:t xml:space="preserve">, </w:t>
      </w:r>
      <w:r w:rsidR="00E0055A" w:rsidRPr="006F7B09">
        <w:rPr>
          <w:rFonts w:ascii="Calibri" w:hAnsi="Calibri" w:cs="Calibri"/>
        </w:rPr>
        <w:t>6.</w:t>
      </w:r>
      <w:ins w:id="751" w:author="Mooney, Fintan" w:date="2026-01-14T21:23:00Z" w16du:dateUtc="2026-01-15T02:23:00Z">
        <w:r w:rsidR="00B01B59">
          <w:rPr>
            <w:rFonts w:ascii="Calibri" w:hAnsi="Calibri" w:cs="Calibri"/>
          </w:rPr>
          <w:t>56</w:t>
        </w:r>
      </w:ins>
      <w:del w:id="752" w:author="Mooney, Fintan" w:date="2026-01-12T16:39:00Z" w16du:dateUtc="2026-01-12T21:39:00Z">
        <w:r w:rsidR="00E0055A" w:rsidRPr="006F7B09" w:rsidDel="00F56C95">
          <w:rPr>
            <w:rFonts w:ascii="Calibri" w:hAnsi="Calibri" w:cs="Calibri"/>
          </w:rPr>
          <w:delText>74</w:delText>
        </w:r>
      </w:del>
      <w:r w:rsidR="008C611F" w:rsidRPr="006F7B09">
        <w:rPr>
          <w:rFonts w:ascii="Calibri" w:hAnsi="Calibri" w:cs="Calibri"/>
        </w:rPr>
        <w:t xml:space="preserve">) were strongly associated with an increase in the odds of </w:t>
      </w:r>
      <w:del w:id="753" w:author="Mooney, Fintan" w:date="2026-01-13T10:16:00Z" w16du:dateUtc="2026-01-13T15:16:00Z">
        <w:r w:rsidR="008C611F" w:rsidRPr="006F7B09" w:rsidDel="003B7A77">
          <w:rPr>
            <w:rFonts w:ascii="Calibri" w:hAnsi="Calibri" w:cs="Calibri"/>
          </w:rPr>
          <w:delText>a HPAI</w:delText>
        </w:r>
      </w:del>
      <w:ins w:id="754" w:author="Mooney, Fintan" w:date="2026-01-13T10:16:00Z" w16du:dateUtc="2026-01-13T15:16:00Z">
        <w:r w:rsidR="003B7A77">
          <w:rPr>
            <w:rFonts w:ascii="Calibri" w:hAnsi="Calibri" w:cs="Calibri"/>
          </w:rPr>
          <w:t>an HPAI</w:t>
        </w:r>
      </w:ins>
      <w:r w:rsidR="008C611F" w:rsidRPr="006F7B09">
        <w:rPr>
          <w:rFonts w:ascii="Calibri" w:hAnsi="Calibri" w:cs="Calibri"/>
        </w:rPr>
        <w:t xml:space="preserve"> </w:t>
      </w:r>
      <w:del w:id="755" w:author="Mooney, Fintan" w:date="2026-01-12T21:56:00Z" w16du:dateUtc="2026-01-13T02:56:00Z">
        <w:r w:rsidR="008C611F" w:rsidRPr="006F7B09" w:rsidDel="00B42849">
          <w:rPr>
            <w:rFonts w:ascii="Calibri" w:hAnsi="Calibri" w:cs="Calibri"/>
          </w:rPr>
          <w:delText xml:space="preserve">outbreak </w:delText>
        </w:r>
      </w:del>
      <w:ins w:id="756" w:author="Mooney, Fintan" w:date="2026-01-12T21:56:00Z" w16du:dateUtc="2026-01-13T02:56:00Z">
        <w:r w:rsidR="00B42849">
          <w:rPr>
            <w:rFonts w:ascii="Calibri" w:hAnsi="Calibri" w:cs="Calibri"/>
          </w:rPr>
          <w:t>spillover event</w:t>
        </w:r>
        <w:r w:rsidR="00B42849" w:rsidRPr="006F7B09">
          <w:rPr>
            <w:rFonts w:ascii="Calibri" w:hAnsi="Calibri" w:cs="Calibri"/>
          </w:rPr>
          <w:t xml:space="preserve"> </w:t>
        </w:r>
      </w:ins>
      <w:r w:rsidR="008C611F" w:rsidRPr="006F7B09">
        <w:rPr>
          <w:rFonts w:ascii="Calibri" w:hAnsi="Calibri" w:cs="Calibri"/>
        </w:rPr>
        <w:t xml:space="preserve">(Figure </w:t>
      </w:r>
      <w:ins w:id="757" w:author="Mooney, Fintan" w:date="2026-01-14T14:36:00Z" w16du:dateUtc="2026-01-14T19:36:00Z">
        <w:r w:rsidR="007067A5">
          <w:rPr>
            <w:rFonts w:ascii="Calibri" w:hAnsi="Calibri" w:cs="Calibri"/>
          </w:rPr>
          <w:t>3</w:t>
        </w:r>
      </w:ins>
      <w:del w:id="758" w:author="Mooney, Fintan" w:date="2026-01-12T21:56:00Z" w16du:dateUtc="2026-01-13T02:56:00Z">
        <w:r w:rsidR="00824CAF" w:rsidRPr="006F7B09" w:rsidDel="00B42849">
          <w:rPr>
            <w:rFonts w:ascii="Calibri" w:hAnsi="Calibri" w:cs="Calibri"/>
          </w:rPr>
          <w:delText>3</w:delText>
        </w:r>
      </w:del>
      <w:r w:rsidR="008C611F" w:rsidRPr="006F7B09">
        <w:rPr>
          <w:rFonts w:ascii="Calibri" w:hAnsi="Calibri" w:cs="Calibri"/>
        </w:rPr>
        <w:t xml:space="preserve">; Table </w:t>
      </w:r>
      <w:r w:rsidR="00824CAF" w:rsidRPr="006F7B09">
        <w:rPr>
          <w:rFonts w:ascii="Calibri" w:hAnsi="Calibri" w:cs="Calibri"/>
        </w:rPr>
        <w:t>3</w:t>
      </w:r>
      <w:r w:rsidR="008C611F" w:rsidRPr="006F7B09">
        <w:rPr>
          <w:rFonts w:ascii="Calibri" w:hAnsi="Calibri" w:cs="Calibri"/>
        </w:rPr>
        <w:t>).</w:t>
      </w:r>
      <w:r w:rsidR="0052204B" w:rsidRPr="006F7B09">
        <w:rPr>
          <w:rFonts w:ascii="Calibri" w:hAnsi="Calibri" w:cs="Calibri"/>
        </w:rPr>
        <w:t xml:space="preserve"> </w:t>
      </w:r>
      <w:r w:rsidR="008C611F" w:rsidRPr="006F7B09">
        <w:rPr>
          <w:rFonts w:ascii="Calibri" w:hAnsi="Calibri" w:cs="Calibri"/>
        </w:rPr>
        <w:t xml:space="preserve">Closer to the </w:t>
      </w:r>
      <w:ins w:id="759" w:author="Mooney, Fintan" w:date="2026-01-12T21:57:00Z" w16du:dateUtc="2026-01-13T02:57:00Z">
        <w:r w:rsidR="002268EC">
          <w:rPr>
            <w:rFonts w:ascii="Calibri" w:hAnsi="Calibri" w:cs="Calibri"/>
          </w:rPr>
          <w:t>spillover</w:t>
        </w:r>
      </w:ins>
      <w:del w:id="760" w:author="Mooney, Fintan" w:date="2026-01-12T21:56:00Z" w16du:dateUtc="2026-01-13T02:56:00Z">
        <w:r w:rsidR="008C611F" w:rsidRPr="006F7B09" w:rsidDel="002268EC">
          <w:rPr>
            <w:rFonts w:ascii="Calibri" w:hAnsi="Calibri" w:cs="Calibri"/>
          </w:rPr>
          <w:delText>outbreak week</w:delText>
        </w:r>
      </w:del>
      <w:r w:rsidR="008C611F" w:rsidRPr="006F7B09">
        <w:rPr>
          <w:rFonts w:ascii="Calibri" w:hAnsi="Calibri" w:cs="Calibri"/>
        </w:rPr>
        <w:t xml:space="preserve">, surface runoff showed an acute effect. A 0.5 standard deviation increase in surface runoff was associated with </w:t>
      </w:r>
      <w:r w:rsidR="00C4298E">
        <w:rPr>
          <w:rFonts w:ascii="Calibri" w:hAnsi="Calibri" w:cs="Calibri"/>
        </w:rPr>
        <w:t xml:space="preserve">an </w:t>
      </w:r>
      <w:r w:rsidR="008C611F" w:rsidRPr="006F7B09">
        <w:rPr>
          <w:rFonts w:ascii="Calibri" w:hAnsi="Calibri" w:cs="Calibri"/>
        </w:rPr>
        <w:t xml:space="preserve">increase in </w:t>
      </w:r>
      <w:del w:id="761" w:author="Mooney, Fintan" w:date="2026-01-12T21:57:00Z" w16du:dateUtc="2026-01-13T02:57:00Z">
        <w:r w:rsidR="008C611F" w:rsidRPr="006F7B09" w:rsidDel="002268EC">
          <w:rPr>
            <w:rFonts w:ascii="Calibri" w:hAnsi="Calibri" w:cs="Calibri"/>
          </w:rPr>
          <w:delText xml:space="preserve">outbreak </w:delText>
        </w:r>
      </w:del>
      <w:ins w:id="762" w:author="Mooney, Fintan" w:date="2026-01-12T21:57:00Z" w16du:dateUtc="2026-01-13T02:57:00Z">
        <w:r w:rsidR="002268EC">
          <w:rPr>
            <w:rFonts w:ascii="Calibri" w:hAnsi="Calibri" w:cs="Calibri"/>
          </w:rPr>
          <w:t>spillover</w:t>
        </w:r>
        <w:r w:rsidR="002268EC" w:rsidRPr="006F7B09">
          <w:rPr>
            <w:rFonts w:ascii="Calibri" w:hAnsi="Calibri" w:cs="Calibri"/>
          </w:rPr>
          <w:t xml:space="preserve"> </w:t>
        </w:r>
      </w:ins>
      <w:r w:rsidR="008C611F" w:rsidRPr="006F7B09">
        <w:rPr>
          <w:rFonts w:ascii="Calibri" w:hAnsi="Calibri" w:cs="Calibri"/>
        </w:rPr>
        <w:t>odds of 1.</w:t>
      </w:r>
      <w:r w:rsidR="00A33DB2" w:rsidRPr="006F7B09">
        <w:rPr>
          <w:rFonts w:ascii="Calibri" w:hAnsi="Calibri" w:cs="Calibri"/>
        </w:rPr>
        <w:t>3</w:t>
      </w:r>
      <w:ins w:id="763" w:author="Mooney, Fintan" w:date="2026-01-14T21:23:00Z" w16du:dateUtc="2026-01-15T02:23:00Z">
        <w:r w:rsidR="00DE2493">
          <w:rPr>
            <w:rFonts w:ascii="Calibri" w:hAnsi="Calibri" w:cs="Calibri"/>
          </w:rPr>
          <w:t>6</w:t>
        </w:r>
      </w:ins>
      <w:del w:id="764" w:author="Mooney, Fintan" w:date="2026-01-12T16:40:00Z" w16du:dateUtc="2026-01-12T21:40:00Z">
        <w:r w:rsidR="00A33DB2" w:rsidRPr="006F7B09" w:rsidDel="00981DC2">
          <w:rPr>
            <w:rFonts w:ascii="Calibri" w:hAnsi="Calibri" w:cs="Calibri"/>
          </w:rPr>
          <w:delText>6</w:delText>
        </w:r>
      </w:del>
      <w:r w:rsidR="00A33DB2" w:rsidRPr="006F7B09">
        <w:rPr>
          <w:rFonts w:ascii="Calibri" w:hAnsi="Calibri" w:cs="Calibri"/>
        </w:rPr>
        <w:t xml:space="preserve"> </w:t>
      </w:r>
      <w:r w:rsidR="008C611F" w:rsidRPr="006F7B09">
        <w:rPr>
          <w:rFonts w:ascii="Calibri" w:hAnsi="Calibri" w:cs="Calibri"/>
        </w:rPr>
        <w:t>(95% CI: 1.0</w:t>
      </w:r>
      <w:ins w:id="765" w:author="Mooney, Fintan" w:date="2026-01-14T21:23:00Z" w16du:dateUtc="2026-01-15T02:23:00Z">
        <w:r w:rsidR="00DE2493">
          <w:rPr>
            <w:rFonts w:ascii="Calibri" w:hAnsi="Calibri" w:cs="Calibri"/>
          </w:rPr>
          <w:t>9</w:t>
        </w:r>
      </w:ins>
      <w:del w:id="766" w:author="Mooney, Fintan" w:date="2026-01-12T16:40:00Z" w16du:dateUtc="2026-01-12T21:40:00Z">
        <w:r w:rsidR="00693F91" w:rsidRPr="006F7B09" w:rsidDel="00981DC2">
          <w:rPr>
            <w:rFonts w:ascii="Calibri" w:hAnsi="Calibri" w:cs="Calibri"/>
          </w:rPr>
          <w:delText>9</w:delText>
        </w:r>
      </w:del>
      <w:r w:rsidR="008C611F" w:rsidRPr="006F7B09">
        <w:rPr>
          <w:rFonts w:ascii="Calibri" w:hAnsi="Calibri" w:cs="Calibri"/>
        </w:rPr>
        <w:t>, 1.</w:t>
      </w:r>
      <w:ins w:id="767" w:author="Mooney, Fintan" w:date="2026-01-14T21:23:00Z" w16du:dateUtc="2026-01-15T02:23:00Z">
        <w:r w:rsidR="00DE2493">
          <w:rPr>
            <w:rFonts w:ascii="Calibri" w:hAnsi="Calibri" w:cs="Calibri"/>
          </w:rPr>
          <w:t>71</w:t>
        </w:r>
      </w:ins>
      <w:del w:id="768" w:author="Mooney, Fintan" w:date="2026-01-12T16:40:00Z" w16du:dateUtc="2026-01-12T21:40:00Z">
        <w:r w:rsidR="00693F91" w:rsidRPr="006F7B09" w:rsidDel="00981DC2">
          <w:rPr>
            <w:rFonts w:ascii="Calibri" w:hAnsi="Calibri" w:cs="Calibri"/>
          </w:rPr>
          <w:delText>70</w:delText>
        </w:r>
      </w:del>
      <w:r w:rsidR="008C611F" w:rsidRPr="006F7B09">
        <w:rPr>
          <w:rFonts w:ascii="Calibri" w:hAnsi="Calibri" w:cs="Calibri"/>
        </w:rPr>
        <w:t>) at the 2-week lag, 1.6</w:t>
      </w:r>
      <w:ins w:id="769" w:author="Mooney, Fintan" w:date="2026-01-14T21:23:00Z" w16du:dateUtc="2026-01-15T02:23:00Z">
        <w:r w:rsidR="00DE2493">
          <w:rPr>
            <w:rFonts w:ascii="Calibri" w:hAnsi="Calibri" w:cs="Calibri"/>
          </w:rPr>
          <w:t>3</w:t>
        </w:r>
      </w:ins>
      <w:del w:id="770" w:author="Mooney, Fintan" w:date="2026-01-12T16:40:00Z" w16du:dateUtc="2026-01-12T21:40:00Z">
        <w:r w:rsidR="008C611F" w:rsidRPr="006F7B09" w:rsidDel="00981DC2">
          <w:rPr>
            <w:rFonts w:ascii="Calibri" w:hAnsi="Calibri" w:cs="Calibri"/>
          </w:rPr>
          <w:delText>4</w:delText>
        </w:r>
      </w:del>
      <w:r w:rsidR="008C611F" w:rsidRPr="006F7B09">
        <w:rPr>
          <w:rFonts w:ascii="Calibri" w:hAnsi="Calibri" w:cs="Calibri"/>
        </w:rPr>
        <w:t xml:space="preserve"> (95% CI: 1.</w:t>
      </w:r>
      <w:r w:rsidR="00B96887" w:rsidRPr="006F7B09">
        <w:rPr>
          <w:rFonts w:ascii="Calibri" w:hAnsi="Calibri" w:cs="Calibri"/>
        </w:rPr>
        <w:t>2</w:t>
      </w:r>
      <w:ins w:id="771" w:author="Mooney, Fintan" w:date="2026-01-14T21:24:00Z" w16du:dateUtc="2026-01-15T02:24:00Z">
        <w:r w:rsidR="00DE2493">
          <w:rPr>
            <w:rFonts w:ascii="Calibri" w:hAnsi="Calibri" w:cs="Calibri"/>
          </w:rPr>
          <w:t>2</w:t>
        </w:r>
      </w:ins>
      <w:del w:id="772" w:author="Mooney, Fintan" w:date="2026-01-12T16:40:00Z" w16du:dateUtc="2026-01-12T21:40:00Z">
        <w:r w:rsidR="00B96887" w:rsidRPr="006F7B09" w:rsidDel="00981DC2">
          <w:rPr>
            <w:rFonts w:ascii="Calibri" w:hAnsi="Calibri" w:cs="Calibri"/>
          </w:rPr>
          <w:delText>3</w:delText>
        </w:r>
      </w:del>
      <w:r w:rsidR="008C611F" w:rsidRPr="006F7B09">
        <w:rPr>
          <w:rFonts w:ascii="Calibri" w:hAnsi="Calibri" w:cs="Calibri"/>
        </w:rPr>
        <w:t>, 2.</w:t>
      </w:r>
      <w:r w:rsidR="00B96887" w:rsidRPr="006F7B09">
        <w:rPr>
          <w:rFonts w:ascii="Calibri" w:hAnsi="Calibri" w:cs="Calibri"/>
        </w:rPr>
        <w:t>1</w:t>
      </w:r>
      <w:ins w:id="773" w:author="Mooney, Fintan" w:date="2026-01-14T21:24:00Z" w16du:dateUtc="2026-01-15T02:24:00Z">
        <w:r w:rsidR="00DE2493">
          <w:rPr>
            <w:rFonts w:ascii="Calibri" w:hAnsi="Calibri" w:cs="Calibri"/>
          </w:rPr>
          <w:t>9</w:t>
        </w:r>
      </w:ins>
      <w:del w:id="774" w:author="Mooney, Fintan" w:date="2026-01-12T16:40:00Z" w16du:dateUtc="2026-01-12T21:40:00Z">
        <w:r w:rsidR="00B96887" w:rsidRPr="006F7B09" w:rsidDel="00981DC2">
          <w:rPr>
            <w:rFonts w:ascii="Calibri" w:hAnsi="Calibri" w:cs="Calibri"/>
          </w:rPr>
          <w:delText>9</w:delText>
        </w:r>
      </w:del>
      <w:r w:rsidR="008C611F" w:rsidRPr="006F7B09">
        <w:rPr>
          <w:rFonts w:ascii="Calibri" w:hAnsi="Calibri" w:cs="Calibri"/>
        </w:rPr>
        <w:t>) at the 1-week lag, and 1.</w:t>
      </w:r>
      <w:r w:rsidR="00B96887" w:rsidRPr="006F7B09">
        <w:rPr>
          <w:rFonts w:ascii="Calibri" w:hAnsi="Calibri" w:cs="Calibri"/>
        </w:rPr>
        <w:t>9</w:t>
      </w:r>
      <w:ins w:id="775" w:author="Mooney, Fintan" w:date="2026-01-14T21:24:00Z" w16du:dateUtc="2026-01-15T02:24:00Z">
        <w:r w:rsidR="00DE2493">
          <w:rPr>
            <w:rFonts w:ascii="Calibri" w:hAnsi="Calibri" w:cs="Calibri"/>
          </w:rPr>
          <w:t>6</w:t>
        </w:r>
      </w:ins>
      <w:del w:id="776" w:author="Mooney, Fintan" w:date="2026-01-12T16:40:00Z" w16du:dateUtc="2026-01-12T21:40:00Z">
        <w:r w:rsidR="008C611F" w:rsidRPr="006F7B09" w:rsidDel="00981DC2">
          <w:rPr>
            <w:rFonts w:ascii="Calibri" w:hAnsi="Calibri" w:cs="Calibri"/>
          </w:rPr>
          <w:delText>8</w:delText>
        </w:r>
      </w:del>
      <w:r w:rsidR="008C611F" w:rsidRPr="006F7B09">
        <w:rPr>
          <w:rFonts w:ascii="Calibri" w:hAnsi="Calibri" w:cs="Calibri"/>
        </w:rPr>
        <w:t xml:space="preserve"> (95% CI: 1.</w:t>
      </w:r>
      <w:r w:rsidR="00B96887" w:rsidRPr="006F7B09">
        <w:rPr>
          <w:rFonts w:ascii="Calibri" w:hAnsi="Calibri" w:cs="Calibri"/>
        </w:rPr>
        <w:t>3</w:t>
      </w:r>
      <w:ins w:id="777" w:author="Mooney, Fintan" w:date="2026-01-14T21:24:00Z" w16du:dateUtc="2026-01-15T02:24:00Z">
        <w:r w:rsidR="00DE2493">
          <w:rPr>
            <w:rFonts w:ascii="Calibri" w:hAnsi="Calibri" w:cs="Calibri"/>
          </w:rPr>
          <w:t>4</w:t>
        </w:r>
      </w:ins>
      <w:del w:id="778" w:author="Mooney, Fintan" w:date="2026-01-12T16:40:00Z" w16du:dateUtc="2026-01-12T21:40:00Z">
        <w:r w:rsidR="00B96887" w:rsidRPr="006F7B09" w:rsidDel="00981DC2">
          <w:rPr>
            <w:rFonts w:ascii="Calibri" w:hAnsi="Calibri" w:cs="Calibri"/>
          </w:rPr>
          <w:delText>6</w:delText>
        </w:r>
      </w:del>
      <w:r w:rsidR="008C611F" w:rsidRPr="006F7B09">
        <w:rPr>
          <w:rFonts w:ascii="Calibri" w:hAnsi="Calibri" w:cs="Calibri"/>
        </w:rPr>
        <w:t>, 2.</w:t>
      </w:r>
      <w:r w:rsidR="00B96887" w:rsidRPr="006F7B09">
        <w:rPr>
          <w:rFonts w:ascii="Calibri" w:hAnsi="Calibri" w:cs="Calibri"/>
        </w:rPr>
        <w:t>8</w:t>
      </w:r>
      <w:ins w:id="779" w:author="Mooney, Fintan" w:date="2026-01-14T21:24:00Z" w16du:dateUtc="2026-01-15T02:24:00Z">
        <w:r w:rsidR="00DE2493">
          <w:rPr>
            <w:rFonts w:ascii="Calibri" w:hAnsi="Calibri" w:cs="Calibri"/>
          </w:rPr>
          <w:t>6</w:t>
        </w:r>
      </w:ins>
      <w:del w:id="780" w:author="Mooney, Fintan" w:date="2026-01-12T16:40:00Z" w16du:dateUtc="2026-01-12T21:40:00Z">
        <w:r w:rsidR="00B96887" w:rsidRPr="006F7B09" w:rsidDel="00981DC2">
          <w:rPr>
            <w:rFonts w:ascii="Calibri" w:hAnsi="Calibri" w:cs="Calibri"/>
          </w:rPr>
          <w:delText>7</w:delText>
        </w:r>
      </w:del>
      <w:r w:rsidR="008C611F" w:rsidRPr="006F7B09">
        <w:rPr>
          <w:rFonts w:ascii="Calibri" w:hAnsi="Calibri" w:cs="Calibri"/>
        </w:rPr>
        <w:t>) in the</w:t>
      </w:r>
      <w:del w:id="781" w:author="Mooney, Fintan" w:date="2026-01-12T21:57:00Z" w16du:dateUtc="2026-01-13T02:57:00Z">
        <w:r w:rsidR="008C611F" w:rsidRPr="006F7B09" w:rsidDel="002268EC">
          <w:rPr>
            <w:rFonts w:ascii="Calibri" w:hAnsi="Calibri" w:cs="Calibri"/>
          </w:rPr>
          <w:delText xml:space="preserve"> outbreak</w:delText>
        </w:r>
      </w:del>
      <w:ins w:id="782" w:author="Mooney, Fintan" w:date="2026-01-12T21:57:00Z" w16du:dateUtc="2026-01-13T02:57:00Z">
        <w:r w:rsidR="002268EC">
          <w:rPr>
            <w:rFonts w:ascii="Calibri" w:hAnsi="Calibri" w:cs="Calibri"/>
          </w:rPr>
          <w:t xml:space="preserve"> event</w:t>
        </w:r>
      </w:ins>
      <w:r w:rsidR="008C611F" w:rsidRPr="006F7B09">
        <w:rPr>
          <w:rFonts w:ascii="Calibri" w:hAnsi="Calibri" w:cs="Calibri"/>
        </w:rPr>
        <w:t xml:space="preserve"> week. Conversely, at the 1-week lag, increased snow density (OR: 0.</w:t>
      </w:r>
      <w:ins w:id="783" w:author="Mooney, Fintan" w:date="2026-01-14T21:24:00Z" w16du:dateUtc="2026-01-15T02:24:00Z">
        <w:r w:rsidR="00B623A6">
          <w:rPr>
            <w:rFonts w:ascii="Calibri" w:hAnsi="Calibri" w:cs="Calibri"/>
          </w:rPr>
          <w:t>69</w:t>
        </w:r>
      </w:ins>
      <w:del w:id="784" w:author="Mooney, Fintan" w:date="2026-01-12T16:40:00Z" w16du:dateUtc="2026-01-12T21:40:00Z">
        <w:r w:rsidR="008C611F" w:rsidRPr="006F7B09" w:rsidDel="00981DC2">
          <w:rPr>
            <w:rFonts w:ascii="Calibri" w:hAnsi="Calibri" w:cs="Calibri"/>
          </w:rPr>
          <w:delText>6</w:delText>
        </w:r>
        <w:r w:rsidR="00B96887" w:rsidRPr="006F7B09" w:rsidDel="00981DC2">
          <w:rPr>
            <w:rFonts w:ascii="Calibri" w:hAnsi="Calibri" w:cs="Calibri"/>
          </w:rPr>
          <w:delText>2</w:delText>
        </w:r>
      </w:del>
      <w:r w:rsidR="008C611F" w:rsidRPr="006F7B09">
        <w:rPr>
          <w:rFonts w:ascii="Calibri" w:hAnsi="Calibri" w:cs="Calibri"/>
        </w:rPr>
        <w:t>, 95% CI: 0.</w:t>
      </w:r>
      <w:ins w:id="785" w:author="Mooney, Fintan" w:date="2026-01-12T16:40:00Z" w16du:dateUtc="2026-01-12T21:40:00Z">
        <w:r w:rsidR="00981DC2">
          <w:rPr>
            <w:rFonts w:ascii="Calibri" w:hAnsi="Calibri" w:cs="Calibri"/>
          </w:rPr>
          <w:t>5</w:t>
        </w:r>
      </w:ins>
      <w:ins w:id="786" w:author="Mooney, Fintan" w:date="2026-01-14T21:24:00Z" w16du:dateUtc="2026-01-15T02:24:00Z">
        <w:r w:rsidR="00B623A6">
          <w:rPr>
            <w:rFonts w:ascii="Calibri" w:hAnsi="Calibri" w:cs="Calibri"/>
          </w:rPr>
          <w:t>2</w:t>
        </w:r>
      </w:ins>
      <w:del w:id="787" w:author="Mooney, Fintan" w:date="2026-01-12T16:40:00Z" w16du:dateUtc="2026-01-12T21:40:00Z">
        <w:r w:rsidR="008C611F" w:rsidRPr="006F7B09" w:rsidDel="00981DC2">
          <w:rPr>
            <w:rFonts w:ascii="Calibri" w:hAnsi="Calibri" w:cs="Calibri"/>
          </w:rPr>
          <w:delText>4</w:delText>
        </w:r>
        <w:r w:rsidR="00B96887" w:rsidRPr="006F7B09" w:rsidDel="00981DC2">
          <w:rPr>
            <w:rFonts w:ascii="Calibri" w:hAnsi="Calibri" w:cs="Calibri"/>
          </w:rPr>
          <w:delText>1</w:delText>
        </w:r>
      </w:del>
      <w:r w:rsidR="008C611F" w:rsidRPr="006F7B09">
        <w:rPr>
          <w:rFonts w:ascii="Calibri" w:hAnsi="Calibri" w:cs="Calibri"/>
        </w:rPr>
        <w:t>, 0.9</w:t>
      </w:r>
      <w:ins w:id="788" w:author="Mooney, Fintan" w:date="2026-01-14T21:24:00Z" w16du:dateUtc="2026-01-15T02:24:00Z">
        <w:r w:rsidR="00B623A6">
          <w:rPr>
            <w:rFonts w:ascii="Calibri" w:hAnsi="Calibri" w:cs="Calibri"/>
          </w:rPr>
          <w:t>1</w:t>
        </w:r>
      </w:ins>
      <w:del w:id="789" w:author="Mooney, Fintan" w:date="2026-01-14T21:24:00Z" w16du:dateUtc="2026-01-15T02:24:00Z">
        <w:r w:rsidR="00B96887" w:rsidRPr="006F7B09" w:rsidDel="00B623A6">
          <w:rPr>
            <w:rFonts w:ascii="Calibri" w:hAnsi="Calibri" w:cs="Calibri"/>
          </w:rPr>
          <w:delText>2</w:delText>
        </w:r>
      </w:del>
      <w:r w:rsidR="008C611F" w:rsidRPr="006F7B09">
        <w:rPr>
          <w:rFonts w:ascii="Calibri" w:hAnsi="Calibri" w:cs="Calibri"/>
        </w:rPr>
        <w:t>)</w:t>
      </w:r>
      <w:r w:rsidR="00B96887" w:rsidRPr="006F7B09">
        <w:rPr>
          <w:rFonts w:ascii="Calibri" w:hAnsi="Calibri" w:cs="Calibri"/>
        </w:rPr>
        <w:t xml:space="preserve"> </w:t>
      </w:r>
      <w:r w:rsidR="008C611F" w:rsidRPr="006F7B09">
        <w:rPr>
          <w:rFonts w:ascii="Calibri" w:hAnsi="Calibri" w:cs="Calibri"/>
        </w:rPr>
        <w:t>and precipitation (OR: 0.</w:t>
      </w:r>
      <w:ins w:id="790" w:author="Mooney, Fintan" w:date="2026-01-12T16:41:00Z" w16du:dateUtc="2026-01-12T21:41:00Z">
        <w:r w:rsidR="00981DC2">
          <w:rPr>
            <w:rFonts w:ascii="Calibri" w:hAnsi="Calibri" w:cs="Calibri"/>
          </w:rPr>
          <w:t>64</w:t>
        </w:r>
      </w:ins>
      <w:del w:id="791" w:author="Mooney, Fintan" w:date="2026-01-12T16:41:00Z" w16du:dateUtc="2026-01-12T21:41:00Z">
        <w:r w:rsidR="009A1918" w:rsidRPr="006F7B09" w:rsidDel="00981DC2">
          <w:rPr>
            <w:rFonts w:ascii="Calibri" w:hAnsi="Calibri" w:cs="Calibri"/>
          </w:rPr>
          <w:delText>5</w:delText>
        </w:r>
      </w:del>
      <w:del w:id="792" w:author="Mooney, Fintan" w:date="2026-01-12T16:40:00Z" w16du:dateUtc="2026-01-12T21:40:00Z">
        <w:r w:rsidR="009A1918" w:rsidRPr="006F7B09" w:rsidDel="00981DC2">
          <w:rPr>
            <w:rFonts w:ascii="Calibri" w:hAnsi="Calibri" w:cs="Calibri"/>
          </w:rPr>
          <w:delText>7</w:delText>
        </w:r>
      </w:del>
      <w:r w:rsidR="008C611F" w:rsidRPr="006F7B09">
        <w:rPr>
          <w:rFonts w:ascii="Calibri" w:hAnsi="Calibri" w:cs="Calibri"/>
        </w:rPr>
        <w:t>, 95% CI: 0.</w:t>
      </w:r>
      <w:ins w:id="793" w:author="Mooney, Fintan" w:date="2026-01-12T16:41:00Z" w16du:dateUtc="2026-01-12T21:41:00Z">
        <w:r w:rsidR="0077197F">
          <w:rPr>
            <w:rFonts w:ascii="Calibri" w:hAnsi="Calibri" w:cs="Calibri"/>
          </w:rPr>
          <w:t>48</w:t>
        </w:r>
      </w:ins>
      <w:del w:id="794" w:author="Mooney, Fintan" w:date="2026-01-12T16:41:00Z" w16du:dateUtc="2026-01-12T21:41:00Z">
        <w:r w:rsidR="009A1918" w:rsidRPr="006F7B09" w:rsidDel="0077197F">
          <w:rPr>
            <w:rFonts w:ascii="Calibri" w:hAnsi="Calibri" w:cs="Calibri"/>
          </w:rPr>
          <w:delText>39</w:delText>
        </w:r>
      </w:del>
      <w:r w:rsidR="008C611F" w:rsidRPr="006F7B09">
        <w:rPr>
          <w:rFonts w:ascii="Calibri" w:hAnsi="Calibri" w:cs="Calibri"/>
        </w:rPr>
        <w:t>, 0.</w:t>
      </w:r>
      <w:r w:rsidR="009A1918" w:rsidRPr="006F7B09">
        <w:rPr>
          <w:rFonts w:ascii="Calibri" w:hAnsi="Calibri" w:cs="Calibri"/>
        </w:rPr>
        <w:t>8</w:t>
      </w:r>
      <w:ins w:id="795" w:author="Mooney, Fintan" w:date="2026-01-12T16:41:00Z" w16du:dateUtc="2026-01-12T21:41:00Z">
        <w:r w:rsidR="0077197F">
          <w:rPr>
            <w:rFonts w:ascii="Calibri" w:hAnsi="Calibri" w:cs="Calibri"/>
          </w:rPr>
          <w:t>7</w:t>
        </w:r>
      </w:ins>
      <w:del w:id="796" w:author="Mooney, Fintan" w:date="2026-01-12T16:41:00Z" w16du:dateUtc="2026-01-12T21:41:00Z">
        <w:r w:rsidR="009A1918" w:rsidRPr="006F7B09" w:rsidDel="0077197F">
          <w:rPr>
            <w:rFonts w:ascii="Calibri" w:hAnsi="Calibri" w:cs="Calibri"/>
          </w:rPr>
          <w:delText>3</w:delText>
        </w:r>
      </w:del>
      <w:r w:rsidR="008C611F" w:rsidRPr="006F7B09">
        <w:rPr>
          <w:rFonts w:ascii="Calibri" w:hAnsi="Calibri" w:cs="Calibri"/>
        </w:rPr>
        <w:t xml:space="preserve">) showed protective effects (Figure </w:t>
      </w:r>
      <w:r w:rsidR="00B844B5" w:rsidRPr="006F7B09">
        <w:rPr>
          <w:rFonts w:ascii="Calibri" w:hAnsi="Calibri" w:cs="Calibri"/>
        </w:rPr>
        <w:t>3</w:t>
      </w:r>
      <w:r w:rsidR="008C611F" w:rsidRPr="006F7B09">
        <w:rPr>
          <w:rFonts w:ascii="Calibri" w:hAnsi="Calibri" w:cs="Calibri"/>
        </w:rPr>
        <w:t xml:space="preserve">; Table </w:t>
      </w:r>
      <w:r w:rsidR="00B844B5" w:rsidRPr="006F7B09">
        <w:rPr>
          <w:rFonts w:ascii="Calibri" w:hAnsi="Calibri" w:cs="Calibri"/>
        </w:rPr>
        <w:t>3</w:t>
      </w:r>
      <w:r w:rsidR="008C611F" w:rsidRPr="006F7B09">
        <w:rPr>
          <w:rFonts w:ascii="Calibri" w:hAnsi="Calibri" w:cs="Calibri"/>
        </w:rPr>
        <w:t>).</w:t>
      </w:r>
    </w:p>
    <w:p w14:paraId="6641AE10" w14:textId="77777777" w:rsidR="00F84D99" w:rsidRPr="006F7B09" w:rsidRDefault="00F84D99" w:rsidP="0052204B">
      <w:pPr>
        <w:ind w:firstLine="720"/>
        <w:rPr>
          <w:rFonts w:ascii="Calibri" w:hAnsi="Calibri" w:cs="Calibri"/>
        </w:rPr>
      </w:pPr>
    </w:p>
    <w:p w14:paraId="62F49CAD" w14:textId="38CF7BDD" w:rsidR="002063A2" w:rsidRPr="007B084A" w:rsidRDefault="001C506E" w:rsidP="00E94769">
      <w:pPr>
        <w:ind w:firstLine="720"/>
        <w:rPr>
          <w:rFonts w:ascii="Calibri" w:hAnsi="Calibri" w:cs="Calibri"/>
          <w:rPrChange w:id="797" w:author="Mooney, Fintan" w:date="2026-01-14T18:10:00Z" w16du:dateUtc="2026-01-14T23:10:00Z">
            <w:rPr/>
          </w:rPrChange>
        </w:rPr>
      </w:pPr>
      <w:r w:rsidRPr="007B084A">
        <w:rPr>
          <w:rFonts w:ascii="Calibri" w:hAnsi="Calibri" w:cs="Calibri"/>
          <w:rPrChange w:id="798" w:author="Mooney, Fintan" w:date="2026-01-14T18:10:00Z" w16du:dateUtc="2026-01-14T23:10:00Z">
            <w:rPr/>
          </w:rPrChange>
        </w:rPr>
        <w:t xml:space="preserve">The cumulative odds ratios </w:t>
      </w:r>
      <w:r w:rsidR="00C4298E" w:rsidRPr="007B084A">
        <w:rPr>
          <w:rFonts w:ascii="Calibri" w:hAnsi="Calibri" w:cs="Calibri"/>
          <w:rPrChange w:id="799" w:author="Mooney, Fintan" w:date="2026-01-14T18:10:00Z" w16du:dateUtc="2026-01-14T23:10:00Z">
            <w:rPr/>
          </w:rPrChange>
        </w:rPr>
        <w:t xml:space="preserve">indicate that an accumulation of high surface and subsurface runoff is consistently associated with higher </w:t>
      </w:r>
      <w:del w:id="800" w:author="Mooney, Fintan" w:date="2026-01-12T21:57:00Z" w16du:dateUtc="2026-01-13T02:57:00Z">
        <w:r w:rsidR="00C4298E" w:rsidRPr="007B084A" w:rsidDel="002268EC">
          <w:rPr>
            <w:rFonts w:ascii="Calibri" w:hAnsi="Calibri" w:cs="Calibri"/>
            <w:rPrChange w:id="801" w:author="Mooney, Fintan" w:date="2026-01-14T18:10:00Z" w16du:dateUtc="2026-01-14T23:10:00Z">
              <w:rPr/>
            </w:rPrChange>
          </w:rPr>
          <w:delText>outbreak risk</w:delText>
        </w:r>
      </w:del>
      <w:ins w:id="802" w:author="Mooney, Fintan" w:date="2026-01-12T21:57:00Z" w16du:dateUtc="2026-01-13T02:57:00Z">
        <w:r w:rsidR="002268EC" w:rsidRPr="007B084A">
          <w:rPr>
            <w:rFonts w:ascii="Calibri" w:hAnsi="Calibri" w:cs="Calibri"/>
            <w:rPrChange w:id="803" w:author="Mooney, Fintan" w:date="2026-01-14T18:10:00Z" w16du:dateUtc="2026-01-14T23:10:00Z">
              <w:rPr/>
            </w:rPrChange>
          </w:rPr>
          <w:t>spillover risk</w:t>
        </w:r>
      </w:ins>
      <w:r w:rsidR="00C4298E" w:rsidRPr="007B084A">
        <w:rPr>
          <w:rFonts w:ascii="Calibri" w:hAnsi="Calibri" w:cs="Calibri"/>
          <w:rPrChange w:id="804" w:author="Mooney, Fintan" w:date="2026-01-14T18:10:00Z" w16du:dateUtc="2026-01-14T23:10:00Z">
            <w:rPr/>
          </w:rPrChange>
        </w:rPr>
        <w:t xml:space="preserve"> over</w:t>
      </w:r>
      <w:r w:rsidRPr="007B084A">
        <w:rPr>
          <w:rFonts w:ascii="Calibri" w:hAnsi="Calibri" w:cs="Calibri"/>
          <w:rPrChange w:id="805" w:author="Mooney, Fintan" w:date="2026-01-14T18:10:00Z" w16du:dateUtc="2026-01-14T23:10:00Z">
            <w:rPr/>
          </w:rPrChange>
        </w:rPr>
        <w:t xml:space="preserve"> the four-week lag period. Conversely, an accumulation of snow density and precipitation up to three to four weeks before </w:t>
      </w:r>
      <w:del w:id="806" w:author="Mooney, Fintan" w:date="2026-01-12T21:57:00Z" w16du:dateUtc="2026-01-13T02:57:00Z">
        <w:r w:rsidRPr="007B084A" w:rsidDel="002268EC">
          <w:rPr>
            <w:rFonts w:ascii="Calibri" w:hAnsi="Calibri" w:cs="Calibri"/>
            <w:rPrChange w:id="807" w:author="Mooney, Fintan" w:date="2026-01-14T18:10:00Z" w16du:dateUtc="2026-01-14T23:10:00Z">
              <w:rPr/>
            </w:rPrChange>
          </w:rPr>
          <w:delText>an outbreak</w:delText>
        </w:r>
      </w:del>
      <w:ins w:id="808" w:author="Mooney, Fintan" w:date="2026-01-12T21:57:00Z" w16du:dateUtc="2026-01-13T02:57:00Z">
        <w:r w:rsidR="002268EC" w:rsidRPr="007B084A">
          <w:rPr>
            <w:rFonts w:ascii="Calibri" w:hAnsi="Calibri" w:cs="Calibri"/>
            <w:rPrChange w:id="809" w:author="Mooney, Fintan" w:date="2026-01-14T18:10:00Z" w16du:dateUtc="2026-01-14T23:10:00Z">
              <w:rPr/>
            </w:rPrChange>
          </w:rPr>
          <w:t>a spillover event</w:t>
        </w:r>
      </w:ins>
      <w:r w:rsidRPr="007B084A">
        <w:rPr>
          <w:rFonts w:ascii="Calibri" w:hAnsi="Calibri" w:cs="Calibri"/>
          <w:rPrChange w:id="810" w:author="Mooney, Fintan" w:date="2026-01-14T18:10:00Z" w16du:dateUtc="2026-01-14T23:10:00Z">
            <w:rPr/>
          </w:rPrChange>
        </w:rPr>
        <w:t xml:space="preserve"> is protective. Taken together, these results are consistent with heightened HPAI </w:t>
      </w:r>
      <w:del w:id="811" w:author="Mooney, Fintan" w:date="2026-01-12T21:57:00Z" w16du:dateUtc="2026-01-13T02:57:00Z">
        <w:r w:rsidRPr="007B084A" w:rsidDel="002268EC">
          <w:rPr>
            <w:rFonts w:ascii="Calibri" w:hAnsi="Calibri" w:cs="Calibri"/>
            <w:rPrChange w:id="812" w:author="Mooney, Fintan" w:date="2026-01-14T18:10:00Z" w16du:dateUtc="2026-01-14T23:10:00Z">
              <w:rPr/>
            </w:rPrChange>
          </w:rPr>
          <w:delText>outbreak risk</w:delText>
        </w:r>
      </w:del>
      <w:ins w:id="813" w:author="Mooney, Fintan" w:date="2026-01-12T21:57:00Z" w16du:dateUtc="2026-01-13T02:57:00Z">
        <w:r w:rsidR="002268EC" w:rsidRPr="007B084A">
          <w:rPr>
            <w:rFonts w:ascii="Calibri" w:hAnsi="Calibri" w:cs="Calibri"/>
            <w:rPrChange w:id="814" w:author="Mooney, Fintan" w:date="2026-01-14T18:10:00Z" w16du:dateUtc="2026-01-14T23:10:00Z">
              <w:rPr/>
            </w:rPrChange>
          </w:rPr>
          <w:t>spillover risk</w:t>
        </w:r>
      </w:ins>
      <w:r w:rsidRPr="007B084A">
        <w:rPr>
          <w:rFonts w:ascii="Calibri" w:hAnsi="Calibri" w:cs="Calibri"/>
          <w:rPrChange w:id="815" w:author="Mooney, Fintan" w:date="2026-01-14T18:10:00Z" w16du:dateUtc="2026-01-14T23:10:00Z">
            <w:rPr/>
          </w:rPrChange>
        </w:rPr>
        <w:t xml:space="preserve"> under abnormally dry conditions. Increased bird abundance up to two weeks before a</w:t>
      </w:r>
      <w:ins w:id="816" w:author="Mooney, Fintan" w:date="2026-01-12T21:58:00Z" w16du:dateUtc="2026-01-13T02:58:00Z">
        <w:r w:rsidR="002268EC" w:rsidRPr="007B084A">
          <w:rPr>
            <w:rFonts w:ascii="Calibri" w:hAnsi="Calibri" w:cs="Calibri"/>
            <w:rPrChange w:id="817" w:author="Mooney, Fintan" w:date="2026-01-14T18:10:00Z" w16du:dateUtc="2026-01-14T23:10:00Z">
              <w:rPr/>
            </w:rPrChange>
          </w:rPr>
          <w:t xml:space="preserve"> spillover event</w:t>
        </w:r>
      </w:ins>
      <w:del w:id="818" w:author="Mooney, Fintan" w:date="2026-01-12T21:58:00Z" w16du:dateUtc="2026-01-13T02:58:00Z">
        <w:r w:rsidRPr="007B084A" w:rsidDel="002268EC">
          <w:rPr>
            <w:rFonts w:ascii="Calibri" w:hAnsi="Calibri" w:cs="Calibri"/>
            <w:rPrChange w:id="819" w:author="Mooney, Fintan" w:date="2026-01-14T18:10:00Z" w16du:dateUtc="2026-01-14T23:10:00Z">
              <w:rPr/>
            </w:rPrChange>
          </w:rPr>
          <w:delText>n outbreak</w:delText>
        </w:r>
      </w:del>
      <w:r w:rsidRPr="007B084A">
        <w:rPr>
          <w:rFonts w:ascii="Calibri" w:hAnsi="Calibri" w:cs="Calibri"/>
          <w:rPrChange w:id="820" w:author="Mooney, Fintan" w:date="2026-01-14T18:10:00Z" w16du:dateUtc="2026-01-14T23:10:00Z">
            <w:rPr/>
          </w:rPrChange>
        </w:rPr>
        <w:t xml:space="preserve"> is negatively associated with risk but becomes positively associated at the four-week lag</w:t>
      </w:r>
      <w:r w:rsidR="00534A2A" w:rsidRPr="007B084A">
        <w:rPr>
          <w:rFonts w:ascii="Calibri" w:hAnsi="Calibri" w:cs="Calibri"/>
        </w:rPr>
        <w:t xml:space="preserve"> (OR = 6.</w:t>
      </w:r>
      <w:del w:id="821" w:author="Mooney, Fintan" w:date="2026-01-12T16:41:00Z" w16du:dateUtc="2026-01-12T21:41:00Z">
        <w:r w:rsidR="00534A2A" w:rsidRPr="007B084A" w:rsidDel="00B926DF">
          <w:rPr>
            <w:rFonts w:ascii="Calibri" w:hAnsi="Calibri" w:cs="Calibri"/>
          </w:rPr>
          <w:delText>3</w:delText>
        </w:r>
      </w:del>
      <w:ins w:id="822" w:author="Mooney, Fintan" w:date="2026-01-14T21:25:00Z" w16du:dateUtc="2026-01-15T02:25:00Z">
        <w:r w:rsidR="00B623A6">
          <w:rPr>
            <w:rFonts w:ascii="Calibri" w:hAnsi="Calibri" w:cs="Calibri"/>
          </w:rPr>
          <w:t>39</w:t>
        </w:r>
      </w:ins>
      <w:del w:id="823" w:author="Mooney, Fintan" w:date="2026-01-14T21:25:00Z" w16du:dateUtc="2026-01-15T02:25:00Z">
        <w:r w:rsidR="00534A2A" w:rsidRPr="007B084A" w:rsidDel="00B623A6">
          <w:rPr>
            <w:rFonts w:ascii="Calibri" w:hAnsi="Calibri" w:cs="Calibri"/>
          </w:rPr>
          <w:delText>2</w:delText>
        </w:r>
      </w:del>
      <w:r w:rsidR="00534A2A" w:rsidRPr="007B084A">
        <w:rPr>
          <w:rFonts w:ascii="Calibri" w:hAnsi="Calibri" w:cs="Calibri"/>
        </w:rPr>
        <w:t>, 95% CI: 2.</w:t>
      </w:r>
      <w:ins w:id="824" w:author="Mooney, Fintan" w:date="2026-01-14T21:25:00Z" w16du:dateUtc="2026-01-15T02:25:00Z">
        <w:r w:rsidR="00B623A6">
          <w:rPr>
            <w:rFonts w:ascii="Calibri" w:hAnsi="Calibri" w:cs="Calibri"/>
          </w:rPr>
          <w:t>47</w:t>
        </w:r>
      </w:ins>
      <w:del w:id="825" w:author="Mooney, Fintan" w:date="2026-01-14T21:25:00Z" w16du:dateUtc="2026-01-15T02:25:00Z">
        <w:r w:rsidR="00534A2A" w:rsidRPr="007B084A" w:rsidDel="00B623A6">
          <w:rPr>
            <w:rFonts w:ascii="Calibri" w:hAnsi="Calibri" w:cs="Calibri"/>
          </w:rPr>
          <w:delText>3</w:delText>
        </w:r>
      </w:del>
      <w:del w:id="826" w:author="Mooney, Fintan" w:date="2026-01-12T16:42:00Z" w16du:dateUtc="2026-01-12T21:42:00Z">
        <w:r w:rsidR="00534A2A" w:rsidRPr="007B084A" w:rsidDel="00B926DF">
          <w:rPr>
            <w:rFonts w:ascii="Calibri" w:hAnsi="Calibri" w:cs="Calibri"/>
          </w:rPr>
          <w:delText>9</w:delText>
        </w:r>
      </w:del>
      <w:r w:rsidR="00534A2A" w:rsidRPr="007B084A">
        <w:rPr>
          <w:rFonts w:ascii="Calibri" w:hAnsi="Calibri" w:cs="Calibri"/>
        </w:rPr>
        <w:t>, 16.</w:t>
      </w:r>
      <w:ins w:id="827" w:author="Mooney, Fintan" w:date="2026-01-14T21:25:00Z" w16du:dateUtc="2026-01-15T02:25:00Z">
        <w:r w:rsidR="00B623A6">
          <w:rPr>
            <w:rFonts w:ascii="Calibri" w:hAnsi="Calibri" w:cs="Calibri"/>
          </w:rPr>
          <w:t>52</w:t>
        </w:r>
      </w:ins>
      <w:del w:id="828" w:author="Mooney, Fintan" w:date="2026-01-12T16:42:00Z" w16du:dateUtc="2026-01-12T21:42:00Z">
        <w:r w:rsidR="00534A2A" w:rsidRPr="007B084A" w:rsidDel="00B926DF">
          <w:rPr>
            <w:rFonts w:ascii="Calibri" w:hAnsi="Calibri" w:cs="Calibri"/>
          </w:rPr>
          <w:delText>70</w:delText>
        </w:r>
      </w:del>
      <w:r w:rsidR="00534A2A" w:rsidRPr="007B084A">
        <w:rPr>
          <w:rFonts w:ascii="Calibri" w:hAnsi="Calibri" w:cs="Calibri"/>
        </w:rPr>
        <w:t>),</w:t>
      </w:r>
      <w:r w:rsidRPr="007B084A">
        <w:rPr>
          <w:rFonts w:ascii="Calibri" w:hAnsi="Calibri" w:cs="Calibri"/>
          <w:rPrChange w:id="829" w:author="Mooney, Fintan" w:date="2026-01-14T18:10:00Z" w16du:dateUtc="2026-01-14T23:10:00Z">
            <w:rPr/>
          </w:rPrChange>
        </w:rPr>
        <w:t xml:space="preserve"> suggesting a relatively narrow temporal window in which elevated wild-bird abundance</w:t>
      </w:r>
      <w:r w:rsidR="00534A2A" w:rsidRPr="007B084A">
        <w:rPr>
          <w:rFonts w:ascii="Calibri" w:hAnsi="Calibri" w:cs="Calibri"/>
          <w:rPrChange w:id="830" w:author="Mooney, Fintan" w:date="2026-01-14T18:10:00Z" w16du:dateUtc="2026-01-14T23:10:00Z">
            <w:rPr/>
          </w:rPrChange>
        </w:rPr>
        <w:t xml:space="preserve"> drives </w:t>
      </w:r>
      <w:del w:id="831" w:author="Mooney, Fintan" w:date="2026-01-12T21:58:00Z" w16du:dateUtc="2026-01-13T02:58:00Z">
        <w:r w:rsidRPr="007B084A" w:rsidDel="00481F42">
          <w:rPr>
            <w:rFonts w:ascii="Calibri" w:hAnsi="Calibri" w:cs="Calibri"/>
            <w:rPrChange w:id="832" w:author="Mooney, Fintan" w:date="2026-01-14T18:10:00Z" w16du:dateUtc="2026-01-14T23:10:00Z">
              <w:rPr/>
            </w:rPrChange>
          </w:rPr>
          <w:delText>outbreak risk</w:delText>
        </w:r>
      </w:del>
      <w:ins w:id="833" w:author="Mooney, Fintan" w:date="2026-01-12T21:58:00Z" w16du:dateUtc="2026-01-13T02:58:00Z">
        <w:r w:rsidR="00481F42" w:rsidRPr="007B084A">
          <w:rPr>
            <w:rFonts w:ascii="Calibri" w:hAnsi="Calibri" w:cs="Calibri"/>
            <w:rPrChange w:id="834" w:author="Mooney, Fintan" w:date="2026-01-14T18:10:00Z" w16du:dateUtc="2026-01-14T23:10:00Z">
              <w:rPr/>
            </w:rPrChange>
          </w:rPr>
          <w:t>spillover risk</w:t>
        </w:r>
      </w:ins>
      <w:r w:rsidR="00965271" w:rsidRPr="007B084A">
        <w:rPr>
          <w:rFonts w:ascii="Calibri" w:hAnsi="Calibri" w:cs="Calibri"/>
          <w:rPrChange w:id="835" w:author="Mooney, Fintan" w:date="2026-01-14T18:10:00Z" w16du:dateUtc="2026-01-14T23:10:00Z">
            <w:rPr/>
          </w:rPrChange>
        </w:rPr>
        <w:t xml:space="preserve"> (Table </w:t>
      </w:r>
      <w:r w:rsidR="00834BAD" w:rsidRPr="007B084A">
        <w:rPr>
          <w:rFonts w:ascii="Calibri" w:hAnsi="Calibri" w:cs="Calibri"/>
          <w:rPrChange w:id="836" w:author="Mooney, Fintan" w:date="2026-01-14T18:10:00Z" w16du:dateUtc="2026-01-14T23:10:00Z">
            <w:rPr/>
          </w:rPrChange>
        </w:rPr>
        <w:t>3, Figure S1)</w:t>
      </w:r>
      <w:r w:rsidR="00534A2A" w:rsidRPr="007B084A">
        <w:rPr>
          <w:rFonts w:ascii="Calibri" w:hAnsi="Calibri" w:cs="Calibri"/>
          <w:rPrChange w:id="837" w:author="Mooney, Fintan" w:date="2026-01-14T18:10:00Z" w16du:dateUtc="2026-01-14T23:10:00Z">
            <w:rPr/>
          </w:rPrChange>
        </w:rPr>
        <w:t>.</w:t>
      </w:r>
    </w:p>
    <w:p w14:paraId="0C05E7FF" w14:textId="741AE7C3" w:rsidR="008D3EDC" w:rsidDel="003540FF" w:rsidRDefault="008D3EDC" w:rsidP="002063A2">
      <w:pPr>
        <w:rPr>
          <w:del w:id="838" w:author="Mooney, Fintan" w:date="2026-01-12T16:42:00Z" w16du:dateUtc="2026-01-12T21:42:00Z"/>
        </w:rPr>
      </w:pPr>
      <w:moveFromRangeStart w:id="839" w:author="Mooney, Fintan" w:date="2026-01-12T16:36:00Z" w:name="move219128231"/>
      <w:moveFrom w:id="840" w:author="Mooney, Fintan" w:date="2026-01-12T16:36:00Z" w16du:dateUtc="2026-01-12T21:36:00Z">
        <w:r w:rsidDel="0071025F">
          <w:rPr>
            <w:noProof/>
            <w14:ligatures w14:val="standardContextual"/>
          </w:rPr>
          <w:drawing>
            <wp:inline distT="0" distB="0" distL="0" distR="0" wp14:anchorId="6E95AFF7" wp14:editId="473A2072">
              <wp:extent cx="5943600" cy="3075305"/>
              <wp:effectExtent l="0" t="0" r="0" b="0"/>
              <wp:docPr id="1924341055" name="Picture 2" descr="A diagram of several geese in a po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341055" name="Picture 2" descr="A diagram of several geese in a pond&#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075305"/>
                      </a:xfrm>
                      <a:prstGeom prst="rect">
                        <a:avLst/>
                      </a:prstGeom>
                    </pic:spPr>
                  </pic:pic>
                </a:graphicData>
              </a:graphic>
            </wp:inline>
          </w:drawing>
        </w:r>
      </w:moveFrom>
      <w:moveFromRangeEnd w:id="839"/>
    </w:p>
    <w:p w14:paraId="45C82499" w14:textId="61E6AECF" w:rsidR="008D3EDC" w:rsidDel="003540FF" w:rsidRDefault="008D3EDC" w:rsidP="002063A2">
      <w:pPr>
        <w:rPr>
          <w:del w:id="841" w:author="Mooney, Fintan" w:date="2026-01-12T16:42:00Z" w16du:dateUtc="2026-01-12T21:42:00Z"/>
        </w:rPr>
      </w:pPr>
    </w:p>
    <w:p w14:paraId="7A7C8331" w14:textId="18866AD4" w:rsidR="002063A2" w:rsidDel="003540FF" w:rsidRDefault="002063A2" w:rsidP="002063A2">
      <w:pPr>
        <w:rPr>
          <w:del w:id="842" w:author="Mooney, Fintan" w:date="2026-01-12T16:42:00Z" w16du:dateUtc="2026-01-12T21:42:00Z"/>
        </w:rPr>
      </w:pPr>
      <w:del w:id="843" w:author="Mooney, Fintan" w:date="2026-01-12T16:42:00Z" w16du:dateUtc="2026-01-12T21:42:00Z">
        <w:r w:rsidDel="003540FF">
          <w:delText xml:space="preserve">Figure 2. </w:delText>
        </w:r>
        <w:r w:rsidR="008D3EDC" w:rsidRPr="008D3EDC" w:rsidDel="003540FF">
          <w:rPr>
            <w:i/>
            <w:iCs/>
          </w:rPr>
          <w:delText>Theoretical transmission dynamics of HPAI in Minnesota backyard and commercial farms</w:delText>
        </w:r>
      </w:del>
    </w:p>
    <w:p w14:paraId="0BA713D5" w14:textId="77777777" w:rsidR="004B33D9" w:rsidRDefault="004B33D9" w:rsidP="004B33D9">
      <w:pPr>
        <w:rPr>
          <w:rFonts w:ascii="Calibri" w:hAnsi="Calibri" w:cs="Calibri"/>
        </w:rPr>
      </w:pPr>
    </w:p>
    <w:p w14:paraId="75AEB3C6" w14:textId="0B8C7365" w:rsidR="002063A2" w:rsidRDefault="002063A2" w:rsidP="002063A2">
      <w:pPr>
        <w:rPr>
          <w:ins w:id="844" w:author="Mooney, Fintan" w:date="2026-01-12T16:22:00Z" w16du:dateUtc="2026-01-12T21:22:00Z"/>
          <w:rFonts w:ascii="Calibri" w:hAnsi="Calibri" w:cs="Calibri"/>
        </w:rPr>
      </w:pPr>
      <w:del w:id="845" w:author="Mooney, Fintan" w:date="2026-01-12T16:42:00Z" w16du:dateUtc="2026-01-12T21:42:00Z">
        <w:r w:rsidDel="003540FF">
          <w:rPr>
            <w:rFonts w:ascii="Calibri" w:hAnsi="Calibri" w:cs="Calibri"/>
            <w:noProof/>
            <w14:ligatures w14:val="standardContextual"/>
          </w:rPr>
          <w:drawing>
            <wp:inline distT="0" distB="0" distL="0" distR="0" wp14:anchorId="39C2AFAD" wp14:editId="26339F6B">
              <wp:extent cx="6306841" cy="4013200"/>
              <wp:effectExtent l="0" t="0" r="5080" b="0"/>
              <wp:docPr id="2005785911" name="Picture 1" descr="A graph of different types of grow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393323" name="Picture 1" descr="A graph of different types of growth&#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335727" cy="4031581"/>
                      </a:xfrm>
                      <a:prstGeom prst="rect">
                        <a:avLst/>
                      </a:prstGeom>
                    </pic:spPr>
                  </pic:pic>
                </a:graphicData>
              </a:graphic>
            </wp:inline>
          </w:drawing>
        </w:r>
      </w:del>
    </w:p>
    <w:p w14:paraId="5535B461" w14:textId="77777777" w:rsidR="00C146FA" w:rsidRDefault="00C146FA" w:rsidP="002063A2">
      <w:pPr>
        <w:rPr>
          <w:ins w:id="846" w:author="Mooney, Fintan" w:date="2026-01-12T16:22:00Z" w16du:dateUtc="2026-01-12T21:22:00Z"/>
          <w:rFonts w:ascii="Calibri" w:hAnsi="Calibri" w:cs="Calibri"/>
        </w:rPr>
      </w:pPr>
    </w:p>
    <w:p w14:paraId="78044BD6" w14:textId="6E951C1A" w:rsidR="00C146FA" w:rsidRDefault="008860EE" w:rsidP="002063A2">
      <w:pPr>
        <w:rPr>
          <w:rFonts w:ascii="Calibri" w:hAnsi="Calibri" w:cs="Calibri"/>
        </w:rPr>
      </w:pPr>
      <w:ins w:id="847" w:author="Mooney, Fintan" w:date="2026-01-14T20:49:00Z" w16du:dateUtc="2026-01-15T01:49:00Z">
        <w:r>
          <w:rPr>
            <w:rFonts w:ascii="Calibri" w:hAnsi="Calibri" w:cs="Calibri"/>
            <w:noProof/>
            <w14:ligatures w14:val="standardContextual"/>
          </w:rPr>
          <w:drawing>
            <wp:inline distT="0" distB="0" distL="0" distR="0" wp14:anchorId="33AB9087" wp14:editId="696413BE">
              <wp:extent cx="5943600" cy="3782060"/>
              <wp:effectExtent l="0" t="0" r="0" b="2540"/>
              <wp:docPr id="1459670278" name="Picture 8" descr="A graph of different types of grow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670278" name="Picture 8" descr="A graph of different types of growth&#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782060"/>
                      </a:xfrm>
                      <a:prstGeom prst="rect">
                        <a:avLst/>
                      </a:prstGeom>
                    </pic:spPr>
                  </pic:pic>
                </a:graphicData>
              </a:graphic>
            </wp:inline>
          </w:drawing>
        </w:r>
      </w:ins>
    </w:p>
    <w:p w14:paraId="15253618" w14:textId="7F18D50D" w:rsidR="002063A2" w:rsidRPr="00693F91" w:rsidRDefault="002063A2" w:rsidP="002063A2">
      <w:pPr>
        <w:rPr>
          <w:rFonts w:ascii="Calibri" w:hAnsi="Calibri" w:cs="Calibri"/>
          <w:i/>
          <w:iCs/>
        </w:rPr>
      </w:pPr>
      <w:r>
        <w:rPr>
          <w:rFonts w:ascii="Calibri" w:hAnsi="Calibri" w:cs="Calibri"/>
        </w:rPr>
        <w:t xml:space="preserve">Figure </w:t>
      </w:r>
      <w:ins w:id="848" w:author="Mooney, Fintan" w:date="2026-01-14T14:35:00Z" w16du:dateUtc="2026-01-14T19:35:00Z">
        <w:r w:rsidR="007067A5">
          <w:rPr>
            <w:rFonts w:ascii="Calibri" w:hAnsi="Calibri" w:cs="Calibri"/>
          </w:rPr>
          <w:t>3</w:t>
        </w:r>
      </w:ins>
      <w:del w:id="849" w:author="Mooney, Fintan" w:date="2026-01-12T16:42:00Z" w16du:dateUtc="2026-01-12T21:42:00Z">
        <w:r w:rsidDel="003540FF">
          <w:rPr>
            <w:rFonts w:ascii="Calibri" w:hAnsi="Calibri" w:cs="Calibri"/>
          </w:rPr>
          <w:delText>3</w:delText>
        </w:r>
      </w:del>
      <w:r>
        <w:rPr>
          <w:rFonts w:ascii="Calibri" w:hAnsi="Calibri" w:cs="Calibri"/>
        </w:rPr>
        <w:t xml:space="preserve">. </w:t>
      </w:r>
      <w:r w:rsidRPr="00693F91">
        <w:rPr>
          <w:rFonts w:ascii="Calibri" w:hAnsi="Calibri" w:cs="Calibri"/>
          <w:i/>
          <w:iCs/>
        </w:rPr>
        <w:t xml:space="preserve">Lag-specific odds ratios for the association between meteorological conditions and </w:t>
      </w:r>
    </w:p>
    <w:p w14:paraId="41B08DF8" w14:textId="35C78D5A" w:rsidR="002063A2" w:rsidRDefault="002063A2" w:rsidP="002063A2">
      <w:pPr>
        <w:rPr>
          <w:ins w:id="850" w:author="Mooney, Fintan" w:date="2026-01-08T17:17:00Z" w16du:dateUtc="2026-01-08T22:17:00Z"/>
          <w:rFonts w:ascii="Calibri" w:hAnsi="Calibri" w:cs="Calibri"/>
          <w:i/>
          <w:iCs/>
        </w:rPr>
      </w:pPr>
      <w:r w:rsidRPr="00693F91">
        <w:rPr>
          <w:rFonts w:ascii="Calibri" w:hAnsi="Calibri" w:cs="Calibri"/>
          <w:i/>
          <w:iCs/>
        </w:rPr>
        <w:t xml:space="preserve">wild-bird abundance on odds of </w:t>
      </w:r>
      <w:del w:id="851" w:author="Mooney, Fintan" w:date="2026-01-13T10:16:00Z" w16du:dateUtc="2026-01-13T15:16:00Z">
        <w:r w:rsidRPr="00693F91" w:rsidDel="003B7A77">
          <w:rPr>
            <w:rFonts w:ascii="Calibri" w:hAnsi="Calibri" w:cs="Calibri"/>
            <w:i/>
            <w:iCs/>
          </w:rPr>
          <w:delText>a HPAI</w:delText>
        </w:r>
      </w:del>
      <w:ins w:id="852" w:author="Mooney, Fintan" w:date="2026-01-13T10:16:00Z" w16du:dateUtc="2026-01-13T15:16:00Z">
        <w:r w:rsidR="003B7A77">
          <w:rPr>
            <w:rFonts w:ascii="Calibri" w:hAnsi="Calibri" w:cs="Calibri"/>
            <w:i/>
            <w:iCs/>
          </w:rPr>
          <w:t>an HPAI</w:t>
        </w:r>
      </w:ins>
      <w:r w:rsidRPr="00693F91">
        <w:rPr>
          <w:rFonts w:ascii="Calibri" w:hAnsi="Calibri" w:cs="Calibri"/>
          <w:i/>
          <w:iCs/>
        </w:rPr>
        <w:t xml:space="preserve"> </w:t>
      </w:r>
      <w:del w:id="853" w:author="Mooney, Fintan" w:date="2026-01-12T21:58:00Z" w16du:dateUtc="2026-01-13T02:58:00Z">
        <w:r w:rsidRPr="00693F91" w:rsidDel="00481F42">
          <w:rPr>
            <w:rFonts w:ascii="Calibri" w:hAnsi="Calibri" w:cs="Calibri"/>
            <w:i/>
            <w:iCs/>
          </w:rPr>
          <w:delText xml:space="preserve">outbreak </w:delText>
        </w:r>
      </w:del>
      <w:ins w:id="854" w:author="Mooney, Fintan" w:date="2026-01-12T21:58:00Z" w16du:dateUtc="2026-01-13T02:58:00Z">
        <w:r w:rsidR="00481F42">
          <w:rPr>
            <w:rFonts w:ascii="Calibri" w:hAnsi="Calibri" w:cs="Calibri"/>
            <w:i/>
            <w:iCs/>
          </w:rPr>
          <w:t>spillover</w:t>
        </w:r>
        <w:r w:rsidR="00481F42" w:rsidRPr="00693F91">
          <w:rPr>
            <w:rFonts w:ascii="Calibri" w:hAnsi="Calibri" w:cs="Calibri"/>
            <w:i/>
            <w:iCs/>
          </w:rPr>
          <w:t xml:space="preserve"> </w:t>
        </w:r>
      </w:ins>
      <w:r w:rsidRPr="00693F91">
        <w:rPr>
          <w:rFonts w:ascii="Calibri" w:hAnsi="Calibri" w:cs="Calibri"/>
          <w:i/>
          <w:iCs/>
        </w:rPr>
        <w:t>event.</w:t>
      </w:r>
      <w:ins w:id="855" w:author="Mooney, Fintan" w:date="2026-01-08T17:16:00Z" w16du:dateUtc="2026-01-08T22:16:00Z">
        <w:r w:rsidR="00F81EC1">
          <w:rPr>
            <w:rFonts w:ascii="Calibri" w:hAnsi="Calibri" w:cs="Calibri"/>
            <w:i/>
            <w:iCs/>
          </w:rPr>
          <w:t xml:space="preserve"> Solid lines represent the odds ratio </w:t>
        </w:r>
      </w:ins>
      <w:ins w:id="856" w:author="Mooney, Fintan" w:date="2026-01-08T17:17:00Z" w16du:dateUtc="2026-01-08T22:17:00Z">
        <w:r w:rsidR="00524AEE">
          <w:rPr>
            <w:rFonts w:ascii="Calibri" w:hAnsi="Calibri" w:cs="Calibri"/>
            <w:i/>
            <w:iCs/>
          </w:rPr>
          <w:t>in each</w:t>
        </w:r>
      </w:ins>
      <w:ins w:id="857" w:author="Mooney, Fintan" w:date="2026-01-08T17:16:00Z" w16du:dateUtc="2026-01-08T22:16:00Z">
        <w:r w:rsidR="00524AEE">
          <w:rPr>
            <w:rFonts w:ascii="Calibri" w:hAnsi="Calibri" w:cs="Calibri"/>
            <w:i/>
            <w:iCs/>
          </w:rPr>
          <w:t xml:space="preserve"> </w:t>
        </w:r>
      </w:ins>
      <w:ins w:id="858" w:author="Mooney, Fintan" w:date="2026-01-08T17:17:00Z" w16du:dateUtc="2026-01-08T22:17:00Z">
        <w:r w:rsidR="00524AEE">
          <w:rPr>
            <w:rFonts w:ascii="Calibri" w:hAnsi="Calibri" w:cs="Calibri"/>
            <w:i/>
            <w:iCs/>
          </w:rPr>
          <w:t xml:space="preserve">lag week. Shaded areas show the respective 95% confidence intervals. </w:t>
        </w:r>
      </w:ins>
    </w:p>
    <w:p w14:paraId="5E22175A" w14:textId="77777777" w:rsidR="00524AEE" w:rsidRPr="00F81EC1" w:rsidRDefault="00524AEE" w:rsidP="002063A2">
      <w:pPr>
        <w:rPr>
          <w:rFonts w:ascii="Calibri" w:hAnsi="Calibri" w:cs="Calibri"/>
          <w:i/>
          <w:iCs/>
        </w:rPr>
      </w:pPr>
    </w:p>
    <w:p w14:paraId="39F09F16" w14:textId="45C8C168" w:rsidR="00B844B5" w:rsidRPr="00D86015" w:rsidRDefault="00B844B5" w:rsidP="004B33D9">
      <w:pPr>
        <w:rPr>
          <w:rFonts w:ascii="Calibri" w:hAnsi="Calibri" w:cs="Calibri"/>
          <w:i/>
        </w:rPr>
      </w:pPr>
      <w:r>
        <w:rPr>
          <w:rFonts w:ascii="Calibri" w:hAnsi="Calibri" w:cs="Calibri"/>
        </w:rPr>
        <w:t xml:space="preserve">3.3. Seasonal effects and </w:t>
      </w:r>
      <w:r w:rsidR="00373209">
        <w:rPr>
          <w:rFonts w:ascii="Calibri" w:hAnsi="Calibri" w:cs="Calibri"/>
        </w:rPr>
        <w:t xml:space="preserve">influence of climate anomalies </w:t>
      </w:r>
    </w:p>
    <w:p w14:paraId="01F5BF3D" w14:textId="77777777" w:rsidR="00B844B5" w:rsidRDefault="00B844B5" w:rsidP="004B33D9">
      <w:pPr>
        <w:rPr>
          <w:rFonts w:ascii="Calibri" w:hAnsi="Calibri" w:cs="Calibri"/>
        </w:rPr>
      </w:pPr>
    </w:p>
    <w:p w14:paraId="063328A3" w14:textId="6AB09EAF" w:rsidR="0050037A" w:rsidRDefault="00937006" w:rsidP="00C96B3E">
      <w:pPr>
        <w:rPr>
          <w:rFonts w:ascii="Calibri" w:hAnsi="Calibri" w:cs="Calibri"/>
        </w:rPr>
      </w:pPr>
      <w:r>
        <w:rPr>
          <w:rFonts w:ascii="Calibri" w:hAnsi="Calibri" w:cs="Calibri"/>
        </w:rPr>
        <w:tab/>
      </w:r>
      <w:r w:rsidR="00B6777D">
        <w:rPr>
          <w:rFonts w:ascii="Calibri" w:hAnsi="Calibri" w:cs="Calibri"/>
        </w:rPr>
        <w:t xml:space="preserve">The spring had considerably more </w:t>
      </w:r>
      <w:del w:id="859" w:author="Mooney, Fintan" w:date="2026-01-08T17:17:00Z" w16du:dateUtc="2026-01-08T22:17:00Z">
        <w:r w:rsidR="00B6777D" w:rsidDel="00524AEE">
          <w:rPr>
            <w:rFonts w:ascii="Calibri" w:hAnsi="Calibri" w:cs="Calibri"/>
          </w:rPr>
          <w:delText xml:space="preserve">outbreaks </w:delText>
        </w:r>
      </w:del>
      <w:ins w:id="860" w:author="Mooney, Fintan" w:date="2026-01-08T17:17:00Z" w16du:dateUtc="2026-01-08T22:17:00Z">
        <w:r w:rsidR="00524AEE">
          <w:rPr>
            <w:rFonts w:ascii="Calibri" w:hAnsi="Calibri" w:cs="Calibri"/>
          </w:rPr>
          <w:t xml:space="preserve">spillover events </w:t>
        </w:r>
      </w:ins>
      <w:r w:rsidR="00967A21">
        <w:rPr>
          <w:rFonts w:ascii="Calibri" w:hAnsi="Calibri" w:cs="Calibri"/>
        </w:rPr>
        <w:t xml:space="preserve">(n = </w:t>
      </w:r>
      <w:ins w:id="861" w:author="Mooney, Fintan" w:date="2026-01-14T21:25:00Z" w16du:dateUtc="2026-01-15T02:25:00Z">
        <w:r w:rsidR="00B623A6">
          <w:rPr>
            <w:rFonts w:ascii="Calibri" w:hAnsi="Calibri" w:cs="Calibri"/>
          </w:rPr>
          <w:t>72</w:t>
        </w:r>
      </w:ins>
      <w:del w:id="862" w:author="Mooney, Fintan" w:date="2026-01-14T21:25:00Z" w16du:dateUtc="2026-01-15T02:25:00Z">
        <w:r w:rsidR="00967A21" w:rsidDel="00B623A6">
          <w:rPr>
            <w:rFonts w:ascii="Calibri" w:hAnsi="Calibri" w:cs="Calibri"/>
          </w:rPr>
          <w:delText>80</w:delText>
        </w:r>
      </w:del>
      <w:r w:rsidR="00967A21">
        <w:rPr>
          <w:rFonts w:ascii="Calibri" w:hAnsi="Calibri" w:cs="Calibri"/>
        </w:rPr>
        <w:t xml:space="preserve">) </w:t>
      </w:r>
      <w:r w:rsidR="00B6777D">
        <w:rPr>
          <w:rFonts w:ascii="Calibri" w:hAnsi="Calibri" w:cs="Calibri"/>
        </w:rPr>
        <w:t xml:space="preserve">than </w:t>
      </w:r>
      <w:r w:rsidR="00967A21">
        <w:rPr>
          <w:rFonts w:ascii="Calibri" w:hAnsi="Calibri" w:cs="Calibri"/>
        </w:rPr>
        <w:t>the other seasons</w:t>
      </w:r>
      <w:r w:rsidR="00086CE7">
        <w:rPr>
          <w:rFonts w:ascii="Calibri" w:hAnsi="Calibri" w:cs="Calibri"/>
        </w:rPr>
        <w:t xml:space="preserve">. </w:t>
      </w:r>
      <w:r w:rsidR="00724675">
        <w:rPr>
          <w:rFonts w:ascii="Calibri" w:hAnsi="Calibri" w:cs="Calibri"/>
        </w:rPr>
        <w:t xml:space="preserve">Concurrently, spring had </w:t>
      </w:r>
      <w:r w:rsidR="00C96B3E">
        <w:rPr>
          <w:rFonts w:ascii="Calibri" w:hAnsi="Calibri" w:cs="Calibri"/>
        </w:rPr>
        <w:t>higher</w:t>
      </w:r>
      <w:r w:rsidR="00724675">
        <w:rPr>
          <w:rFonts w:ascii="Calibri" w:hAnsi="Calibri" w:cs="Calibri"/>
        </w:rPr>
        <w:t xml:space="preserve"> weekly surface &amp; sub-surface runoff (</w:t>
      </w:r>
      <w:r w:rsidR="00C96B3E">
        <w:rPr>
          <w:rFonts w:ascii="Calibri" w:hAnsi="Calibri" w:cs="Calibri"/>
        </w:rPr>
        <w:t>average of 6.5 mm), soil moisture</w:t>
      </w:r>
      <w:r w:rsidR="008E0DCB">
        <w:rPr>
          <w:rFonts w:ascii="Calibri" w:hAnsi="Calibri" w:cs="Calibri"/>
        </w:rPr>
        <w:t>, and precipitation, which may have played a role in transmission</w:t>
      </w:r>
      <w:r w:rsidR="00377EE0">
        <w:rPr>
          <w:rFonts w:ascii="Calibri" w:hAnsi="Calibri" w:cs="Calibri"/>
        </w:rPr>
        <w:t xml:space="preserve"> (</w:t>
      </w:r>
      <w:r w:rsidR="00E06D01">
        <w:rPr>
          <w:rFonts w:ascii="Calibri" w:hAnsi="Calibri" w:cs="Calibri"/>
        </w:rPr>
        <w:t xml:space="preserve">Table 2, </w:t>
      </w:r>
      <w:r w:rsidR="00377EE0">
        <w:rPr>
          <w:rFonts w:ascii="Calibri" w:hAnsi="Calibri" w:cs="Calibri"/>
        </w:rPr>
        <w:t xml:space="preserve">Figure </w:t>
      </w:r>
      <w:ins w:id="863" w:author="Mooney, Fintan" w:date="2026-01-14T21:25:00Z" w16du:dateUtc="2026-01-15T02:25:00Z">
        <w:r w:rsidR="000174E8">
          <w:rPr>
            <w:rFonts w:ascii="Calibri" w:hAnsi="Calibri" w:cs="Calibri"/>
          </w:rPr>
          <w:t>3</w:t>
        </w:r>
      </w:ins>
      <w:del w:id="864" w:author="Mooney, Fintan" w:date="2026-01-12T22:00:00Z" w16du:dateUtc="2026-01-13T03:00:00Z">
        <w:r w:rsidR="00377EE0" w:rsidDel="00B80B42">
          <w:rPr>
            <w:rFonts w:ascii="Calibri" w:hAnsi="Calibri" w:cs="Calibri"/>
          </w:rPr>
          <w:delText>3</w:delText>
        </w:r>
      </w:del>
      <w:r w:rsidR="00377EE0">
        <w:rPr>
          <w:rFonts w:ascii="Calibri" w:hAnsi="Calibri" w:cs="Calibri"/>
        </w:rPr>
        <w:t xml:space="preserve">). </w:t>
      </w:r>
      <w:r w:rsidR="00B65252">
        <w:rPr>
          <w:rFonts w:ascii="Calibri" w:hAnsi="Calibri" w:cs="Calibri"/>
        </w:rPr>
        <w:t xml:space="preserve">Anseriformes abundance </w:t>
      </w:r>
      <w:r w:rsidR="00E729DE">
        <w:rPr>
          <w:rFonts w:ascii="Calibri" w:hAnsi="Calibri" w:cs="Calibri"/>
        </w:rPr>
        <w:t>peaked in</w:t>
      </w:r>
      <w:r w:rsidR="00B65252">
        <w:rPr>
          <w:rFonts w:ascii="Calibri" w:hAnsi="Calibri" w:cs="Calibri"/>
        </w:rPr>
        <w:t xml:space="preserve"> </w:t>
      </w:r>
      <w:r w:rsidR="009970E1">
        <w:rPr>
          <w:rFonts w:ascii="Calibri" w:hAnsi="Calibri" w:cs="Calibri"/>
        </w:rPr>
        <w:t>spring and fall (the second-most outbreaks, n = 2</w:t>
      </w:r>
      <w:ins w:id="865" w:author="Mooney, Fintan" w:date="2026-01-14T21:25:00Z" w16du:dateUtc="2026-01-15T02:25:00Z">
        <w:r w:rsidR="000174E8">
          <w:rPr>
            <w:rFonts w:ascii="Calibri" w:hAnsi="Calibri" w:cs="Calibri"/>
          </w:rPr>
          <w:t>3</w:t>
        </w:r>
      </w:ins>
      <w:del w:id="866" w:author="Mooney, Fintan" w:date="2026-01-14T21:25:00Z" w16du:dateUtc="2026-01-15T02:25:00Z">
        <w:r w:rsidR="009970E1" w:rsidDel="000174E8">
          <w:rPr>
            <w:rFonts w:ascii="Calibri" w:hAnsi="Calibri" w:cs="Calibri"/>
          </w:rPr>
          <w:delText>4</w:delText>
        </w:r>
      </w:del>
      <w:r w:rsidR="009970E1">
        <w:rPr>
          <w:rFonts w:ascii="Calibri" w:hAnsi="Calibri" w:cs="Calibri"/>
        </w:rPr>
        <w:t>), consistent with seasonal migration of Anseriformes through Minnesota, which influences</w:t>
      </w:r>
      <w:r w:rsidR="00E2299F">
        <w:rPr>
          <w:rFonts w:ascii="Calibri" w:hAnsi="Calibri" w:cs="Calibri"/>
        </w:rPr>
        <w:t xml:space="preserve"> </w:t>
      </w:r>
      <w:r w:rsidR="00F12DB9">
        <w:rPr>
          <w:rFonts w:ascii="Calibri" w:hAnsi="Calibri" w:cs="Calibri"/>
        </w:rPr>
        <w:t>HPAI incidence</w:t>
      </w:r>
      <w:r w:rsidR="00F12DB9" w:rsidRPr="0050037A">
        <w:rPr>
          <w:rFonts w:ascii="Calibri" w:hAnsi="Calibri" w:cs="Calibri"/>
        </w:rPr>
        <w:t xml:space="preserve">. </w:t>
      </w:r>
      <w:r w:rsidR="00AA0F38" w:rsidRPr="0050037A">
        <w:rPr>
          <w:rFonts w:ascii="Calibri" w:hAnsi="Calibri" w:cs="Calibri"/>
        </w:rPr>
        <w:t xml:space="preserve">Along with </w:t>
      </w:r>
      <w:r w:rsidR="00C4298E">
        <w:rPr>
          <w:rFonts w:ascii="Calibri" w:hAnsi="Calibri" w:cs="Calibri"/>
        </w:rPr>
        <w:t>the abundance of Anseriformes</w:t>
      </w:r>
      <w:r w:rsidR="00AA0F38" w:rsidRPr="0050037A">
        <w:rPr>
          <w:rFonts w:ascii="Calibri" w:hAnsi="Calibri" w:cs="Calibri"/>
        </w:rPr>
        <w:t>, extreme</w:t>
      </w:r>
      <w:ins w:id="867" w:author="Mooney, Fintan" w:date="2026-01-13T10:46:00Z" w16du:dateUtc="2026-01-13T15:46:00Z">
        <w:r w:rsidR="006909E6">
          <w:rPr>
            <w:rFonts w:ascii="Calibri" w:hAnsi="Calibri" w:cs="Calibri"/>
          </w:rPr>
          <w:t xml:space="preserve"> weather in</w:t>
        </w:r>
      </w:ins>
      <w:r w:rsidR="00AA0F38" w:rsidRPr="0050037A">
        <w:rPr>
          <w:rFonts w:ascii="Calibri" w:hAnsi="Calibri" w:cs="Calibri"/>
        </w:rPr>
        <w:t xml:space="preserve"> </w:t>
      </w:r>
      <w:r w:rsidR="009970E1">
        <w:rPr>
          <w:rFonts w:ascii="Calibri" w:hAnsi="Calibri" w:cs="Calibri"/>
        </w:rPr>
        <w:t xml:space="preserve">spring 2022 </w:t>
      </w:r>
      <w:del w:id="868" w:author="Mooney, Fintan" w:date="2026-01-13T10:46:00Z" w16du:dateUtc="2026-01-13T15:46:00Z">
        <w:r w:rsidR="009970E1" w:rsidDel="006909E6">
          <w:rPr>
            <w:rFonts w:ascii="Calibri" w:hAnsi="Calibri" w:cs="Calibri"/>
          </w:rPr>
          <w:delText xml:space="preserve">weather </w:delText>
        </w:r>
      </w:del>
      <w:r w:rsidR="005E6995" w:rsidRPr="0050037A">
        <w:rPr>
          <w:rFonts w:ascii="Calibri" w:hAnsi="Calibri" w:cs="Calibri"/>
        </w:rPr>
        <w:t>may have</w:t>
      </w:r>
      <w:r w:rsidR="00535B78" w:rsidRPr="0050037A">
        <w:rPr>
          <w:rFonts w:ascii="Calibri" w:hAnsi="Calibri" w:cs="Calibri"/>
        </w:rPr>
        <w:t xml:space="preserve"> contributed to the</w:t>
      </w:r>
      <w:r w:rsidR="005E6995" w:rsidRPr="0050037A">
        <w:rPr>
          <w:rFonts w:ascii="Calibri" w:hAnsi="Calibri" w:cs="Calibri"/>
        </w:rPr>
        <w:t xml:space="preserve"> </w:t>
      </w:r>
      <w:r w:rsidR="00AA0F38" w:rsidRPr="0050037A">
        <w:rPr>
          <w:rFonts w:ascii="Calibri" w:hAnsi="Calibri" w:cs="Calibri"/>
        </w:rPr>
        <w:t>relatively higher number of outbreaks.</w:t>
      </w:r>
      <w:r w:rsidR="00535B78" w:rsidRPr="0050037A">
        <w:rPr>
          <w:rFonts w:ascii="Calibri" w:hAnsi="Calibri" w:cs="Calibri"/>
        </w:rPr>
        <w:t xml:space="preserve"> </w:t>
      </w:r>
      <w:r w:rsidR="0050037A">
        <w:rPr>
          <w:rFonts w:ascii="Calibri" w:hAnsi="Calibri" w:cs="Calibri"/>
        </w:rPr>
        <w:t xml:space="preserve">Compared </w:t>
      </w:r>
      <w:r w:rsidR="00535B78" w:rsidRPr="0050037A">
        <w:rPr>
          <w:rFonts w:ascii="Calibri" w:hAnsi="Calibri" w:cs="Calibri"/>
        </w:rPr>
        <w:t xml:space="preserve">to 25-year climatological means, our seasonal anomaly models show Spring 2022 as having anomalously wet and cold </w:t>
      </w:r>
      <w:r w:rsidR="0050037A" w:rsidRPr="0050037A">
        <w:rPr>
          <w:rFonts w:ascii="Calibri" w:hAnsi="Calibri" w:cs="Calibri"/>
        </w:rPr>
        <w:t>conditions</w:t>
      </w:r>
      <w:r w:rsidR="0050037A">
        <w:rPr>
          <w:rFonts w:ascii="Calibri" w:hAnsi="Calibri" w:cs="Calibri"/>
        </w:rPr>
        <w:t>:</w:t>
      </w:r>
      <w:r w:rsidR="00535B78" w:rsidRPr="0050037A">
        <w:rPr>
          <w:rFonts w:ascii="Calibri" w:hAnsi="Calibri" w:cs="Calibri"/>
        </w:rPr>
        <w:t xml:space="preserve"> </w:t>
      </w:r>
      <w:r w:rsidR="0050037A">
        <w:rPr>
          <w:rFonts w:ascii="Calibri" w:hAnsi="Calibri" w:cs="Calibri"/>
        </w:rPr>
        <w:t>s</w:t>
      </w:r>
      <w:r w:rsidR="0050037A" w:rsidRPr="0050037A">
        <w:rPr>
          <w:rFonts w:ascii="Calibri" w:hAnsi="Calibri" w:cs="Calibri"/>
        </w:rPr>
        <w:t>oil moisture (</w:t>
      </w:r>
      <w:r w:rsidR="0050037A" w:rsidRPr="0050037A">
        <w:rPr>
          <w:rStyle w:val="Strong"/>
          <w:rFonts w:ascii="Calibri" w:hAnsi="Calibri" w:cs="Calibri"/>
          <w:b w:val="0"/>
          <w:bCs w:val="0"/>
        </w:rPr>
        <w:t>MD = +0.02 m³/m³; 95% CI: 0.01, 0.03</w:t>
      </w:r>
      <w:r w:rsidR="0050037A" w:rsidRPr="0050037A">
        <w:rPr>
          <w:rFonts w:ascii="Calibri" w:hAnsi="Calibri" w:cs="Calibri"/>
        </w:rPr>
        <w:t>), runoff (</w:t>
      </w:r>
      <w:r w:rsidR="0050037A" w:rsidRPr="0050037A">
        <w:rPr>
          <w:rStyle w:val="Strong"/>
          <w:rFonts w:ascii="Calibri" w:hAnsi="Calibri" w:cs="Calibri"/>
          <w:b w:val="0"/>
          <w:bCs w:val="0"/>
        </w:rPr>
        <w:t>MD = +1.91 mm;</w:t>
      </w:r>
      <w:r w:rsidR="0050037A">
        <w:rPr>
          <w:rStyle w:val="Strong"/>
          <w:rFonts w:ascii="Calibri" w:hAnsi="Calibri" w:cs="Calibri"/>
          <w:b w:val="0"/>
          <w:bCs w:val="0"/>
        </w:rPr>
        <w:t xml:space="preserve"> </w:t>
      </w:r>
      <w:r w:rsidR="0050037A" w:rsidRPr="0050037A">
        <w:rPr>
          <w:rStyle w:val="Strong"/>
          <w:rFonts w:ascii="Calibri" w:hAnsi="Calibri" w:cs="Calibri"/>
          <w:b w:val="0"/>
          <w:bCs w:val="0"/>
        </w:rPr>
        <w:t>95% CI:  0.64, 3.17</w:t>
      </w:r>
      <w:r w:rsidR="0050037A" w:rsidRPr="0050037A">
        <w:rPr>
          <w:rFonts w:ascii="Calibri" w:hAnsi="Calibri" w:cs="Calibri"/>
        </w:rPr>
        <w:t>), and snow density (</w:t>
      </w:r>
      <w:r w:rsidR="0050037A" w:rsidRPr="0050037A">
        <w:rPr>
          <w:rStyle w:val="Strong"/>
          <w:rFonts w:ascii="Calibri" w:hAnsi="Calibri" w:cs="Calibri"/>
          <w:b w:val="0"/>
          <w:bCs w:val="0"/>
        </w:rPr>
        <w:t>MD = +6.20 kg/m³;</w:t>
      </w:r>
      <w:r w:rsidR="0050037A">
        <w:rPr>
          <w:rStyle w:val="Strong"/>
          <w:rFonts w:ascii="Calibri" w:hAnsi="Calibri" w:cs="Calibri"/>
          <w:b w:val="0"/>
          <w:bCs w:val="0"/>
        </w:rPr>
        <w:t xml:space="preserve"> </w:t>
      </w:r>
      <w:r w:rsidR="0050037A" w:rsidRPr="0050037A">
        <w:rPr>
          <w:rStyle w:val="Strong"/>
          <w:rFonts w:ascii="Calibri" w:hAnsi="Calibri" w:cs="Calibri"/>
          <w:b w:val="0"/>
          <w:bCs w:val="0"/>
        </w:rPr>
        <w:t>95% CI:  0.38, 12.02</w:t>
      </w:r>
      <w:r w:rsidR="0050037A" w:rsidRPr="0050037A">
        <w:rPr>
          <w:rFonts w:ascii="Calibri" w:hAnsi="Calibri" w:cs="Calibri"/>
        </w:rPr>
        <w:t>) were elevated, whereas temperature (</w:t>
      </w:r>
      <w:r w:rsidR="0050037A" w:rsidRPr="0050037A">
        <w:rPr>
          <w:rStyle w:val="Strong"/>
          <w:rFonts w:ascii="Calibri" w:hAnsi="Calibri" w:cs="Calibri"/>
          <w:b w:val="0"/>
          <w:bCs w:val="0"/>
        </w:rPr>
        <w:t>MD = −1.96 °C; 95% CI: −3.77, −0.16</w:t>
      </w:r>
      <w:r w:rsidR="0050037A" w:rsidRPr="0050037A">
        <w:rPr>
          <w:rFonts w:ascii="Calibri" w:hAnsi="Calibri" w:cs="Calibri"/>
        </w:rPr>
        <w:t xml:space="preserve">), shortwave radiation, and high-vegetation </w:t>
      </w:r>
      <w:r w:rsidR="0050037A">
        <w:rPr>
          <w:rFonts w:ascii="Calibri" w:hAnsi="Calibri" w:cs="Calibri"/>
        </w:rPr>
        <w:t xml:space="preserve">leaf area index, a proxy for vegetative growth, </w:t>
      </w:r>
      <w:r w:rsidR="0050037A" w:rsidRPr="0050037A">
        <w:rPr>
          <w:rFonts w:ascii="Calibri" w:hAnsi="Calibri" w:cs="Calibri"/>
        </w:rPr>
        <w:t>were reduced</w:t>
      </w:r>
      <w:ins w:id="869" w:author="Mooney, Fintan" w:date="2026-01-14T21:26:00Z" w16du:dateUtc="2026-01-15T02:26:00Z">
        <w:r w:rsidR="00B47DAA">
          <w:rPr>
            <w:rFonts w:ascii="Calibri" w:hAnsi="Calibri" w:cs="Calibri"/>
          </w:rPr>
          <w:t xml:space="preserve"> (Table 2)</w:t>
        </w:r>
      </w:ins>
      <w:r w:rsidR="0050037A">
        <w:rPr>
          <w:rFonts w:ascii="Calibri" w:hAnsi="Calibri" w:cs="Calibri"/>
        </w:rPr>
        <w:t>.</w:t>
      </w:r>
    </w:p>
    <w:p w14:paraId="1448AA82" w14:textId="00D1A853" w:rsidR="00373209" w:rsidRDefault="00377EE0" w:rsidP="00C96B3E">
      <w:pPr>
        <w:rPr>
          <w:rFonts w:ascii="Calibri" w:hAnsi="Calibri" w:cs="Calibri"/>
        </w:rPr>
      </w:pPr>
      <w:r w:rsidRPr="0050037A">
        <w:rPr>
          <w:rFonts w:ascii="Calibri" w:hAnsi="Calibri" w:cs="Calibri"/>
        </w:rPr>
        <w:t xml:space="preserve"> </w:t>
      </w:r>
    </w:p>
    <w:p w14:paraId="31812096" w14:textId="2836CA75" w:rsidR="00F8578D" w:rsidRDefault="000871C1" w:rsidP="00C96B3E">
      <w:pPr>
        <w:rPr>
          <w:rFonts w:ascii="Calibri" w:hAnsi="Calibri" w:cs="Calibri"/>
        </w:rPr>
      </w:pPr>
      <w:r>
        <w:rPr>
          <w:rFonts w:ascii="Calibri" w:hAnsi="Calibri" w:cs="Calibri"/>
        </w:rPr>
        <w:tab/>
      </w:r>
      <w:r w:rsidR="00A53EF7">
        <w:rPr>
          <w:rFonts w:ascii="Calibri" w:hAnsi="Calibri" w:cs="Calibri"/>
        </w:rPr>
        <w:t xml:space="preserve">To address seasonal </w:t>
      </w:r>
      <w:ins w:id="870" w:author="Mooney, Fintan" w:date="2026-01-14T21:26:00Z" w16du:dateUtc="2026-01-15T02:26:00Z">
        <w:r w:rsidR="001C4FD4">
          <w:rPr>
            <w:rFonts w:ascii="Calibri" w:hAnsi="Calibri" w:cs="Calibri"/>
          </w:rPr>
          <w:t xml:space="preserve">and migration </w:t>
        </w:r>
      </w:ins>
      <w:r w:rsidR="00004FC3">
        <w:rPr>
          <w:rFonts w:ascii="Calibri" w:hAnsi="Calibri" w:cs="Calibri"/>
        </w:rPr>
        <w:t>effects,</w:t>
      </w:r>
      <w:r w:rsidR="00A53EF7">
        <w:rPr>
          <w:rFonts w:ascii="Calibri" w:hAnsi="Calibri" w:cs="Calibri"/>
        </w:rPr>
        <w:t xml:space="preserve"> we </w:t>
      </w:r>
      <w:r w:rsidR="003B74FE">
        <w:rPr>
          <w:rFonts w:ascii="Calibri" w:hAnsi="Calibri" w:cs="Calibri"/>
        </w:rPr>
        <w:t>reran the</w:t>
      </w:r>
      <w:r w:rsidR="00C93019">
        <w:rPr>
          <w:rFonts w:ascii="Calibri" w:hAnsi="Calibri" w:cs="Calibri"/>
        </w:rPr>
        <w:t xml:space="preserve"> main case-crossover model</w:t>
      </w:r>
      <w:r w:rsidR="003B74FE">
        <w:rPr>
          <w:rFonts w:ascii="Calibri" w:hAnsi="Calibri" w:cs="Calibri"/>
        </w:rPr>
        <w:t xml:space="preserve"> after excluding</w:t>
      </w:r>
      <w:r w:rsidR="00C93019">
        <w:rPr>
          <w:rFonts w:ascii="Calibri" w:hAnsi="Calibri" w:cs="Calibri"/>
        </w:rPr>
        <w:t xml:space="preserve"> cases that occurred in winter and summer (n = </w:t>
      </w:r>
      <w:ins w:id="871" w:author="Mooney, Fintan" w:date="2026-01-14T21:27:00Z" w16du:dateUtc="2026-01-15T02:27:00Z">
        <w:r w:rsidR="001C4FD4">
          <w:rPr>
            <w:rFonts w:ascii="Calibri" w:hAnsi="Calibri" w:cs="Calibri"/>
          </w:rPr>
          <w:t>6</w:t>
        </w:r>
      </w:ins>
      <w:del w:id="872" w:author="Mooney, Fintan" w:date="2026-01-14T21:27:00Z" w16du:dateUtc="2026-01-15T02:27:00Z">
        <w:r w:rsidR="00C93019" w:rsidDel="001C4FD4">
          <w:rPr>
            <w:rFonts w:ascii="Calibri" w:hAnsi="Calibri" w:cs="Calibri"/>
          </w:rPr>
          <w:delText>5</w:delText>
        </w:r>
      </w:del>
      <w:r w:rsidR="00C93019">
        <w:rPr>
          <w:rFonts w:ascii="Calibri" w:hAnsi="Calibri" w:cs="Calibri"/>
        </w:rPr>
        <w:t>)</w:t>
      </w:r>
      <w:r w:rsidR="00E17C8C">
        <w:rPr>
          <w:rFonts w:ascii="Calibri" w:hAnsi="Calibri" w:cs="Calibri"/>
        </w:rPr>
        <w:t xml:space="preserve"> </w:t>
      </w:r>
      <w:r w:rsidR="00495E1B">
        <w:rPr>
          <w:rFonts w:ascii="Calibri" w:hAnsi="Calibri" w:cs="Calibri"/>
        </w:rPr>
        <w:t>(Table S</w:t>
      </w:r>
      <w:ins w:id="873" w:author="Mooney, Fintan" w:date="2026-01-12T22:39:00Z" w16du:dateUtc="2026-01-13T03:39:00Z">
        <w:r w:rsidR="008238CC">
          <w:rPr>
            <w:rFonts w:ascii="Calibri" w:hAnsi="Calibri" w:cs="Calibri"/>
          </w:rPr>
          <w:t>1</w:t>
        </w:r>
      </w:ins>
      <w:del w:id="874" w:author="Mooney, Fintan" w:date="2026-01-12T22:39:00Z" w16du:dateUtc="2026-01-13T03:39:00Z">
        <w:r w:rsidR="00495E1B" w:rsidDel="008238CC">
          <w:rPr>
            <w:rFonts w:ascii="Calibri" w:hAnsi="Calibri" w:cs="Calibri"/>
          </w:rPr>
          <w:delText>3</w:delText>
        </w:r>
      </w:del>
      <w:ins w:id="875" w:author="Mooney, Fintan" w:date="2026-01-12T22:10:00Z" w16du:dateUtc="2026-01-13T03:10:00Z">
        <w:r w:rsidR="00D73EBD">
          <w:rPr>
            <w:rFonts w:ascii="Calibri" w:hAnsi="Calibri" w:cs="Calibri"/>
          </w:rPr>
          <w:t>, Figure S2</w:t>
        </w:r>
      </w:ins>
      <w:r w:rsidR="00495E1B">
        <w:rPr>
          <w:rFonts w:ascii="Calibri" w:hAnsi="Calibri" w:cs="Calibri"/>
        </w:rPr>
        <w:t>)</w:t>
      </w:r>
      <w:r w:rsidR="00C93019">
        <w:rPr>
          <w:rFonts w:ascii="Calibri" w:hAnsi="Calibri" w:cs="Calibri"/>
        </w:rPr>
        <w:t xml:space="preserve">. </w:t>
      </w:r>
      <w:r w:rsidR="008B4D0C">
        <w:rPr>
          <w:rFonts w:ascii="Calibri" w:hAnsi="Calibri" w:cs="Calibri"/>
        </w:rPr>
        <w:t>The predictors related to</w:t>
      </w:r>
      <w:ins w:id="876" w:author="Mooney, Fintan" w:date="2026-01-13T10:46:00Z" w16du:dateUtc="2026-01-13T15:46:00Z">
        <w:r w:rsidR="002C7936">
          <w:rPr>
            <w:rFonts w:ascii="Calibri" w:hAnsi="Calibri" w:cs="Calibri"/>
          </w:rPr>
          <w:t xml:space="preserve"> water availability </w:t>
        </w:r>
      </w:ins>
      <w:del w:id="877" w:author="Mooney, Fintan" w:date="2026-01-13T10:46:00Z" w16du:dateUtc="2026-01-13T15:46:00Z">
        <w:r w:rsidR="008B4D0C" w:rsidDel="002C7936">
          <w:rPr>
            <w:rFonts w:ascii="Calibri" w:hAnsi="Calibri" w:cs="Calibri"/>
          </w:rPr>
          <w:delText xml:space="preserve"> wetness and moisture </w:delText>
        </w:r>
      </w:del>
      <w:r w:rsidR="008B4D0C">
        <w:rPr>
          <w:rFonts w:ascii="Calibri" w:hAnsi="Calibri" w:cs="Calibri"/>
        </w:rPr>
        <w:t>in the environment (runoff, precipitation, snow density</w:t>
      </w:r>
      <w:r w:rsidR="000303E5">
        <w:rPr>
          <w:rFonts w:ascii="Calibri" w:hAnsi="Calibri" w:cs="Calibri"/>
        </w:rPr>
        <w:t>, and soil moisture</w:t>
      </w:r>
      <w:r w:rsidR="008B4D0C">
        <w:rPr>
          <w:rFonts w:ascii="Calibri" w:hAnsi="Calibri" w:cs="Calibri"/>
        </w:rPr>
        <w:t xml:space="preserve">) </w:t>
      </w:r>
      <w:r w:rsidR="00BC08EE">
        <w:rPr>
          <w:rFonts w:ascii="Calibri" w:hAnsi="Calibri" w:cs="Calibri"/>
        </w:rPr>
        <w:t>had similar</w:t>
      </w:r>
      <w:ins w:id="878" w:author="Mooney, Fintan" w:date="2026-01-13T10:49:00Z" w16du:dateUtc="2026-01-13T15:49:00Z">
        <w:r w:rsidR="00145AB8">
          <w:rPr>
            <w:rFonts w:ascii="Calibri" w:hAnsi="Calibri" w:cs="Calibri"/>
          </w:rPr>
          <w:t xml:space="preserve"> significant</w:t>
        </w:r>
      </w:ins>
      <w:r w:rsidR="00BC08EE">
        <w:rPr>
          <w:rFonts w:ascii="Calibri" w:hAnsi="Calibri" w:cs="Calibri"/>
        </w:rPr>
        <w:t xml:space="preserve"> effects on HPAI </w:t>
      </w:r>
      <w:del w:id="879" w:author="Mooney, Fintan" w:date="2026-01-12T22:42:00Z" w16du:dateUtc="2026-01-13T03:42:00Z">
        <w:r w:rsidR="00BC08EE" w:rsidDel="00835F65">
          <w:rPr>
            <w:rFonts w:ascii="Calibri" w:hAnsi="Calibri" w:cs="Calibri"/>
          </w:rPr>
          <w:delText>outbreak risk</w:delText>
        </w:r>
      </w:del>
      <w:ins w:id="880" w:author="Mooney, Fintan" w:date="2026-01-12T22:42:00Z" w16du:dateUtc="2026-01-13T03:42:00Z">
        <w:r w:rsidR="00835F65">
          <w:rPr>
            <w:rFonts w:ascii="Calibri" w:hAnsi="Calibri" w:cs="Calibri"/>
          </w:rPr>
          <w:t>spillover risk</w:t>
        </w:r>
      </w:ins>
      <w:r w:rsidR="00BC08EE">
        <w:rPr>
          <w:rFonts w:ascii="Calibri" w:hAnsi="Calibri" w:cs="Calibri"/>
        </w:rPr>
        <w:t xml:space="preserve"> as </w:t>
      </w:r>
      <w:ins w:id="881" w:author="Mooney, Fintan" w:date="2026-01-13T10:48:00Z" w16du:dateUtc="2026-01-13T15:48:00Z">
        <w:r w:rsidR="00145AB8">
          <w:rPr>
            <w:rFonts w:ascii="Calibri" w:hAnsi="Calibri" w:cs="Calibri"/>
          </w:rPr>
          <w:t xml:space="preserve">in </w:t>
        </w:r>
      </w:ins>
      <w:r w:rsidR="00BC08EE">
        <w:rPr>
          <w:rFonts w:ascii="Calibri" w:hAnsi="Calibri" w:cs="Calibri"/>
        </w:rPr>
        <w:t xml:space="preserve">the main model. </w:t>
      </w:r>
      <w:del w:id="882" w:author="Mooney, Fintan" w:date="2026-01-13T10:49:00Z" w16du:dateUtc="2026-01-13T15:49:00Z">
        <w:r w:rsidR="000303E5" w:rsidDel="007919AF">
          <w:rPr>
            <w:rFonts w:ascii="Calibri" w:hAnsi="Calibri" w:cs="Calibri"/>
          </w:rPr>
          <w:delText xml:space="preserve">However, </w:delText>
        </w:r>
      </w:del>
      <w:ins w:id="883" w:author="Mooney, Fintan" w:date="2026-01-13T10:49:00Z" w16du:dateUtc="2026-01-13T15:49:00Z">
        <w:r w:rsidR="007919AF">
          <w:rPr>
            <w:rFonts w:ascii="Calibri" w:hAnsi="Calibri" w:cs="Calibri"/>
          </w:rPr>
          <w:t>S</w:t>
        </w:r>
      </w:ins>
      <w:del w:id="884" w:author="Mooney, Fintan" w:date="2026-01-13T10:49:00Z" w16du:dateUtc="2026-01-13T15:49:00Z">
        <w:r w:rsidR="00AE4593" w:rsidDel="007919AF">
          <w:rPr>
            <w:rFonts w:ascii="Calibri" w:hAnsi="Calibri" w:cs="Calibri"/>
          </w:rPr>
          <w:delText>s</w:delText>
        </w:r>
      </w:del>
      <w:r w:rsidR="00AE4593">
        <w:rPr>
          <w:rFonts w:ascii="Calibri" w:hAnsi="Calibri" w:cs="Calibri"/>
        </w:rPr>
        <w:t xml:space="preserve">tratifying to the spring and fall </w:t>
      </w:r>
      <w:r w:rsidR="004866A4">
        <w:rPr>
          <w:rFonts w:ascii="Calibri" w:hAnsi="Calibri" w:cs="Calibri"/>
        </w:rPr>
        <w:t xml:space="preserve">strengthened </w:t>
      </w:r>
      <w:ins w:id="885" w:author="Mooney, Fintan" w:date="2026-01-13T10:49:00Z" w16du:dateUtc="2026-01-13T15:49:00Z">
        <w:r w:rsidR="009819FE">
          <w:rPr>
            <w:rFonts w:ascii="Calibri" w:hAnsi="Calibri" w:cs="Calibri"/>
          </w:rPr>
          <w:t xml:space="preserve">previously indeterminate </w:t>
        </w:r>
      </w:ins>
      <w:del w:id="886" w:author="Mooney, Fintan" w:date="2026-01-13T10:49:00Z" w16du:dateUtc="2026-01-13T15:49:00Z">
        <w:r w:rsidR="004866A4" w:rsidDel="009819FE">
          <w:rPr>
            <w:rFonts w:ascii="Calibri" w:hAnsi="Calibri" w:cs="Calibri"/>
          </w:rPr>
          <w:delText xml:space="preserve">the </w:delText>
        </w:r>
      </w:del>
      <w:r w:rsidR="004866A4">
        <w:rPr>
          <w:rFonts w:ascii="Calibri" w:hAnsi="Calibri" w:cs="Calibri"/>
        </w:rPr>
        <w:t xml:space="preserve">associations </w:t>
      </w:r>
      <w:ins w:id="887" w:author="Mooney, Fintan" w:date="2026-01-13T10:49:00Z" w16du:dateUtc="2026-01-13T15:49:00Z">
        <w:r w:rsidR="009819FE">
          <w:rPr>
            <w:rFonts w:ascii="Calibri" w:hAnsi="Calibri" w:cs="Calibri"/>
          </w:rPr>
          <w:t>betwe</w:t>
        </w:r>
      </w:ins>
      <w:ins w:id="888" w:author="Mooney, Fintan" w:date="2026-01-13T10:50:00Z" w16du:dateUtc="2026-01-13T15:50:00Z">
        <w:r w:rsidR="009819FE">
          <w:rPr>
            <w:rFonts w:ascii="Calibri" w:hAnsi="Calibri" w:cs="Calibri"/>
          </w:rPr>
          <w:t>en</w:t>
        </w:r>
      </w:ins>
      <w:del w:id="889" w:author="Mooney, Fintan" w:date="2026-01-13T10:49:00Z" w16du:dateUtc="2026-01-13T15:49:00Z">
        <w:r w:rsidR="004866A4" w:rsidDel="009819FE">
          <w:rPr>
            <w:rFonts w:ascii="Calibri" w:hAnsi="Calibri" w:cs="Calibri"/>
          </w:rPr>
          <w:delText>for</w:delText>
        </w:r>
      </w:del>
      <w:r w:rsidR="00AE4593">
        <w:rPr>
          <w:rFonts w:ascii="Calibri" w:hAnsi="Calibri" w:cs="Calibri"/>
        </w:rPr>
        <w:t xml:space="preserve"> wind-speed, temperature, and total bird abundance</w:t>
      </w:r>
      <w:del w:id="890" w:author="Mooney, Fintan" w:date="2026-01-13T10:50:00Z" w16du:dateUtc="2026-01-13T15:50:00Z">
        <w:r w:rsidR="00C03247" w:rsidDel="00182C3D">
          <w:rPr>
            <w:rFonts w:ascii="Calibri" w:hAnsi="Calibri" w:cs="Calibri"/>
          </w:rPr>
          <w:delText xml:space="preserve">, </w:delText>
        </w:r>
        <w:r w:rsidR="00167A2E" w:rsidDel="00182C3D">
          <w:rPr>
            <w:rFonts w:ascii="Calibri" w:hAnsi="Calibri" w:cs="Calibri"/>
          </w:rPr>
          <w:delText xml:space="preserve">which diverged </w:delText>
        </w:r>
        <w:r w:rsidR="00C802A7" w:rsidDel="00182C3D">
          <w:rPr>
            <w:rFonts w:ascii="Calibri" w:hAnsi="Calibri" w:cs="Calibri"/>
          </w:rPr>
          <w:delText xml:space="preserve">from </w:delText>
        </w:r>
        <w:r w:rsidR="00045D74" w:rsidDel="00182C3D">
          <w:rPr>
            <w:rFonts w:ascii="Calibri" w:hAnsi="Calibri" w:cs="Calibri"/>
          </w:rPr>
          <w:delText>attenuated to</w:delText>
        </w:r>
        <w:r w:rsidR="00AE4593" w:rsidDel="00182C3D">
          <w:rPr>
            <w:rFonts w:ascii="Calibri" w:hAnsi="Calibri" w:cs="Calibri"/>
          </w:rPr>
          <w:delText xml:space="preserve"> </w:delText>
        </w:r>
        <w:r w:rsidR="000B30DE" w:rsidDel="00182C3D">
          <w:rPr>
            <w:rFonts w:ascii="Calibri" w:hAnsi="Calibri" w:cs="Calibri"/>
          </w:rPr>
          <w:delText>significant</w:delText>
        </w:r>
      </w:del>
      <w:ins w:id="891" w:author="Mooney, Fintan" w:date="2026-01-13T10:50:00Z" w16du:dateUtc="2026-01-13T15:50:00Z">
        <w:r w:rsidR="00182C3D">
          <w:rPr>
            <w:rFonts w:ascii="Calibri" w:hAnsi="Calibri" w:cs="Calibri"/>
          </w:rPr>
          <w:t xml:space="preserve"> and</w:t>
        </w:r>
      </w:ins>
      <w:r w:rsidR="000B30DE">
        <w:rPr>
          <w:rFonts w:ascii="Calibri" w:hAnsi="Calibri" w:cs="Calibri"/>
        </w:rPr>
        <w:t xml:space="preserve"> </w:t>
      </w:r>
      <w:del w:id="892" w:author="Mooney, Fintan" w:date="2026-01-13T10:50:00Z" w16du:dateUtc="2026-01-13T15:50:00Z">
        <w:r w:rsidR="00045D74" w:rsidDel="00182C3D">
          <w:rPr>
            <w:rFonts w:ascii="Calibri" w:hAnsi="Calibri" w:cs="Calibri"/>
          </w:rPr>
          <w:delText>associations with</w:delText>
        </w:r>
        <w:r w:rsidR="000B30DE" w:rsidDel="00182C3D">
          <w:rPr>
            <w:rFonts w:ascii="Calibri" w:hAnsi="Calibri" w:cs="Calibri"/>
          </w:rPr>
          <w:delText xml:space="preserve"> </w:delText>
        </w:r>
      </w:del>
      <w:r w:rsidR="000B30DE">
        <w:rPr>
          <w:rFonts w:ascii="Calibri" w:hAnsi="Calibri" w:cs="Calibri"/>
        </w:rPr>
        <w:t xml:space="preserve">HPAI </w:t>
      </w:r>
      <w:del w:id="893" w:author="Mooney, Fintan" w:date="2026-01-12T22:42:00Z" w16du:dateUtc="2026-01-13T03:42:00Z">
        <w:r w:rsidR="000B30DE" w:rsidDel="00835F65">
          <w:rPr>
            <w:rFonts w:ascii="Calibri" w:hAnsi="Calibri" w:cs="Calibri"/>
          </w:rPr>
          <w:delText>outbreak risk</w:delText>
        </w:r>
      </w:del>
      <w:ins w:id="894" w:author="Mooney, Fintan" w:date="2026-01-12T22:42:00Z" w16du:dateUtc="2026-01-13T03:42:00Z">
        <w:r w:rsidR="00835F65">
          <w:rPr>
            <w:rFonts w:ascii="Calibri" w:hAnsi="Calibri" w:cs="Calibri"/>
          </w:rPr>
          <w:t>spillover risk</w:t>
        </w:r>
      </w:ins>
      <w:r w:rsidR="00167A2E">
        <w:rPr>
          <w:rFonts w:ascii="Calibri" w:hAnsi="Calibri" w:cs="Calibri"/>
        </w:rPr>
        <w:t xml:space="preserve">. </w:t>
      </w:r>
      <w:r w:rsidR="00C802A7">
        <w:rPr>
          <w:rFonts w:ascii="Calibri" w:hAnsi="Calibri" w:cs="Calibri"/>
        </w:rPr>
        <w:t xml:space="preserve">For </w:t>
      </w:r>
      <w:r w:rsidR="00E46777">
        <w:rPr>
          <w:rFonts w:ascii="Calibri" w:hAnsi="Calibri" w:cs="Calibri"/>
        </w:rPr>
        <w:t>example</w:t>
      </w:r>
      <w:r w:rsidR="00C802A7">
        <w:rPr>
          <w:rFonts w:ascii="Calibri" w:hAnsi="Calibri" w:cs="Calibri"/>
        </w:rPr>
        <w:t>, warmer conditions increase</w:t>
      </w:r>
      <w:r w:rsidR="00E46777">
        <w:rPr>
          <w:rFonts w:ascii="Calibri" w:hAnsi="Calibri" w:cs="Calibri"/>
        </w:rPr>
        <w:t>d</w:t>
      </w:r>
      <w:r w:rsidR="00C802A7">
        <w:rPr>
          <w:rFonts w:ascii="Calibri" w:hAnsi="Calibri" w:cs="Calibri"/>
        </w:rPr>
        <w:t xml:space="preserve"> HPAI </w:t>
      </w:r>
      <w:del w:id="895" w:author="Mooney, Fintan" w:date="2026-01-12T22:41:00Z" w16du:dateUtc="2026-01-13T03:41:00Z">
        <w:r w:rsidR="00C802A7" w:rsidDel="00594446">
          <w:rPr>
            <w:rFonts w:ascii="Calibri" w:hAnsi="Calibri" w:cs="Calibri"/>
          </w:rPr>
          <w:delText xml:space="preserve">outbreak </w:delText>
        </w:r>
      </w:del>
      <w:ins w:id="896" w:author="Mooney, Fintan" w:date="2026-01-12T22:41:00Z" w16du:dateUtc="2026-01-13T03:41:00Z">
        <w:r w:rsidR="00594446">
          <w:rPr>
            <w:rFonts w:ascii="Calibri" w:hAnsi="Calibri" w:cs="Calibri"/>
          </w:rPr>
          <w:t xml:space="preserve">spillover </w:t>
        </w:r>
      </w:ins>
      <w:r w:rsidR="00C802A7">
        <w:rPr>
          <w:rFonts w:ascii="Calibri" w:hAnsi="Calibri" w:cs="Calibri"/>
        </w:rPr>
        <w:t xml:space="preserve">risk </w:t>
      </w:r>
      <w:r w:rsidR="00F077B6">
        <w:rPr>
          <w:rFonts w:ascii="Calibri" w:hAnsi="Calibri" w:cs="Calibri"/>
        </w:rPr>
        <w:t xml:space="preserve">three to four weeks before an </w:t>
      </w:r>
      <w:r w:rsidR="002F530D">
        <w:rPr>
          <w:rFonts w:ascii="Calibri" w:hAnsi="Calibri" w:cs="Calibri"/>
        </w:rPr>
        <w:t>event but</w:t>
      </w:r>
      <w:r w:rsidR="00F077B6">
        <w:rPr>
          <w:rFonts w:ascii="Calibri" w:hAnsi="Calibri" w:cs="Calibri"/>
        </w:rPr>
        <w:t xml:space="preserve"> </w:t>
      </w:r>
      <w:r w:rsidR="00D80A68">
        <w:rPr>
          <w:rFonts w:ascii="Calibri" w:hAnsi="Calibri" w:cs="Calibri"/>
        </w:rPr>
        <w:t>were associated with a</w:t>
      </w:r>
      <w:r w:rsidR="00665930">
        <w:rPr>
          <w:rFonts w:ascii="Calibri" w:hAnsi="Calibri" w:cs="Calibri"/>
        </w:rPr>
        <w:t xml:space="preserve"> </w:t>
      </w:r>
      <w:r w:rsidR="00850DEE">
        <w:rPr>
          <w:rFonts w:ascii="Calibri" w:hAnsi="Calibri" w:cs="Calibri"/>
        </w:rPr>
        <w:t>~</w:t>
      </w:r>
      <w:ins w:id="897" w:author="Mooney, Fintan" w:date="2026-01-12T16:43:00Z" w16du:dateUtc="2026-01-12T21:43:00Z">
        <w:r w:rsidR="000A728F">
          <w:rPr>
            <w:rFonts w:ascii="Calibri" w:hAnsi="Calibri" w:cs="Calibri"/>
          </w:rPr>
          <w:t>5</w:t>
        </w:r>
      </w:ins>
      <w:ins w:id="898" w:author="Mooney, Fintan" w:date="2026-01-14T21:27:00Z" w16du:dateUtc="2026-01-15T02:27:00Z">
        <w:r w:rsidR="00BC62AB">
          <w:rPr>
            <w:rFonts w:ascii="Calibri" w:hAnsi="Calibri" w:cs="Calibri"/>
          </w:rPr>
          <w:t>8</w:t>
        </w:r>
      </w:ins>
      <w:del w:id="899" w:author="Mooney, Fintan" w:date="2026-01-12T16:43:00Z" w16du:dateUtc="2026-01-12T21:43:00Z">
        <w:r w:rsidR="00850DEE" w:rsidDel="000A728F">
          <w:rPr>
            <w:rFonts w:ascii="Calibri" w:hAnsi="Calibri" w:cs="Calibri"/>
          </w:rPr>
          <w:delText>60</w:delText>
        </w:r>
      </w:del>
      <w:r w:rsidR="00850DEE">
        <w:rPr>
          <w:rFonts w:ascii="Calibri" w:hAnsi="Calibri" w:cs="Calibri"/>
        </w:rPr>
        <w:t xml:space="preserve">% </w:t>
      </w:r>
      <w:r w:rsidR="00D80A68">
        <w:rPr>
          <w:rFonts w:ascii="Calibri" w:hAnsi="Calibri" w:cs="Calibri"/>
        </w:rPr>
        <w:t xml:space="preserve">reduction </w:t>
      </w:r>
      <w:r w:rsidR="00045D74">
        <w:rPr>
          <w:rFonts w:ascii="Calibri" w:hAnsi="Calibri" w:cs="Calibri"/>
        </w:rPr>
        <w:t xml:space="preserve">in </w:t>
      </w:r>
      <w:r w:rsidR="00665930">
        <w:rPr>
          <w:rFonts w:ascii="Calibri" w:hAnsi="Calibri" w:cs="Calibri"/>
        </w:rPr>
        <w:t xml:space="preserve">the </w:t>
      </w:r>
      <w:ins w:id="900" w:author="Mooney, Fintan" w:date="2026-01-14T21:27:00Z" w16du:dateUtc="2026-01-15T02:27:00Z">
        <w:r w:rsidR="001C4FD4">
          <w:rPr>
            <w:rFonts w:ascii="Calibri" w:hAnsi="Calibri" w:cs="Calibri"/>
          </w:rPr>
          <w:t>event</w:t>
        </w:r>
      </w:ins>
      <w:del w:id="901" w:author="Mooney, Fintan" w:date="2026-01-14T21:27:00Z" w16du:dateUtc="2026-01-15T02:27:00Z">
        <w:r w:rsidR="00665930" w:rsidDel="001C4FD4">
          <w:rPr>
            <w:rFonts w:ascii="Calibri" w:hAnsi="Calibri" w:cs="Calibri"/>
          </w:rPr>
          <w:delText>outbreak</w:delText>
        </w:r>
      </w:del>
      <w:r w:rsidR="00665930">
        <w:rPr>
          <w:rFonts w:ascii="Calibri" w:hAnsi="Calibri" w:cs="Calibri"/>
        </w:rPr>
        <w:t xml:space="preserve"> week (OR: 0.4</w:t>
      </w:r>
      <w:ins w:id="902" w:author="Mooney, Fintan" w:date="2026-01-14T21:27:00Z" w16du:dateUtc="2026-01-15T02:27:00Z">
        <w:r w:rsidR="00BC62AB">
          <w:rPr>
            <w:rFonts w:ascii="Calibri" w:hAnsi="Calibri" w:cs="Calibri"/>
          </w:rPr>
          <w:t>2</w:t>
        </w:r>
      </w:ins>
      <w:del w:id="903" w:author="Mooney, Fintan" w:date="2026-01-12T16:43:00Z" w16du:dateUtc="2026-01-12T21:43:00Z">
        <w:r w:rsidR="00665930" w:rsidDel="000A728F">
          <w:rPr>
            <w:rFonts w:ascii="Calibri" w:hAnsi="Calibri" w:cs="Calibri"/>
          </w:rPr>
          <w:delText>1</w:delText>
        </w:r>
      </w:del>
      <w:r w:rsidR="00665930">
        <w:rPr>
          <w:rFonts w:ascii="Calibri" w:hAnsi="Calibri" w:cs="Calibri"/>
        </w:rPr>
        <w:t xml:space="preserve">, </w:t>
      </w:r>
      <w:r w:rsidR="00850DEE">
        <w:rPr>
          <w:rFonts w:ascii="Calibri" w:hAnsi="Calibri" w:cs="Calibri"/>
        </w:rPr>
        <w:t>95% CI: 0.2</w:t>
      </w:r>
      <w:ins w:id="904" w:author="Mooney, Fintan" w:date="2026-01-12T16:43:00Z" w16du:dateUtc="2026-01-12T21:43:00Z">
        <w:r w:rsidR="000A728F">
          <w:rPr>
            <w:rFonts w:ascii="Calibri" w:hAnsi="Calibri" w:cs="Calibri"/>
          </w:rPr>
          <w:t>1</w:t>
        </w:r>
      </w:ins>
      <w:del w:id="905" w:author="Mooney, Fintan" w:date="2026-01-12T16:43:00Z" w16du:dateUtc="2026-01-12T21:43:00Z">
        <w:r w:rsidR="00850DEE" w:rsidDel="000A728F">
          <w:rPr>
            <w:rFonts w:ascii="Calibri" w:hAnsi="Calibri" w:cs="Calibri"/>
          </w:rPr>
          <w:delText>0</w:delText>
        </w:r>
      </w:del>
      <w:r w:rsidR="00850DEE">
        <w:rPr>
          <w:rFonts w:ascii="Calibri" w:hAnsi="Calibri" w:cs="Calibri"/>
        </w:rPr>
        <w:t>, 0.8</w:t>
      </w:r>
      <w:ins w:id="906" w:author="Mooney, Fintan" w:date="2026-01-12T16:43:00Z" w16du:dateUtc="2026-01-12T21:43:00Z">
        <w:r w:rsidR="000A728F">
          <w:rPr>
            <w:rFonts w:ascii="Calibri" w:hAnsi="Calibri" w:cs="Calibri"/>
          </w:rPr>
          <w:t>5</w:t>
        </w:r>
      </w:ins>
      <w:del w:id="907" w:author="Mooney, Fintan" w:date="2026-01-12T16:43:00Z" w16du:dateUtc="2026-01-12T21:43:00Z">
        <w:r w:rsidR="00850DEE" w:rsidDel="000A728F">
          <w:rPr>
            <w:rFonts w:ascii="Calibri" w:hAnsi="Calibri" w:cs="Calibri"/>
          </w:rPr>
          <w:delText>1</w:delText>
        </w:r>
      </w:del>
      <w:r w:rsidR="00850DEE">
        <w:rPr>
          <w:rFonts w:ascii="Calibri" w:hAnsi="Calibri" w:cs="Calibri"/>
        </w:rPr>
        <w:t>)</w:t>
      </w:r>
      <w:r w:rsidR="00AF7A10">
        <w:rPr>
          <w:rFonts w:ascii="Calibri" w:hAnsi="Calibri" w:cs="Calibri"/>
        </w:rPr>
        <w:t xml:space="preserve">, </w:t>
      </w:r>
      <w:r w:rsidR="00A1369B">
        <w:rPr>
          <w:rFonts w:ascii="Calibri" w:hAnsi="Calibri" w:cs="Calibri"/>
        </w:rPr>
        <w:t>consistent with</w:t>
      </w:r>
      <w:r w:rsidR="00AF7A10">
        <w:rPr>
          <w:rFonts w:ascii="Calibri" w:hAnsi="Calibri" w:cs="Calibri"/>
        </w:rPr>
        <w:t xml:space="preserve"> </w:t>
      </w:r>
      <w:r w:rsidR="00A1369B">
        <w:rPr>
          <w:rFonts w:ascii="Calibri" w:hAnsi="Calibri" w:cs="Calibri"/>
        </w:rPr>
        <w:t xml:space="preserve">appreciable </w:t>
      </w:r>
      <w:r w:rsidR="002F530D">
        <w:rPr>
          <w:rFonts w:ascii="Calibri" w:hAnsi="Calibri" w:cs="Calibri"/>
        </w:rPr>
        <w:t>viral persistence</w:t>
      </w:r>
      <w:r w:rsidR="00AF7A10">
        <w:rPr>
          <w:rFonts w:ascii="Calibri" w:hAnsi="Calibri" w:cs="Calibri"/>
        </w:rPr>
        <w:t xml:space="preserve"> in colder conditions. </w:t>
      </w:r>
      <w:r w:rsidR="00AE7C46">
        <w:rPr>
          <w:rFonts w:ascii="Calibri" w:hAnsi="Calibri" w:cs="Calibri"/>
        </w:rPr>
        <w:t xml:space="preserve">Moreover, an increase in wind speed is positively associated with HPAI </w:t>
      </w:r>
      <w:del w:id="908" w:author="Mooney, Fintan" w:date="2026-01-12T22:41:00Z" w16du:dateUtc="2026-01-13T03:41:00Z">
        <w:r w:rsidR="00AE7C46" w:rsidDel="00594446">
          <w:rPr>
            <w:rFonts w:ascii="Calibri" w:hAnsi="Calibri" w:cs="Calibri"/>
          </w:rPr>
          <w:delText xml:space="preserve">outbreak </w:delText>
        </w:r>
      </w:del>
      <w:ins w:id="909" w:author="Mooney, Fintan" w:date="2026-01-12T22:41:00Z" w16du:dateUtc="2026-01-13T03:41:00Z">
        <w:r w:rsidR="00594446">
          <w:rPr>
            <w:rFonts w:ascii="Calibri" w:hAnsi="Calibri" w:cs="Calibri"/>
          </w:rPr>
          <w:t xml:space="preserve">spillover </w:t>
        </w:r>
      </w:ins>
      <w:r w:rsidR="00AE7C46">
        <w:rPr>
          <w:rFonts w:ascii="Calibri" w:hAnsi="Calibri" w:cs="Calibri"/>
        </w:rPr>
        <w:t xml:space="preserve">risk in the fall and spring throughout the </w:t>
      </w:r>
      <w:r w:rsidR="005B5737">
        <w:rPr>
          <w:rFonts w:ascii="Calibri" w:hAnsi="Calibri" w:cs="Calibri"/>
        </w:rPr>
        <w:t xml:space="preserve">lag window, with the </w:t>
      </w:r>
      <w:r w:rsidR="00167A2E">
        <w:rPr>
          <w:rFonts w:ascii="Calibri" w:hAnsi="Calibri" w:cs="Calibri"/>
        </w:rPr>
        <w:t>largest</w:t>
      </w:r>
      <w:r w:rsidR="005B5737">
        <w:rPr>
          <w:rFonts w:ascii="Calibri" w:hAnsi="Calibri" w:cs="Calibri"/>
        </w:rPr>
        <w:t xml:space="preserve"> effect occurring at the 4-week lag (OR: 1.6</w:t>
      </w:r>
      <w:ins w:id="910" w:author="Mooney, Fintan" w:date="2026-01-12T16:44:00Z" w16du:dateUtc="2026-01-12T21:44:00Z">
        <w:r w:rsidR="00F41234">
          <w:rPr>
            <w:rFonts w:ascii="Calibri" w:hAnsi="Calibri" w:cs="Calibri"/>
          </w:rPr>
          <w:t>1</w:t>
        </w:r>
      </w:ins>
      <w:del w:id="911" w:author="Mooney, Fintan" w:date="2026-01-12T16:44:00Z" w16du:dateUtc="2026-01-12T21:44:00Z">
        <w:r w:rsidR="005B5737" w:rsidDel="00F41234">
          <w:rPr>
            <w:rFonts w:ascii="Calibri" w:hAnsi="Calibri" w:cs="Calibri"/>
          </w:rPr>
          <w:delText>2</w:delText>
        </w:r>
      </w:del>
      <w:r w:rsidR="005B5737">
        <w:rPr>
          <w:rFonts w:ascii="Calibri" w:hAnsi="Calibri" w:cs="Calibri"/>
        </w:rPr>
        <w:t>, 95% CI: 1.1</w:t>
      </w:r>
      <w:ins w:id="912" w:author="Mooney, Fintan" w:date="2026-01-12T16:44:00Z" w16du:dateUtc="2026-01-12T21:44:00Z">
        <w:r w:rsidR="00F41234">
          <w:rPr>
            <w:rFonts w:ascii="Calibri" w:hAnsi="Calibri" w:cs="Calibri"/>
          </w:rPr>
          <w:t>4</w:t>
        </w:r>
      </w:ins>
      <w:del w:id="913" w:author="Mooney, Fintan" w:date="2026-01-12T16:44:00Z" w16du:dateUtc="2026-01-12T21:44:00Z">
        <w:r w:rsidR="005B5737" w:rsidDel="00F41234">
          <w:rPr>
            <w:rFonts w:ascii="Calibri" w:hAnsi="Calibri" w:cs="Calibri"/>
          </w:rPr>
          <w:delText>5</w:delText>
        </w:r>
      </w:del>
      <w:r w:rsidR="005B5737">
        <w:rPr>
          <w:rFonts w:ascii="Calibri" w:hAnsi="Calibri" w:cs="Calibri"/>
        </w:rPr>
        <w:t>, 2.2</w:t>
      </w:r>
      <w:ins w:id="914" w:author="Mooney, Fintan" w:date="2026-01-14T21:28:00Z" w16du:dateUtc="2026-01-15T02:28:00Z">
        <w:r w:rsidR="003263A2">
          <w:rPr>
            <w:rFonts w:ascii="Calibri" w:hAnsi="Calibri" w:cs="Calibri"/>
          </w:rPr>
          <w:t>8</w:t>
        </w:r>
      </w:ins>
      <w:del w:id="915" w:author="Mooney, Fintan" w:date="2026-01-12T16:44:00Z" w16du:dateUtc="2026-01-12T21:44:00Z">
        <w:r w:rsidR="005B5737" w:rsidDel="00F41234">
          <w:rPr>
            <w:rFonts w:ascii="Calibri" w:hAnsi="Calibri" w:cs="Calibri"/>
          </w:rPr>
          <w:delText>8</w:delText>
        </w:r>
      </w:del>
      <w:r w:rsidR="005B5737">
        <w:rPr>
          <w:rFonts w:ascii="Calibri" w:hAnsi="Calibri" w:cs="Calibri"/>
        </w:rPr>
        <w:t>)</w:t>
      </w:r>
      <w:r w:rsidR="008961C7">
        <w:rPr>
          <w:rFonts w:ascii="Calibri" w:hAnsi="Calibri" w:cs="Calibri"/>
        </w:rPr>
        <w:t xml:space="preserve">, which </w:t>
      </w:r>
      <w:ins w:id="916" w:author="Mooney, Fintan" w:date="2026-01-12T16:45:00Z" w16du:dateUtc="2026-01-12T21:45:00Z">
        <w:r w:rsidR="00B803A3">
          <w:rPr>
            <w:rFonts w:ascii="Calibri" w:hAnsi="Calibri" w:cs="Calibri"/>
          </w:rPr>
          <w:t xml:space="preserve">may </w:t>
        </w:r>
      </w:ins>
      <w:del w:id="917" w:author="Mooney, Fintan" w:date="2026-01-12T16:44:00Z" w16du:dateUtc="2026-01-12T21:44:00Z">
        <w:r w:rsidR="008961C7" w:rsidDel="00F41234">
          <w:rPr>
            <w:rFonts w:ascii="Calibri" w:hAnsi="Calibri" w:cs="Calibri"/>
          </w:rPr>
          <w:delText xml:space="preserve">may </w:delText>
        </w:r>
      </w:del>
      <w:r w:rsidR="008961C7">
        <w:rPr>
          <w:rFonts w:ascii="Calibri" w:hAnsi="Calibri" w:cs="Calibri"/>
        </w:rPr>
        <w:t xml:space="preserve">suggest that wind speed </w:t>
      </w:r>
      <w:r w:rsidR="00E834AD">
        <w:rPr>
          <w:rFonts w:ascii="Calibri" w:hAnsi="Calibri" w:cs="Calibri"/>
        </w:rPr>
        <w:t xml:space="preserve">has a more significant role in transmission </w:t>
      </w:r>
      <w:r w:rsidR="0083735F">
        <w:rPr>
          <w:rFonts w:ascii="Calibri" w:hAnsi="Calibri" w:cs="Calibri"/>
        </w:rPr>
        <w:t xml:space="preserve">than </w:t>
      </w:r>
      <w:r w:rsidR="008021AA">
        <w:rPr>
          <w:rFonts w:ascii="Calibri" w:hAnsi="Calibri" w:cs="Calibri"/>
        </w:rPr>
        <w:t xml:space="preserve">previously observed from the main model. </w:t>
      </w:r>
    </w:p>
    <w:p w14:paraId="443902CA" w14:textId="77777777" w:rsidR="00F8578D" w:rsidRDefault="00F8578D" w:rsidP="00C96B3E">
      <w:pPr>
        <w:rPr>
          <w:rFonts w:ascii="Calibri" w:hAnsi="Calibri" w:cs="Calibri"/>
        </w:rPr>
      </w:pPr>
    </w:p>
    <w:p w14:paraId="2DE1D8A7" w14:textId="56462466" w:rsidR="005D35BD" w:rsidRDefault="0064596A" w:rsidP="005B5737">
      <w:pPr>
        <w:ind w:firstLine="720"/>
        <w:rPr>
          <w:rFonts w:ascii="Calibri" w:hAnsi="Calibri" w:cs="Calibri"/>
        </w:rPr>
      </w:pPr>
      <w:r w:rsidRPr="00600416">
        <w:rPr>
          <w:rFonts w:ascii="Calibri" w:hAnsi="Calibri" w:cs="Calibri"/>
        </w:rPr>
        <w:t>W</w:t>
      </w:r>
      <w:r w:rsidR="00004FC3" w:rsidRPr="00600416">
        <w:rPr>
          <w:rFonts w:ascii="Calibri" w:hAnsi="Calibri" w:cs="Calibri"/>
        </w:rPr>
        <w:t>e</w:t>
      </w:r>
      <w:r w:rsidRPr="00600416">
        <w:rPr>
          <w:rFonts w:ascii="Calibri" w:hAnsi="Calibri" w:cs="Calibri"/>
        </w:rPr>
        <w:t xml:space="preserve"> </w:t>
      </w:r>
      <w:r w:rsidR="00D55CF4" w:rsidRPr="00600416">
        <w:rPr>
          <w:rFonts w:ascii="Calibri" w:hAnsi="Calibri" w:cs="Calibri"/>
        </w:rPr>
        <w:t>additionally</w:t>
      </w:r>
      <w:r w:rsidR="00004FC3" w:rsidRPr="00600416">
        <w:rPr>
          <w:rFonts w:ascii="Calibri" w:hAnsi="Calibri" w:cs="Calibri"/>
        </w:rPr>
        <w:t xml:space="preserve"> </w:t>
      </w:r>
      <w:r w:rsidR="002F2380" w:rsidRPr="00600416">
        <w:rPr>
          <w:rFonts w:ascii="Calibri" w:hAnsi="Calibri" w:cs="Calibri"/>
        </w:rPr>
        <w:t>fit</w:t>
      </w:r>
      <w:ins w:id="918" w:author="Mooney, Fintan" w:date="2026-01-14T21:28:00Z" w16du:dateUtc="2026-01-15T02:28:00Z">
        <w:r w:rsidR="003263A2">
          <w:rPr>
            <w:rFonts w:ascii="Calibri" w:hAnsi="Calibri" w:cs="Calibri"/>
          </w:rPr>
          <w:t xml:space="preserve"> a</w:t>
        </w:r>
      </w:ins>
      <w:r w:rsidR="00004FC3" w:rsidRPr="00600416">
        <w:rPr>
          <w:rFonts w:ascii="Calibri" w:hAnsi="Calibri" w:cs="Calibri"/>
        </w:rPr>
        <w:t xml:space="preserve"> time-series model </w:t>
      </w:r>
      <w:r w:rsidR="000374EE" w:rsidRPr="00600416">
        <w:rPr>
          <w:rFonts w:ascii="Calibri" w:hAnsi="Calibri" w:cs="Calibri"/>
        </w:rPr>
        <w:t xml:space="preserve">that included </w:t>
      </w:r>
      <w:r w:rsidR="00647F02" w:rsidRPr="00600416">
        <w:rPr>
          <w:rFonts w:ascii="Calibri" w:hAnsi="Calibri" w:cs="Calibri"/>
        </w:rPr>
        <w:t>non-case</w:t>
      </w:r>
      <w:r w:rsidR="00CC48EF" w:rsidRPr="00600416">
        <w:rPr>
          <w:rFonts w:ascii="Calibri" w:hAnsi="Calibri" w:cs="Calibri"/>
        </w:rPr>
        <w:t xml:space="preserve"> cells (cells that contained a feedlot, but did not have </w:t>
      </w:r>
      <w:del w:id="919" w:author="Mooney, Fintan" w:date="2026-01-12T22:41:00Z" w16du:dateUtc="2026-01-13T03:41:00Z">
        <w:r w:rsidR="00CC48EF" w:rsidRPr="00600416" w:rsidDel="00594446">
          <w:rPr>
            <w:rFonts w:ascii="Calibri" w:hAnsi="Calibri" w:cs="Calibri"/>
          </w:rPr>
          <w:delText>an</w:delText>
        </w:r>
        <w:r w:rsidR="00CD7EE2" w:rsidRPr="00600416" w:rsidDel="00594446">
          <w:rPr>
            <w:rFonts w:ascii="Calibri" w:hAnsi="Calibri" w:cs="Calibri"/>
          </w:rPr>
          <w:delText xml:space="preserve"> outbreak</w:delText>
        </w:r>
      </w:del>
      <w:ins w:id="920" w:author="Mooney, Fintan" w:date="2026-01-12T22:41:00Z" w16du:dateUtc="2026-01-13T03:41:00Z">
        <w:r w:rsidR="00594446">
          <w:rPr>
            <w:rFonts w:ascii="Calibri" w:hAnsi="Calibri" w:cs="Calibri"/>
          </w:rPr>
          <w:t>a spillover event</w:t>
        </w:r>
      </w:ins>
      <w:r w:rsidR="00CD7EE2" w:rsidRPr="00600416">
        <w:rPr>
          <w:rFonts w:ascii="Calibri" w:hAnsi="Calibri" w:cs="Calibri"/>
        </w:rPr>
        <w:t xml:space="preserve">), </w:t>
      </w:r>
      <w:r w:rsidR="000374EE" w:rsidRPr="00600416">
        <w:rPr>
          <w:rFonts w:ascii="Calibri" w:hAnsi="Calibri" w:cs="Calibri"/>
        </w:rPr>
        <w:t xml:space="preserve">a </w:t>
      </w:r>
      <w:r w:rsidR="00CC48EF" w:rsidRPr="00600416">
        <w:rPr>
          <w:rFonts w:ascii="Calibri" w:hAnsi="Calibri" w:cs="Calibri"/>
        </w:rPr>
        <w:t>spatial Duchon spline</w:t>
      </w:r>
      <w:r w:rsidR="000374EE" w:rsidRPr="00600416">
        <w:rPr>
          <w:rFonts w:ascii="Calibri" w:hAnsi="Calibri" w:cs="Calibri"/>
        </w:rPr>
        <w:t xml:space="preserve"> on cell centroids and a </w:t>
      </w:r>
      <w:del w:id="921" w:author="Mooney, Fintan" w:date="2026-01-14T21:28:00Z" w16du:dateUtc="2026-01-15T02:28:00Z">
        <w:r w:rsidR="000374EE" w:rsidRPr="00600416" w:rsidDel="003263A2">
          <w:rPr>
            <w:rFonts w:ascii="Calibri" w:hAnsi="Calibri" w:cs="Calibri"/>
          </w:rPr>
          <w:delText xml:space="preserve">seasonal </w:delText>
        </w:r>
      </w:del>
      <w:r w:rsidR="000374EE" w:rsidRPr="00600416">
        <w:rPr>
          <w:rFonts w:ascii="Calibri" w:hAnsi="Calibri" w:cs="Calibri"/>
        </w:rPr>
        <w:t>fixed effect</w:t>
      </w:r>
      <w:r w:rsidR="005B5737" w:rsidRPr="00600416">
        <w:rPr>
          <w:rFonts w:ascii="Calibri" w:hAnsi="Calibri" w:cs="Calibri"/>
        </w:rPr>
        <w:t xml:space="preserve"> </w:t>
      </w:r>
      <w:ins w:id="922" w:author="Mooney, Fintan" w:date="2026-01-14T21:28:00Z" w16du:dateUtc="2026-01-15T02:28:00Z">
        <w:r w:rsidR="003263A2">
          <w:rPr>
            <w:rFonts w:ascii="Calibri" w:hAnsi="Calibri" w:cs="Calibri"/>
          </w:rPr>
          <w:t xml:space="preserve">on the astronomical season </w:t>
        </w:r>
      </w:ins>
      <w:r w:rsidR="005B5737" w:rsidRPr="00600416">
        <w:rPr>
          <w:rFonts w:ascii="Calibri" w:hAnsi="Calibri" w:cs="Calibri"/>
        </w:rPr>
        <w:t xml:space="preserve">to </w:t>
      </w:r>
      <w:r w:rsidR="004F6D4D" w:rsidRPr="00600416">
        <w:rPr>
          <w:rFonts w:ascii="Calibri" w:hAnsi="Calibri" w:cs="Calibri"/>
        </w:rPr>
        <w:t xml:space="preserve">further </w:t>
      </w:r>
      <w:r w:rsidR="001A63DB" w:rsidRPr="00600416">
        <w:rPr>
          <w:rFonts w:ascii="Calibri" w:hAnsi="Calibri" w:cs="Calibri"/>
        </w:rPr>
        <w:t xml:space="preserve">evaluate </w:t>
      </w:r>
      <w:r w:rsidR="00647F02" w:rsidRPr="00600416">
        <w:rPr>
          <w:rFonts w:ascii="Calibri" w:hAnsi="Calibri" w:cs="Calibri"/>
        </w:rPr>
        <w:t>seasonality</w:t>
      </w:r>
      <w:r w:rsidR="00495E1B">
        <w:rPr>
          <w:rFonts w:ascii="Calibri" w:hAnsi="Calibri" w:cs="Calibri"/>
        </w:rPr>
        <w:t xml:space="preserve"> (Table S</w:t>
      </w:r>
      <w:r w:rsidR="00143701">
        <w:rPr>
          <w:rFonts w:ascii="Calibri" w:hAnsi="Calibri" w:cs="Calibri"/>
        </w:rPr>
        <w:t>2)</w:t>
      </w:r>
      <w:r w:rsidR="001A63DB" w:rsidRPr="00600416">
        <w:rPr>
          <w:rFonts w:ascii="Calibri" w:hAnsi="Calibri" w:cs="Calibri"/>
        </w:rPr>
        <w:t xml:space="preserve">. </w:t>
      </w:r>
      <w:r w:rsidR="00CD7EE2" w:rsidRPr="00600416">
        <w:rPr>
          <w:rFonts w:ascii="Calibri" w:hAnsi="Calibri" w:cs="Calibri"/>
        </w:rPr>
        <w:t>Compared with the case-crossover model, t</w:t>
      </w:r>
      <w:r w:rsidR="001A63DB" w:rsidRPr="00600416">
        <w:rPr>
          <w:rFonts w:ascii="Calibri" w:hAnsi="Calibri" w:cs="Calibri"/>
        </w:rPr>
        <w:t xml:space="preserve">he </w:t>
      </w:r>
      <w:r w:rsidR="00D22DE0" w:rsidRPr="00600416">
        <w:rPr>
          <w:rFonts w:ascii="Calibri" w:hAnsi="Calibri" w:cs="Calibri"/>
        </w:rPr>
        <w:t xml:space="preserve">associations </w:t>
      </w:r>
      <w:r w:rsidR="00DA0086" w:rsidRPr="00600416">
        <w:rPr>
          <w:rFonts w:ascii="Calibri" w:hAnsi="Calibri" w:cs="Calibri"/>
        </w:rPr>
        <w:t>were largely attenuated</w:t>
      </w:r>
      <w:r w:rsidR="00AA0227" w:rsidRPr="00600416">
        <w:rPr>
          <w:rFonts w:ascii="Calibri" w:hAnsi="Calibri" w:cs="Calibri"/>
        </w:rPr>
        <w:t>; a possible</w:t>
      </w:r>
      <w:r w:rsidR="00DA0086" w:rsidRPr="00600416">
        <w:rPr>
          <w:rFonts w:ascii="Calibri" w:hAnsi="Calibri" w:cs="Calibri"/>
        </w:rPr>
        <w:t xml:space="preserve"> consequence of the </w:t>
      </w:r>
      <w:r w:rsidR="00D22DE0" w:rsidRPr="00600416">
        <w:rPr>
          <w:rFonts w:ascii="Calibri" w:hAnsi="Calibri" w:cs="Calibri"/>
        </w:rPr>
        <w:t>model specification</w:t>
      </w:r>
      <w:r w:rsidR="00647F02" w:rsidRPr="00600416">
        <w:rPr>
          <w:rFonts w:ascii="Calibri" w:hAnsi="Calibri" w:cs="Calibri"/>
        </w:rPr>
        <w:t>, the introduction of non-case cells</w:t>
      </w:r>
      <w:ins w:id="923" w:author="Mooney, Fintan" w:date="2026-01-12T17:06:00Z" w16du:dateUtc="2026-01-12T22:06:00Z">
        <w:r w:rsidR="00387EB0">
          <w:rPr>
            <w:rFonts w:ascii="Calibri" w:hAnsi="Calibri" w:cs="Calibri"/>
          </w:rPr>
          <w:t xml:space="preserve"> (n = </w:t>
        </w:r>
      </w:ins>
      <w:ins w:id="924" w:author="Mooney, Fintan" w:date="2026-01-12T21:53:00Z" w16du:dateUtc="2026-01-13T02:53:00Z">
        <w:r w:rsidR="008F3810">
          <w:rPr>
            <w:rFonts w:ascii="Calibri" w:hAnsi="Calibri" w:cs="Calibri"/>
          </w:rPr>
          <w:t>2,065</w:t>
        </w:r>
      </w:ins>
      <w:ins w:id="925" w:author="Mooney, Fintan" w:date="2026-01-12T17:06:00Z" w16du:dateUtc="2026-01-12T22:06:00Z">
        <w:r w:rsidR="00387EB0">
          <w:rPr>
            <w:rFonts w:ascii="Calibri" w:hAnsi="Calibri" w:cs="Calibri"/>
          </w:rPr>
          <w:t>)</w:t>
        </w:r>
      </w:ins>
      <w:r w:rsidR="00647F02" w:rsidRPr="00600416">
        <w:rPr>
          <w:rFonts w:ascii="Calibri" w:hAnsi="Calibri" w:cs="Calibri"/>
        </w:rPr>
        <w:t>,</w:t>
      </w:r>
      <w:r w:rsidR="00D22DE0" w:rsidRPr="00600416">
        <w:rPr>
          <w:rFonts w:ascii="Calibri" w:hAnsi="Calibri" w:cs="Calibri"/>
        </w:rPr>
        <w:t xml:space="preserve"> and the rarity of </w:t>
      </w:r>
      <w:r w:rsidR="00770341" w:rsidRPr="00600416">
        <w:rPr>
          <w:rFonts w:ascii="Calibri" w:hAnsi="Calibri" w:cs="Calibri"/>
        </w:rPr>
        <w:t>case cells</w:t>
      </w:r>
      <w:r w:rsidR="00DB0708" w:rsidRPr="00600416">
        <w:rPr>
          <w:rFonts w:ascii="Calibri" w:hAnsi="Calibri" w:cs="Calibri"/>
        </w:rPr>
        <w:t xml:space="preserve"> </w:t>
      </w:r>
      <w:r w:rsidR="00770341" w:rsidRPr="00600416">
        <w:rPr>
          <w:rFonts w:ascii="Calibri" w:hAnsi="Calibri" w:cs="Calibri"/>
        </w:rPr>
        <w:t xml:space="preserve">(n = </w:t>
      </w:r>
      <w:del w:id="926" w:author="Mooney, Fintan" w:date="2026-01-12T17:06:00Z" w16du:dateUtc="2026-01-12T22:06:00Z">
        <w:r w:rsidR="0008671E" w:rsidRPr="00600416" w:rsidDel="00387EB0">
          <w:rPr>
            <w:rFonts w:ascii="Calibri" w:hAnsi="Calibri" w:cs="Calibri"/>
          </w:rPr>
          <w:delText>3,905</w:delText>
        </w:r>
      </w:del>
      <w:ins w:id="927" w:author="Mooney, Fintan" w:date="2026-01-12T17:06:00Z" w16du:dateUtc="2026-01-12T22:06:00Z">
        <w:r w:rsidR="00387EB0">
          <w:rPr>
            <w:rFonts w:ascii="Calibri" w:hAnsi="Calibri" w:cs="Calibri"/>
          </w:rPr>
          <w:t>77</w:t>
        </w:r>
      </w:ins>
      <w:r w:rsidR="00770341" w:rsidRPr="00600416">
        <w:rPr>
          <w:rFonts w:ascii="Calibri" w:hAnsi="Calibri" w:cs="Calibri"/>
        </w:rPr>
        <w:t xml:space="preserve">) </w:t>
      </w:r>
      <w:r w:rsidR="009E20AD" w:rsidRPr="00600416">
        <w:rPr>
          <w:rFonts w:ascii="Calibri" w:hAnsi="Calibri" w:cs="Calibri"/>
        </w:rPr>
        <w:t>among</w:t>
      </w:r>
      <w:r w:rsidR="00CC6B73" w:rsidRPr="00600416">
        <w:rPr>
          <w:rFonts w:ascii="Calibri" w:hAnsi="Calibri" w:cs="Calibri"/>
        </w:rPr>
        <w:t xml:space="preserve"> the total cell</w:t>
      </w:r>
      <w:ins w:id="928" w:author="Mooney, Fintan" w:date="2026-01-12T17:06:00Z" w16du:dateUtc="2026-01-12T22:06:00Z">
        <w:r w:rsidR="00CA7E70">
          <w:rPr>
            <w:rFonts w:ascii="Calibri" w:hAnsi="Calibri" w:cs="Calibri"/>
          </w:rPr>
          <w:t>s</w:t>
        </w:r>
      </w:ins>
      <w:del w:id="929" w:author="Mooney, Fintan" w:date="2026-01-12T17:06:00Z" w16du:dateUtc="2026-01-12T22:06:00Z">
        <w:r w:rsidR="00CC6B73" w:rsidRPr="00600416" w:rsidDel="00387EB0">
          <w:rPr>
            <w:rFonts w:ascii="Calibri" w:hAnsi="Calibri" w:cs="Calibri"/>
          </w:rPr>
          <w:delText>s</w:delText>
        </w:r>
      </w:del>
      <w:r w:rsidR="00322739" w:rsidRPr="00600416">
        <w:rPr>
          <w:rFonts w:ascii="Calibri" w:hAnsi="Calibri" w:cs="Calibri"/>
        </w:rPr>
        <w:t xml:space="preserve"> (</w:t>
      </w:r>
      <w:r w:rsidR="00ED4C5D" w:rsidRPr="00600416">
        <w:rPr>
          <w:rFonts w:ascii="Calibri" w:hAnsi="Calibri" w:cs="Calibri"/>
        </w:rPr>
        <w:t xml:space="preserve">N = </w:t>
      </w:r>
      <w:del w:id="930" w:author="Mooney, Fintan" w:date="2026-01-12T17:07:00Z" w16du:dateUtc="2026-01-12T22:07:00Z">
        <w:r w:rsidR="00ED4C5D" w:rsidRPr="00600416" w:rsidDel="00CA7E70">
          <w:rPr>
            <w:rFonts w:ascii="Calibri" w:hAnsi="Calibri" w:cs="Calibri"/>
          </w:rPr>
          <w:delText>173,364</w:delText>
        </w:r>
      </w:del>
      <w:ins w:id="931" w:author="Mooney, Fintan" w:date="2026-01-12T21:53:00Z" w16du:dateUtc="2026-01-13T02:53:00Z">
        <w:r w:rsidR="00E172F7">
          <w:rPr>
            <w:rFonts w:ascii="Calibri" w:hAnsi="Calibri" w:cs="Calibri"/>
          </w:rPr>
          <w:t>2,142</w:t>
        </w:r>
      </w:ins>
      <w:r w:rsidR="00ED4C5D" w:rsidRPr="00600416">
        <w:rPr>
          <w:rFonts w:ascii="Calibri" w:hAnsi="Calibri" w:cs="Calibri"/>
        </w:rPr>
        <w:t>)</w:t>
      </w:r>
      <w:r w:rsidR="009E20AD" w:rsidRPr="00600416">
        <w:rPr>
          <w:rFonts w:ascii="Calibri" w:hAnsi="Calibri" w:cs="Calibri"/>
        </w:rPr>
        <w:t xml:space="preserve">. </w:t>
      </w:r>
      <w:r w:rsidR="00600416" w:rsidRPr="00600416">
        <w:rPr>
          <w:rFonts w:ascii="Calibri" w:hAnsi="Calibri" w:cs="Calibri"/>
        </w:rPr>
        <w:t>Nonetheless,</w:t>
      </w:r>
      <w:ins w:id="932" w:author="Mooney, Fintan" w:date="2026-01-14T21:35:00Z" w16du:dateUtc="2026-01-15T02:35:00Z">
        <w:r w:rsidR="00664A12">
          <w:rPr>
            <w:rFonts w:ascii="Calibri" w:hAnsi="Calibri" w:cs="Calibri"/>
          </w:rPr>
          <w:t xml:space="preserve"> </w:t>
        </w:r>
      </w:ins>
      <w:del w:id="933" w:author="Mooney, Fintan" w:date="2026-01-14T21:35:00Z" w16du:dateUtc="2026-01-15T02:35:00Z">
        <w:r w:rsidR="00600416" w:rsidRPr="00600416" w:rsidDel="00664A12">
          <w:rPr>
            <w:rFonts w:ascii="Calibri" w:hAnsi="Calibri" w:cs="Calibri"/>
          </w:rPr>
          <w:delText xml:space="preserve"> </w:delText>
        </w:r>
      </w:del>
      <w:ins w:id="934" w:author="Mooney, Fintan" w:date="2026-01-14T21:35:00Z" w16du:dateUtc="2026-01-15T02:35:00Z">
        <w:r w:rsidR="00664A12">
          <w:rPr>
            <w:rFonts w:ascii="Calibri" w:hAnsi="Calibri" w:cs="Calibri"/>
          </w:rPr>
          <w:t xml:space="preserve">distinct patterns emerged: </w:t>
        </w:r>
      </w:ins>
      <w:del w:id="935" w:author="Mooney, Fintan" w:date="2026-01-14T21:35:00Z" w16du:dateUtc="2026-01-15T02:35:00Z">
        <w:r w:rsidR="00B87DFF" w:rsidDel="00664A12">
          <w:rPr>
            <w:rFonts w:ascii="Calibri" w:hAnsi="Calibri" w:cs="Calibri"/>
          </w:rPr>
          <w:delText>temperature and snow density were not attenuated when adjusting for season</w:delText>
        </w:r>
        <w:r w:rsidR="001E40C1" w:rsidDel="00664A12">
          <w:rPr>
            <w:rFonts w:ascii="Calibri" w:hAnsi="Calibri" w:cs="Calibri"/>
          </w:rPr>
          <w:delText xml:space="preserve">; </w:delText>
        </w:r>
      </w:del>
      <w:del w:id="936" w:author="Mooney, Fintan" w:date="2026-01-14T21:30:00Z" w16du:dateUtc="2026-01-15T02:30:00Z">
        <w:r w:rsidR="00600416" w:rsidRPr="00600416" w:rsidDel="006826A2">
          <w:rPr>
            <w:rFonts w:ascii="Calibri" w:hAnsi="Calibri" w:cs="Calibri"/>
          </w:rPr>
          <w:delText xml:space="preserve">higher </w:delText>
        </w:r>
      </w:del>
      <w:ins w:id="937" w:author="Mooney, Fintan" w:date="2026-01-14T21:35:00Z" w16du:dateUtc="2026-01-15T02:35:00Z">
        <w:r w:rsidR="00664A12">
          <w:rPr>
            <w:rFonts w:ascii="Calibri" w:hAnsi="Calibri" w:cs="Calibri"/>
          </w:rPr>
          <w:t>higher</w:t>
        </w:r>
      </w:ins>
      <w:ins w:id="938" w:author="Mooney, Fintan" w:date="2026-01-14T21:30:00Z" w16du:dateUtc="2026-01-15T02:30:00Z">
        <w:r w:rsidR="006826A2" w:rsidRPr="00600416">
          <w:rPr>
            <w:rFonts w:ascii="Calibri" w:hAnsi="Calibri" w:cs="Calibri"/>
          </w:rPr>
          <w:t xml:space="preserve"> </w:t>
        </w:r>
      </w:ins>
      <w:r w:rsidR="00600416" w:rsidRPr="00600416">
        <w:rPr>
          <w:rFonts w:ascii="Calibri" w:hAnsi="Calibri" w:cs="Calibri"/>
        </w:rPr>
        <w:t>temperature</w:t>
      </w:r>
      <w:ins w:id="939" w:author="Mooney, Fintan" w:date="2026-01-14T21:30:00Z" w16du:dateUtc="2026-01-15T02:30:00Z">
        <w:r w:rsidR="006826A2">
          <w:rPr>
            <w:rFonts w:ascii="Calibri" w:hAnsi="Calibri" w:cs="Calibri"/>
          </w:rPr>
          <w:t>s</w:t>
        </w:r>
      </w:ins>
      <w:r w:rsidR="00600416" w:rsidRPr="00600416">
        <w:rPr>
          <w:rFonts w:ascii="Calibri" w:hAnsi="Calibri" w:cs="Calibri"/>
        </w:rPr>
        <w:t xml:space="preserve"> w</w:t>
      </w:r>
      <w:ins w:id="940" w:author="Mooney, Fintan" w:date="2026-01-14T21:30:00Z" w16du:dateUtc="2026-01-15T02:30:00Z">
        <w:r w:rsidR="006826A2">
          <w:rPr>
            <w:rFonts w:ascii="Calibri" w:hAnsi="Calibri" w:cs="Calibri"/>
          </w:rPr>
          <w:t>ere</w:t>
        </w:r>
      </w:ins>
      <w:del w:id="941" w:author="Mooney, Fintan" w:date="2026-01-14T21:30:00Z" w16du:dateUtc="2026-01-15T02:30:00Z">
        <w:r w:rsidR="00600416" w:rsidRPr="00600416" w:rsidDel="006826A2">
          <w:rPr>
            <w:rFonts w:ascii="Calibri" w:hAnsi="Calibri" w:cs="Calibri"/>
          </w:rPr>
          <w:delText>as</w:delText>
        </w:r>
      </w:del>
      <w:r w:rsidR="00600416" w:rsidRPr="00600416">
        <w:rPr>
          <w:rFonts w:ascii="Calibri" w:hAnsi="Calibri" w:cs="Calibri"/>
        </w:rPr>
        <w:t xml:space="preserve"> </w:t>
      </w:r>
      <w:del w:id="942" w:author="Mooney, Fintan" w:date="2026-01-14T21:29:00Z" w16du:dateUtc="2026-01-15T02:29:00Z">
        <w:r w:rsidR="00600416" w:rsidRPr="00600416" w:rsidDel="006826A2">
          <w:rPr>
            <w:rFonts w:ascii="Calibri" w:hAnsi="Calibri" w:cs="Calibri"/>
          </w:rPr>
          <w:delText xml:space="preserve">consistently </w:delText>
        </w:r>
      </w:del>
      <w:r w:rsidR="00600416" w:rsidRPr="00600416">
        <w:rPr>
          <w:rFonts w:ascii="Calibri" w:hAnsi="Calibri" w:cs="Calibri"/>
        </w:rPr>
        <w:t xml:space="preserve">associated with </w:t>
      </w:r>
      <w:del w:id="943" w:author="Mooney, Fintan" w:date="2026-01-14T21:29:00Z" w16du:dateUtc="2026-01-15T02:29:00Z">
        <w:r w:rsidR="00600416" w:rsidRPr="00600416" w:rsidDel="003263A2">
          <w:rPr>
            <w:rFonts w:ascii="Calibri" w:hAnsi="Calibri" w:cs="Calibri"/>
          </w:rPr>
          <w:delText xml:space="preserve">increased </w:delText>
        </w:r>
      </w:del>
      <w:ins w:id="944" w:author="Mooney, Fintan" w:date="2026-01-14T21:29:00Z" w16du:dateUtc="2026-01-15T02:29:00Z">
        <w:r w:rsidR="006826A2">
          <w:rPr>
            <w:rFonts w:ascii="Calibri" w:hAnsi="Calibri" w:cs="Calibri"/>
          </w:rPr>
          <w:t>reduced</w:t>
        </w:r>
        <w:r w:rsidR="003263A2">
          <w:rPr>
            <w:rFonts w:ascii="Calibri" w:hAnsi="Calibri" w:cs="Calibri"/>
          </w:rPr>
          <w:t xml:space="preserve"> </w:t>
        </w:r>
      </w:ins>
      <w:del w:id="945" w:author="Mooney, Fintan" w:date="2026-01-12T22:41:00Z" w16du:dateUtc="2026-01-13T03:41:00Z">
        <w:r w:rsidR="00600416" w:rsidRPr="00600416" w:rsidDel="00594446">
          <w:rPr>
            <w:rFonts w:ascii="Calibri" w:hAnsi="Calibri" w:cs="Calibri"/>
          </w:rPr>
          <w:delText xml:space="preserve">outbreak </w:delText>
        </w:r>
      </w:del>
      <w:ins w:id="946" w:author="Mooney, Fintan" w:date="2026-01-12T22:41:00Z" w16du:dateUtc="2026-01-13T03:41:00Z">
        <w:r w:rsidR="00594446">
          <w:rPr>
            <w:rFonts w:ascii="Calibri" w:hAnsi="Calibri" w:cs="Calibri"/>
          </w:rPr>
          <w:t>spillover</w:t>
        </w:r>
        <w:r w:rsidR="00594446" w:rsidRPr="00600416">
          <w:rPr>
            <w:rFonts w:ascii="Calibri" w:hAnsi="Calibri" w:cs="Calibri"/>
          </w:rPr>
          <w:t xml:space="preserve"> </w:t>
        </w:r>
      </w:ins>
      <w:r w:rsidR="00600416" w:rsidRPr="00600416">
        <w:rPr>
          <w:rFonts w:ascii="Calibri" w:hAnsi="Calibri" w:cs="Calibri"/>
        </w:rPr>
        <w:t xml:space="preserve">risk </w:t>
      </w:r>
      <w:ins w:id="947" w:author="Mooney, Fintan" w:date="2026-01-14T21:35:00Z" w16du:dateUtc="2026-01-15T02:35:00Z">
        <w:r w:rsidR="00EC1288">
          <w:rPr>
            <w:rFonts w:ascii="Calibri" w:hAnsi="Calibri" w:cs="Calibri"/>
          </w:rPr>
          <w:t>at lags 0-1</w:t>
        </w:r>
      </w:ins>
      <w:del w:id="948" w:author="Mooney, Fintan" w:date="2026-01-14T21:32:00Z" w16du:dateUtc="2026-01-15T02:32:00Z">
        <w:r w:rsidR="00600416" w:rsidRPr="00600416" w:rsidDel="00794B93">
          <w:rPr>
            <w:rFonts w:ascii="Calibri" w:hAnsi="Calibri" w:cs="Calibri"/>
          </w:rPr>
          <w:delText xml:space="preserve">at lags </w:delText>
        </w:r>
      </w:del>
      <w:del w:id="949" w:author="Mooney, Fintan" w:date="2026-01-14T21:29:00Z" w16du:dateUtc="2026-01-15T02:29:00Z">
        <w:r w:rsidR="00600416" w:rsidRPr="00600416" w:rsidDel="006826A2">
          <w:rPr>
            <w:rFonts w:ascii="Calibri" w:hAnsi="Calibri" w:cs="Calibri"/>
          </w:rPr>
          <w:delText>1</w:delText>
        </w:r>
      </w:del>
      <w:del w:id="950" w:author="Mooney, Fintan" w:date="2026-01-14T21:32:00Z" w16du:dateUtc="2026-01-15T02:32:00Z">
        <w:r w:rsidR="00600416" w:rsidRPr="00600416" w:rsidDel="00794B93">
          <w:rPr>
            <w:rFonts w:ascii="Calibri" w:hAnsi="Calibri" w:cs="Calibri"/>
          </w:rPr>
          <w:delText>–</w:delText>
        </w:r>
      </w:del>
      <w:del w:id="951" w:author="Mooney, Fintan" w:date="2026-01-14T21:29:00Z" w16du:dateUtc="2026-01-15T02:29:00Z">
        <w:r w:rsidR="00600416" w:rsidRPr="00600416" w:rsidDel="003263A2">
          <w:rPr>
            <w:rFonts w:ascii="Calibri" w:hAnsi="Calibri" w:cs="Calibri"/>
          </w:rPr>
          <w:delText>4</w:delText>
        </w:r>
      </w:del>
      <w:r w:rsidR="00600416" w:rsidRPr="00600416">
        <w:rPr>
          <w:rFonts w:ascii="Calibri" w:hAnsi="Calibri" w:cs="Calibri"/>
        </w:rPr>
        <w:t>, and</w:t>
      </w:r>
      <w:ins w:id="952" w:author="Mooney, Fintan" w:date="2026-01-14T21:30:00Z" w16du:dateUtc="2026-01-15T02:30:00Z">
        <w:r w:rsidR="006826A2">
          <w:rPr>
            <w:rFonts w:ascii="Calibri" w:hAnsi="Calibri" w:cs="Calibri"/>
          </w:rPr>
          <w:t xml:space="preserve"> </w:t>
        </w:r>
      </w:ins>
      <w:del w:id="953" w:author="Mooney, Fintan" w:date="2026-01-14T21:30:00Z" w16du:dateUtc="2026-01-15T02:30:00Z">
        <w:r w:rsidR="00600416" w:rsidRPr="00600416" w:rsidDel="006826A2">
          <w:rPr>
            <w:rFonts w:ascii="Calibri" w:hAnsi="Calibri" w:cs="Calibri"/>
          </w:rPr>
          <w:delText xml:space="preserve"> higher</w:delText>
        </w:r>
      </w:del>
      <w:ins w:id="954" w:author="Mooney, Fintan" w:date="2026-01-14T21:36:00Z" w16du:dateUtc="2026-01-15T02:36:00Z">
        <w:r w:rsidR="00EC1288">
          <w:rPr>
            <w:rFonts w:ascii="Calibri" w:hAnsi="Calibri" w:cs="Calibri"/>
          </w:rPr>
          <w:t>bird</w:t>
        </w:r>
      </w:ins>
      <w:ins w:id="955" w:author="Mooney, Fintan" w:date="2026-01-14T21:30:00Z" w16du:dateUtc="2026-01-15T02:30:00Z">
        <w:r w:rsidR="006826A2">
          <w:rPr>
            <w:rFonts w:ascii="Calibri" w:hAnsi="Calibri" w:cs="Calibri"/>
          </w:rPr>
          <w:t xml:space="preserve"> abundance </w:t>
        </w:r>
      </w:ins>
      <w:del w:id="956" w:author="Mooney, Fintan" w:date="2026-01-14T21:30:00Z" w16du:dateUtc="2026-01-15T02:30:00Z">
        <w:r w:rsidR="00600416" w:rsidRPr="00600416" w:rsidDel="006826A2">
          <w:rPr>
            <w:rFonts w:ascii="Calibri" w:hAnsi="Calibri" w:cs="Calibri"/>
          </w:rPr>
          <w:delText xml:space="preserve"> snow density </w:delText>
        </w:r>
      </w:del>
      <w:del w:id="957" w:author="Mooney, Fintan" w:date="2026-01-14T21:36:00Z" w16du:dateUtc="2026-01-15T02:36:00Z">
        <w:r w:rsidR="00600416" w:rsidRPr="00600416" w:rsidDel="00EC1288">
          <w:rPr>
            <w:rFonts w:ascii="Calibri" w:hAnsi="Calibri" w:cs="Calibri"/>
          </w:rPr>
          <w:delText>was</w:delText>
        </w:r>
      </w:del>
      <w:ins w:id="958" w:author="Mooney, Fintan" w:date="2026-01-14T21:36:00Z" w16du:dateUtc="2026-01-15T02:36:00Z">
        <w:r w:rsidR="00EC1288">
          <w:rPr>
            <w:rFonts w:ascii="Calibri" w:hAnsi="Calibri" w:cs="Calibri"/>
          </w:rPr>
          <w:t>remained</w:t>
        </w:r>
      </w:ins>
      <w:r w:rsidR="00600416" w:rsidRPr="00600416">
        <w:rPr>
          <w:rFonts w:ascii="Calibri" w:hAnsi="Calibri" w:cs="Calibri"/>
        </w:rPr>
        <w:t xml:space="preserve"> </w:t>
      </w:r>
      <w:del w:id="959" w:author="Mooney, Fintan" w:date="2026-01-14T21:30:00Z" w16du:dateUtc="2026-01-15T02:30:00Z">
        <w:r w:rsidR="00600416" w:rsidRPr="00600416" w:rsidDel="006826A2">
          <w:rPr>
            <w:rFonts w:ascii="Calibri" w:hAnsi="Calibri" w:cs="Calibri"/>
          </w:rPr>
          <w:delText xml:space="preserve">also </w:delText>
        </w:r>
      </w:del>
      <w:r w:rsidR="00600416" w:rsidRPr="00600416">
        <w:rPr>
          <w:rFonts w:ascii="Calibri" w:hAnsi="Calibri" w:cs="Calibri"/>
        </w:rPr>
        <w:t xml:space="preserve">positively associated with </w:t>
      </w:r>
      <w:del w:id="960" w:author="Mooney, Fintan" w:date="2026-01-12T22:42:00Z" w16du:dateUtc="2026-01-13T03:42:00Z">
        <w:r w:rsidR="00600416" w:rsidRPr="00600416" w:rsidDel="00835F65">
          <w:rPr>
            <w:rFonts w:ascii="Calibri" w:hAnsi="Calibri" w:cs="Calibri"/>
          </w:rPr>
          <w:delText>outbreak risk</w:delText>
        </w:r>
      </w:del>
      <w:ins w:id="961" w:author="Mooney, Fintan" w:date="2026-01-12T22:42:00Z" w16du:dateUtc="2026-01-13T03:42:00Z">
        <w:r w:rsidR="00835F65">
          <w:rPr>
            <w:rFonts w:ascii="Calibri" w:hAnsi="Calibri" w:cs="Calibri"/>
          </w:rPr>
          <w:t>spillover risk</w:t>
        </w:r>
      </w:ins>
      <w:r w:rsidR="00600416" w:rsidRPr="00600416">
        <w:rPr>
          <w:rFonts w:ascii="Calibri" w:hAnsi="Calibri" w:cs="Calibri"/>
        </w:rPr>
        <w:t xml:space="preserve"> </w:t>
      </w:r>
      <w:del w:id="962" w:author="Mooney, Fintan" w:date="2026-01-14T21:31:00Z" w16du:dateUtc="2026-01-15T02:31:00Z">
        <w:r w:rsidR="00600416" w:rsidRPr="00600416" w:rsidDel="006826A2">
          <w:rPr>
            <w:rFonts w:ascii="Calibri" w:hAnsi="Calibri" w:cs="Calibri"/>
          </w:rPr>
          <w:delText>across several lags</w:delText>
        </w:r>
      </w:del>
      <w:ins w:id="963" w:author="Mooney, Fintan" w:date="2026-01-14T21:33:00Z" w16du:dateUtc="2026-01-15T02:33:00Z">
        <w:r w:rsidR="00920888">
          <w:rPr>
            <w:rFonts w:ascii="Calibri" w:hAnsi="Calibri" w:cs="Calibri"/>
          </w:rPr>
          <w:t>in the</w:t>
        </w:r>
        <w:r w:rsidR="0083708F">
          <w:rPr>
            <w:rFonts w:ascii="Calibri" w:hAnsi="Calibri" w:cs="Calibri"/>
          </w:rPr>
          <w:t xml:space="preserve"> 2</w:t>
        </w:r>
      </w:ins>
      <w:ins w:id="964" w:author="Mooney, Fintan" w:date="2026-01-14T21:36:00Z" w16du:dateUtc="2026-01-15T02:36:00Z">
        <w:r w:rsidR="00EC1288">
          <w:rPr>
            <w:rFonts w:ascii="Calibri" w:hAnsi="Calibri" w:cs="Calibri"/>
          </w:rPr>
          <w:t>-</w:t>
        </w:r>
      </w:ins>
      <w:ins w:id="965" w:author="Mooney, Fintan" w:date="2026-01-14T21:33:00Z" w16du:dateUtc="2026-01-15T02:33:00Z">
        <w:r w:rsidR="0083708F">
          <w:rPr>
            <w:rFonts w:ascii="Calibri" w:hAnsi="Calibri" w:cs="Calibri"/>
          </w:rPr>
          <w:t xml:space="preserve">3 weeks </w:t>
        </w:r>
      </w:ins>
      <w:ins w:id="966" w:author="Mooney, Fintan" w:date="2026-01-14T21:36:00Z" w16du:dateUtc="2026-01-15T02:36:00Z">
        <w:r w:rsidR="00EC1288">
          <w:rPr>
            <w:rFonts w:ascii="Calibri" w:hAnsi="Calibri" w:cs="Calibri"/>
          </w:rPr>
          <w:t>prior</w:t>
        </w:r>
      </w:ins>
      <w:r w:rsidR="00600416" w:rsidRPr="00600416">
        <w:rPr>
          <w:rFonts w:ascii="Calibri" w:hAnsi="Calibri" w:cs="Calibri"/>
        </w:rPr>
        <w:t xml:space="preserve"> (Table S2).</w:t>
      </w:r>
    </w:p>
    <w:p w14:paraId="7E2D3017" w14:textId="77777777" w:rsidR="005D35BD" w:rsidRPr="0050037A" w:rsidRDefault="005D35BD" w:rsidP="00C96B3E">
      <w:pPr>
        <w:rPr>
          <w:rFonts w:ascii="Calibri" w:hAnsi="Calibri" w:cs="Calibri"/>
        </w:rPr>
      </w:pPr>
    </w:p>
    <w:p w14:paraId="23B08AA7" w14:textId="5BE4B989" w:rsidR="004B33D9" w:rsidRPr="0050037A" w:rsidRDefault="004B33D9" w:rsidP="004B33D9">
      <w:pPr>
        <w:rPr>
          <w:rFonts w:ascii="Calibri" w:hAnsi="Calibri" w:cs="Calibri"/>
        </w:rPr>
      </w:pPr>
      <w:r w:rsidRPr="0050037A">
        <w:rPr>
          <w:rFonts w:ascii="Calibri" w:hAnsi="Calibri" w:cs="Calibri"/>
        </w:rPr>
        <w:t>3.</w:t>
      </w:r>
      <w:r w:rsidR="00B844B5" w:rsidRPr="0050037A">
        <w:rPr>
          <w:rFonts w:ascii="Calibri" w:hAnsi="Calibri" w:cs="Calibri"/>
        </w:rPr>
        <w:t xml:space="preserve">4. </w:t>
      </w:r>
      <w:r w:rsidRPr="0050037A">
        <w:rPr>
          <w:rFonts w:ascii="Calibri" w:hAnsi="Calibri" w:cs="Calibri"/>
        </w:rPr>
        <w:t xml:space="preserve">Sensitivity analyses: </w:t>
      </w:r>
      <w:r w:rsidR="00D9154E" w:rsidRPr="0050037A">
        <w:rPr>
          <w:rFonts w:ascii="Calibri" w:hAnsi="Calibri" w:cs="Calibri"/>
        </w:rPr>
        <w:t>Bird order stratification</w:t>
      </w:r>
      <w:r w:rsidR="00B844B5" w:rsidRPr="0050037A">
        <w:rPr>
          <w:rFonts w:ascii="Calibri" w:hAnsi="Calibri" w:cs="Calibri"/>
        </w:rPr>
        <w:t xml:space="preserve"> </w:t>
      </w:r>
      <w:r w:rsidR="00D9154E" w:rsidRPr="0050037A">
        <w:rPr>
          <w:rFonts w:ascii="Calibri" w:hAnsi="Calibri" w:cs="Calibri"/>
        </w:rPr>
        <w:t xml:space="preserve">and </w:t>
      </w:r>
      <w:r w:rsidR="008733F0">
        <w:rPr>
          <w:rFonts w:ascii="Calibri" w:hAnsi="Calibri" w:cs="Calibri"/>
        </w:rPr>
        <w:t>model specification</w:t>
      </w:r>
    </w:p>
    <w:p w14:paraId="4A9DA6C4" w14:textId="77777777" w:rsidR="00163915" w:rsidRPr="007B084A" w:rsidRDefault="00163915" w:rsidP="004B33D9">
      <w:pPr>
        <w:rPr>
          <w:rFonts w:ascii="Calibri" w:hAnsi="Calibri" w:cs="Calibri"/>
        </w:rPr>
      </w:pPr>
    </w:p>
    <w:p w14:paraId="1DAA7278" w14:textId="52B7FAD1" w:rsidR="008B0578" w:rsidRPr="007B084A" w:rsidRDefault="008B0578" w:rsidP="008B0578">
      <w:pPr>
        <w:ind w:firstLine="720"/>
        <w:rPr>
          <w:rFonts w:ascii="Calibri" w:hAnsi="Calibri" w:cs="Calibri"/>
          <w:rPrChange w:id="967" w:author="Mooney, Fintan" w:date="2026-01-14T18:10:00Z" w16du:dateUtc="2026-01-14T23:10:00Z">
            <w:rPr/>
          </w:rPrChange>
        </w:rPr>
      </w:pPr>
      <w:r w:rsidRPr="007B084A">
        <w:rPr>
          <w:rFonts w:ascii="Calibri" w:hAnsi="Calibri" w:cs="Calibri"/>
          <w:rPrChange w:id="968" w:author="Mooney, Fintan" w:date="2026-01-14T18:10:00Z" w16du:dateUtc="2026-01-14T23:10:00Z">
            <w:rPr/>
          </w:rPrChange>
        </w:rPr>
        <w:t xml:space="preserve">The sensitivity analysis that modeled Anseriformes and </w:t>
      </w:r>
      <w:ins w:id="969" w:author="Mooney, Fintan" w:date="2026-01-12T21:53:00Z" w16du:dateUtc="2026-01-13T02:53:00Z">
        <w:r w:rsidR="00E172F7" w:rsidRPr="007B084A">
          <w:rPr>
            <w:rFonts w:ascii="Calibri" w:hAnsi="Calibri" w:cs="Calibri"/>
            <w:rPrChange w:id="970" w:author="Mooney, Fintan" w:date="2026-01-14T18:10:00Z" w16du:dateUtc="2026-01-14T23:10:00Z">
              <w:rPr/>
            </w:rPrChange>
          </w:rPr>
          <w:t>p</w:t>
        </w:r>
      </w:ins>
      <w:del w:id="971" w:author="Mooney, Fintan" w:date="2026-01-12T21:53:00Z" w16du:dateUtc="2026-01-13T02:53:00Z">
        <w:r w:rsidRPr="007B084A" w:rsidDel="00E172F7">
          <w:rPr>
            <w:rFonts w:ascii="Calibri" w:hAnsi="Calibri" w:cs="Calibri"/>
            <w:rPrChange w:id="972" w:author="Mooney, Fintan" w:date="2026-01-14T18:10:00Z" w16du:dateUtc="2026-01-14T23:10:00Z">
              <w:rPr/>
            </w:rPrChange>
          </w:rPr>
          <w:delText>P</w:delText>
        </w:r>
      </w:del>
      <w:r w:rsidRPr="007B084A">
        <w:rPr>
          <w:rFonts w:ascii="Calibri" w:hAnsi="Calibri" w:cs="Calibri"/>
          <w:rPrChange w:id="973" w:author="Mooney, Fintan" w:date="2026-01-14T18:10:00Z" w16du:dateUtc="2026-01-14T23:10:00Z">
            <w:rPr/>
          </w:rPrChange>
        </w:rPr>
        <w:t xml:space="preserve">redator </w:t>
      </w:r>
      <w:ins w:id="974" w:author="Mooney, Fintan" w:date="2026-01-12T21:54:00Z" w16du:dateUtc="2026-01-13T02:54:00Z">
        <w:r w:rsidR="00E172F7" w:rsidRPr="007B084A">
          <w:rPr>
            <w:rFonts w:ascii="Calibri" w:hAnsi="Calibri" w:cs="Calibri"/>
            <w:rPrChange w:id="975" w:author="Mooney, Fintan" w:date="2026-01-14T18:10:00Z" w16du:dateUtc="2026-01-14T23:10:00Z">
              <w:rPr/>
            </w:rPrChange>
          </w:rPr>
          <w:t xml:space="preserve">bird </w:t>
        </w:r>
      </w:ins>
      <w:r w:rsidRPr="007B084A">
        <w:rPr>
          <w:rFonts w:ascii="Calibri" w:hAnsi="Calibri" w:cs="Calibri"/>
          <w:rPrChange w:id="976" w:author="Mooney, Fintan" w:date="2026-01-14T18:10:00Z" w16du:dateUtc="2026-01-14T23:10:00Z">
            <w:rPr/>
          </w:rPrChange>
        </w:rPr>
        <w:t xml:space="preserve">abundance exclusively across an 8-week lag window suggested that both </w:t>
      </w:r>
      <w:ins w:id="977" w:author="Mooney, Fintan" w:date="2026-01-12T21:54:00Z" w16du:dateUtc="2026-01-13T02:54:00Z">
        <w:r w:rsidR="00E172F7" w:rsidRPr="007B084A">
          <w:rPr>
            <w:rFonts w:ascii="Calibri" w:hAnsi="Calibri" w:cs="Calibri"/>
            <w:rPrChange w:id="978" w:author="Mooney, Fintan" w:date="2026-01-14T18:10:00Z" w16du:dateUtc="2026-01-14T23:10:00Z">
              <w:rPr/>
            </w:rPrChange>
          </w:rPr>
          <w:t xml:space="preserve">groups </w:t>
        </w:r>
        <w:r w:rsidR="006A733A" w:rsidRPr="007B084A">
          <w:rPr>
            <w:rFonts w:ascii="Calibri" w:hAnsi="Calibri" w:cs="Calibri"/>
            <w:rPrChange w:id="979" w:author="Mooney, Fintan" w:date="2026-01-14T18:10:00Z" w16du:dateUtc="2026-01-14T23:10:00Z">
              <w:rPr/>
            </w:rPrChange>
          </w:rPr>
          <w:t xml:space="preserve">of birds </w:t>
        </w:r>
      </w:ins>
      <w:del w:id="980" w:author="Mooney, Fintan" w:date="2026-01-12T21:54:00Z" w16du:dateUtc="2026-01-13T02:54:00Z">
        <w:r w:rsidRPr="007B084A" w:rsidDel="00E172F7">
          <w:rPr>
            <w:rFonts w:ascii="Calibri" w:hAnsi="Calibri" w:cs="Calibri"/>
            <w:rPrChange w:id="981" w:author="Mooney, Fintan" w:date="2026-01-14T18:10:00Z" w16du:dateUtc="2026-01-14T23:10:00Z">
              <w:rPr/>
            </w:rPrChange>
          </w:rPr>
          <w:delText xml:space="preserve">orders </w:delText>
        </w:r>
      </w:del>
      <w:r w:rsidRPr="007B084A">
        <w:rPr>
          <w:rFonts w:ascii="Calibri" w:hAnsi="Calibri" w:cs="Calibri"/>
          <w:rPrChange w:id="982" w:author="Mooney, Fintan" w:date="2026-01-14T18:10:00Z" w16du:dateUtc="2026-01-14T23:10:00Z">
            <w:rPr/>
          </w:rPrChange>
        </w:rPr>
        <w:t xml:space="preserve">were associated with HPAI </w:t>
      </w:r>
      <w:del w:id="983" w:author="Mooney, Fintan" w:date="2026-01-12T21:54:00Z" w16du:dateUtc="2026-01-13T02:54:00Z">
        <w:r w:rsidRPr="007B084A" w:rsidDel="006A733A">
          <w:rPr>
            <w:rFonts w:ascii="Calibri" w:hAnsi="Calibri" w:cs="Calibri"/>
            <w:rPrChange w:id="984" w:author="Mooney, Fintan" w:date="2026-01-14T18:10:00Z" w16du:dateUtc="2026-01-14T23:10:00Z">
              <w:rPr/>
            </w:rPrChange>
          </w:rPr>
          <w:delText>outbreaks</w:delText>
        </w:r>
      </w:del>
      <w:ins w:id="985" w:author="Mooney, Fintan" w:date="2026-01-12T21:54:00Z" w16du:dateUtc="2026-01-13T02:54:00Z">
        <w:r w:rsidR="006A733A" w:rsidRPr="007B084A">
          <w:rPr>
            <w:rFonts w:ascii="Calibri" w:hAnsi="Calibri" w:cs="Calibri"/>
            <w:rPrChange w:id="986" w:author="Mooney, Fintan" w:date="2026-01-14T18:10:00Z" w16du:dateUtc="2026-01-14T23:10:00Z">
              <w:rPr/>
            </w:rPrChange>
          </w:rPr>
          <w:t>spillover events</w:t>
        </w:r>
      </w:ins>
      <w:r w:rsidRPr="007B084A">
        <w:rPr>
          <w:rFonts w:ascii="Calibri" w:hAnsi="Calibri" w:cs="Calibri"/>
          <w:rPrChange w:id="987" w:author="Mooney, Fintan" w:date="2026-01-14T18:10:00Z" w16du:dateUtc="2026-01-14T23:10:00Z">
            <w:rPr/>
          </w:rPrChange>
        </w:rPr>
        <w:t xml:space="preserve">. However, associations were stronger for the Anseriformes and </w:t>
      </w:r>
      <w:r w:rsidRPr="007B084A">
        <w:rPr>
          <w:rFonts w:ascii="Calibri" w:hAnsi="Calibri" w:cs="Calibri"/>
          <w:rPrChange w:id="988" w:author="Mooney, Fintan" w:date="2026-01-14T18:10:00Z" w16du:dateUtc="2026-01-14T23:10:00Z">
            <w:rPr/>
          </w:rPrChange>
        </w:rPr>
        <w:lastRenderedPageBreak/>
        <w:t xml:space="preserve">remained positive up to the </w:t>
      </w:r>
      <w:r w:rsidR="000554C4" w:rsidRPr="007B084A">
        <w:rPr>
          <w:rFonts w:ascii="Calibri" w:hAnsi="Calibri" w:cs="Calibri"/>
          <w:rPrChange w:id="989" w:author="Mooney, Fintan" w:date="2026-01-14T18:10:00Z" w16du:dateUtc="2026-01-14T23:10:00Z">
            <w:rPr/>
          </w:rPrChange>
        </w:rPr>
        <w:t>1</w:t>
      </w:r>
      <w:r w:rsidRPr="007B084A">
        <w:rPr>
          <w:rFonts w:ascii="Calibri" w:hAnsi="Calibri" w:cs="Calibri"/>
          <w:rPrChange w:id="990" w:author="Mooney, Fintan" w:date="2026-01-14T18:10:00Z" w16du:dateUtc="2026-01-14T23:10:00Z">
            <w:rPr/>
          </w:rPrChange>
        </w:rPr>
        <w:t xml:space="preserve">-week lag. Predator abundance </w:t>
      </w:r>
      <w:r w:rsidR="00FB6AB3" w:rsidRPr="007B084A">
        <w:rPr>
          <w:rFonts w:ascii="Calibri" w:hAnsi="Calibri" w:cs="Calibri"/>
          <w:rPrChange w:id="991" w:author="Mooney, Fintan" w:date="2026-01-14T18:10:00Z" w16du:dateUtc="2026-01-14T23:10:00Z">
            <w:rPr/>
          </w:rPrChange>
        </w:rPr>
        <w:t xml:space="preserve">began showing a </w:t>
      </w:r>
      <w:r w:rsidRPr="007B084A">
        <w:rPr>
          <w:rFonts w:ascii="Calibri" w:hAnsi="Calibri" w:cs="Calibri"/>
          <w:rPrChange w:id="992" w:author="Mooney, Fintan" w:date="2026-01-14T18:10:00Z" w16du:dateUtc="2026-01-14T23:10:00Z">
            <w:rPr/>
          </w:rPrChange>
        </w:rPr>
        <w:t xml:space="preserve">protective effect in the </w:t>
      </w:r>
      <w:del w:id="993" w:author="Mooney, Fintan" w:date="2026-01-14T21:36:00Z" w16du:dateUtc="2026-01-15T02:36:00Z">
        <w:r w:rsidRPr="007B084A" w:rsidDel="00A348AF">
          <w:rPr>
            <w:rFonts w:ascii="Calibri" w:hAnsi="Calibri" w:cs="Calibri"/>
            <w:rPrChange w:id="994" w:author="Mooney, Fintan" w:date="2026-01-14T18:10:00Z" w16du:dateUtc="2026-01-14T23:10:00Z">
              <w:rPr/>
            </w:rPrChange>
          </w:rPr>
          <w:delText>two weeks</w:delText>
        </w:r>
      </w:del>
      <w:ins w:id="995" w:author="Mooney, Fintan" w:date="2026-01-14T21:36:00Z" w16du:dateUtc="2026-01-15T02:36:00Z">
        <w:r w:rsidR="00A348AF">
          <w:rPr>
            <w:rFonts w:ascii="Calibri" w:hAnsi="Calibri" w:cs="Calibri"/>
          </w:rPr>
          <w:t xml:space="preserve">week of </w:t>
        </w:r>
      </w:ins>
      <w:ins w:id="996" w:author="Mooney, Fintan" w:date="2026-01-14T21:37:00Z" w16du:dateUtc="2026-01-15T02:37:00Z">
        <w:r w:rsidR="00A348AF">
          <w:rPr>
            <w:rFonts w:ascii="Calibri" w:hAnsi="Calibri" w:cs="Calibri"/>
          </w:rPr>
          <w:t>the spillover event</w:t>
        </w:r>
      </w:ins>
      <w:r w:rsidRPr="007B084A">
        <w:rPr>
          <w:rFonts w:ascii="Calibri" w:hAnsi="Calibri" w:cs="Calibri"/>
          <w:rPrChange w:id="997" w:author="Mooney, Fintan" w:date="2026-01-14T18:10:00Z" w16du:dateUtc="2026-01-14T23:10:00Z">
            <w:rPr/>
          </w:rPrChange>
        </w:rPr>
        <w:t xml:space="preserve"> </w:t>
      </w:r>
      <w:del w:id="998" w:author="Mooney, Fintan" w:date="2026-01-14T21:37:00Z" w16du:dateUtc="2026-01-15T02:37:00Z">
        <w:r w:rsidRPr="007B084A" w:rsidDel="00A348AF">
          <w:rPr>
            <w:rFonts w:ascii="Calibri" w:hAnsi="Calibri" w:cs="Calibri"/>
            <w:rPrChange w:id="999" w:author="Mooney, Fintan" w:date="2026-01-14T18:10:00Z" w16du:dateUtc="2026-01-14T23:10:00Z">
              <w:rPr/>
            </w:rPrChange>
          </w:rPr>
          <w:delText xml:space="preserve">preceding the outbreak </w:delText>
        </w:r>
      </w:del>
      <w:r w:rsidRPr="007B084A">
        <w:rPr>
          <w:rFonts w:ascii="Calibri" w:hAnsi="Calibri" w:cs="Calibri"/>
          <w:rPrChange w:id="1000" w:author="Mooney, Fintan" w:date="2026-01-14T18:10:00Z" w16du:dateUtc="2026-01-14T23:10:00Z">
            <w:rPr/>
          </w:rPrChange>
        </w:rPr>
        <w:t>(</w:t>
      </w:r>
      <w:r w:rsidR="005C48D1" w:rsidRPr="007B084A">
        <w:rPr>
          <w:rFonts w:ascii="Calibri" w:hAnsi="Calibri" w:cs="Calibri"/>
          <w:rPrChange w:id="1001" w:author="Mooney, Fintan" w:date="2026-01-14T18:10:00Z" w16du:dateUtc="2026-01-14T23:10:00Z">
            <w:rPr/>
          </w:rPrChange>
        </w:rPr>
        <w:t xml:space="preserve">Figure </w:t>
      </w:r>
      <w:r w:rsidR="000871C1" w:rsidRPr="007B084A">
        <w:rPr>
          <w:rFonts w:ascii="Calibri" w:hAnsi="Calibri" w:cs="Calibri"/>
          <w:rPrChange w:id="1002" w:author="Mooney, Fintan" w:date="2026-01-14T18:10:00Z" w16du:dateUtc="2026-01-14T23:10:00Z">
            <w:rPr/>
          </w:rPrChange>
        </w:rPr>
        <w:t>4</w:t>
      </w:r>
      <w:r w:rsidR="005C32EE" w:rsidRPr="007B084A">
        <w:rPr>
          <w:rFonts w:ascii="Calibri" w:hAnsi="Calibri" w:cs="Calibri"/>
          <w:rPrChange w:id="1003" w:author="Mooney, Fintan" w:date="2026-01-14T18:10:00Z" w16du:dateUtc="2026-01-14T23:10:00Z">
            <w:rPr/>
          </w:rPrChange>
        </w:rPr>
        <w:t>, Table S</w:t>
      </w:r>
      <w:ins w:id="1004" w:author="Mooney, Fintan" w:date="2026-01-12T22:41:00Z" w16du:dateUtc="2026-01-13T03:41:00Z">
        <w:r w:rsidR="00594446" w:rsidRPr="007B084A">
          <w:rPr>
            <w:rFonts w:ascii="Calibri" w:hAnsi="Calibri" w:cs="Calibri"/>
            <w:rPrChange w:id="1005" w:author="Mooney, Fintan" w:date="2026-01-14T18:10:00Z" w16du:dateUtc="2026-01-14T23:10:00Z">
              <w:rPr/>
            </w:rPrChange>
          </w:rPr>
          <w:t>3</w:t>
        </w:r>
      </w:ins>
      <w:del w:id="1006" w:author="Mooney, Fintan" w:date="2026-01-12T22:41:00Z" w16du:dateUtc="2026-01-13T03:41:00Z">
        <w:r w:rsidR="005C32EE" w:rsidRPr="007B084A" w:rsidDel="00594446">
          <w:rPr>
            <w:rFonts w:ascii="Calibri" w:hAnsi="Calibri" w:cs="Calibri"/>
            <w:rPrChange w:id="1007" w:author="Mooney, Fintan" w:date="2026-01-14T18:10:00Z" w16du:dateUtc="2026-01-14T23:10:00Z">
              <w:rPr/>
            </w:rPrChange>
          </w:rPr>
          <w:delText>1</w:delText>
        </w:r>
      </w:del>
      <w:r w:rsidRPr="007B084A">
        <w:rPr>
          <w:rFonts w:ascii="Calibri" w:hAnsi="Calibri" w:cs="Calibri"/>
          <w:rPrChange w:id="1008" w:author="Mooney, Fintan" w:date="2026-01-14T18:10:00Z" w16du:dateUtc="2026-01-14T23:10:00Z">
            <w:rPr/>
          </w:rPrChange>
        </w:rPr>
        <w:t>).</w:t>
      </w:r>
      <w:r w:rsidR="00AA54FE" w:rsidRPr="007B084A">
        <w:rPr>
          <w:rFonts w:ascii="Calibri" w:hAnsi="Calibri" w:cs="Calibri"/>
          <w:rPrChange w:id="1009" w:author="Mooney, Fintan" w:date="2026-01-14T18:10:00Z" w16du:dateUtc="2026-01-14T23:10:00Z">
            <w:rPr/>
          </w:rPrChange>
        </w:rPr>
        <w:t xml:space="preserve"> </w:t>
      </w:r>
    </w:p>
    <w:p w14:paraId="1352AA19" w14:textId="77777777" w:rsidR="00163915" w:rsidRPr="007B084A" w:rsidRDefault="00163915" w:rsidP="00163915">
      <w:pPr>
        <w:rPr>
          <w:rFonts w:ascii="Calibri" w:hAnsi="Calibri" w:cs="Calibri"/>
          <w:rPrChange w:id="1010" w:author="Mooney, Fintan" w:date="2026-01-14T18:10:00Z" w16du:dateUtc="2026-01-14T23:10:00Z">
            <w:rPr/>
          </w:rPrChange>
        </w:rPr>
      </w:pPr>
    </w:p>
    <w:p w14:paraId="6FFBB67C" w14:textId="5F1E3C6A" w:rsidR="00163915" w:rsidRPr="007B084A" w:rsidRDefault="00C41889" w:rsidP="00163915">
      <w:pPr>
        <w:rPr>
          <w:rFonts w:ascii="Calibri" w:hAnsi="Calibri" w:cs="Calibri"/>
          <w:rPrChange w:id="1011" w:author="Mooney, Fintan" w:date="2026-01-14T18:10:00Z" w16du:dateUtc="2026-01-14T23:10:00Z">
            <w:rPr/>
          </w:rPrChange>
        </w:rPr>
      </w:pPr>
      <w:del w:id="1012" w:author="Mooney, Fintan" w:date="2026-01-14T20:51:00Z" w16du:dateUtc="2026-01-15T01:51:00Z">
        <w:r w:rsidRPr="007B084A" w:rsidDel="001F5474">
          <w:rPr>
            <w:rFonts w:ascii="Calibri" w:hAnsi="Calibri" w:cs="Calibri"/>
            <w:noProof/>
            <w14:ligatures w14:val="standardContextual"/>
            <w:rPrChange w:id="1013" w:author="Mooney, Fintan" w:date="2026-01-14T18:10:00Z" w16du:dateUtc="2026-01-14T23:10:00Z">
              <w:rPr>
                <w:noProof/>
                <w14:ligatures w14:val="standardContextual"/>
              </w:rPr>
            </w:rPrChange>
          </w:rPr>
          <w:drawing>
            <wp:inline distT="0" distB="0" distL="0" distR="0" wp14:anchorId="756018A1" wp14:editId="26008653">
              <wp:extent cx="5943600" cy="4754880"/>
              <wp:effectExtent l="0" t="0" r="0" b="0"/>
              <wp:docPr id="342564655" name="Picture 5" descr="A group of graphs showing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564655" name="Picture 5" descr="A group of graphs showing different types of data&#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inline>
          </w:drawing>
        </w:r>
      </w:del>
      <w:ins w:id="1014" w:author="Mooney, Fintan" w:date="2026-01-14T20:51:00Z" w16du:dateUtc="2026-01-15T01:51:00Z">
        <w:r w:rsidR="001F5474">
          <w:rPr>
            <w:rFonts w:ascii="Calibri" w:hAnsi="Calibri" w:cs="Calibri"/>
            <w:noProof/>
            <w14:ligatures w14:val="standardContextual"/>
          </w:rPr>
          <w:drawing>
            <wp:inline distT="0" distB="0" distL="0" distR="0" wp14:anchorId="1D7B8EB8" wp14:editId="210812AE">
              <wp:extent cx="5943600" cy="4754880"/>
              <wp:effectExtent l="0" t="0" r="0" b="0"/>
              <wp:docPr id="230678119" name="Picture 10" descr="A group of graphs showing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78119" name="Picture 10" descr="A group of graphs showing different types of data&#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inline>
          </w:drawing>
        </w:r>
      </w:ins>
    </w:p>
    <w:p w14:paraId="561F8BD6" w14:textId="43867E27" w:rsidR="00C41889" w:rsidRPr="007B084A" w:rsidRDefault="00C41889" w:rsidP="00C41889">
      <w:pPr>
        <w:rPr>
          <w:rFonts w:ascii="Calibri" w:hAnsi="Calibri" w:cs="Calibri"/>
        </w:rPr>
      </w:pPr>
      <w:r w:rsidRPr="007B084A">
        <w:rPr>
          <w:rFonts w:ascii="Calibri" w:hAnsi="Calibri" w:cs="Calibri"/>
        </w:rPr>
        <w:t xml:space="preserve">Figure 4. </w:t>
      </w:r>
      <w:r w:rsidRPr="007B084A">
        <w:rPr>
          <w:rFonts w:ascii="Calibri" w:hAnsi="Calibri" w:cs="Calibri"/>
          <w:i/>
          <w:iCs/>
        </w:rPr>
        <w:t xml:space="preserve">Lag-Specific and cumulative odds ratios for the association between wild-bird abundance of </w:t>
      </w:r>
      <w:r w:rsidR="00D47FAD" w:rsidRPr="007B084A">
        <w:rPr>
          <w:rFonts w:ascii="Calibri" w:hAnsi="Calibri" w:cs="Calibri"/>
          <w:i/>
          <w:iCs/>
        </w:rPr>
        <w:t>Anseriformes</w:t>
      </w:r>
      <w:r w:rsidRPr="007B084A">
        <w:rPr>
          <w:rFonts w:ascii="Calibri" w:hAnsi="Calibri" w:cs="Calibri"/>
          <w:i/>
          <w:iCs/>
        </w:rPr>
        <w:t xml:space="preserve"> and predators on odds of </w:t>
      </w:r>
      <w:del w:id="1015" w:author="Mooney, Fintan" w:date="2026-01-13T10:16:00Z" w16du:dateUtc="2026-01-13T15:16:00Z">
        <w:r w:rsidRPr="007B084A" w:rsidDel="003B7A77">
          <w:rPr>
            <w:rFonts w:ascii="Calibri" w:hAnsi="Calibri" w:cs="Calibri"/>
            <w:i/>
            <w:iCs/>
          </w:rPr>
          <w:delText>a HPAI</w:delText>
        </w:r>
      </w:del>
      <w:ins w:id="1016" w:author="Mooney, Fintan" w:date="2026-01-13T10:16:00Z" w16du:dateUtc="2026-01-13T15:16:00Z">
        <w:r w:rsidR="003B7A77" w:rsidRPr="007B084A">
          <w:rPr>
            <w:rFonts w:ascii="Calibri" w:hAnsi="Calibri" w:cs="Calibri"/>
            <w:i/>
            <w:iCs/>
          </w:rPr>
          <w:t>an HPAI</w:t>
        </w:r>
      </w:ins>
      <w:r w:rsidRPr="007B084A">
        <w:rPr>
          <w:rFonts w:ascii="Calibri" w:hAnsi="Calibri" w:cs="Calibri"/>
          <w:i/>
          <w:iCs/>
        </w:rPr>
        <w:t xml:space="preserve"> </w:t>
      </w:r>
      <w:del w:id="1017" w:author="Mooney, Fintan" w:date="2026-01-12T21:59:00Z" w16du:dateUtc="2026-01-13T02:59:00Z">
        <w:r w:rsidRPr="007B084A" w:rsidDel="00481F42">
          <w:rPr>
            <w:rFonts w:ascii="Calibri" w:hAnsi="Calibri" w:cs="Calibri"/>
            <w:i/>
            <w:iCs/>
          </w:rPr>
          <w:delText>outbreak event</w:delText>
        </w:r>
      </w:del>
      <w:ins w:id="1018" w:author="Mooney, Fintan" w:date="2026-01-12T21:59:00Z" w16du:dateUtc="2026-01-13T02:59:00Z">
        <w:r w:rsidR="00481F42" w:rsidRPr="007B084A">
          <w:rPr>
            <w:rFonts w:ascii="Calibri" w:hAnsi="Calibri" w:cs="Calibri"/>
            <w:i/>
            <w:iCs/>
          </w:rPr>
          <w:t>spillover event</w:t>
        </w:r>
      </w:ins>
      <w:r w:rsidRPr="007B084A">
        <w:rPr>
          <w:rFonts w:ascii="Calibri" w:hAnsi="Calibri" w:cs="Calibri"/>
          <w:i/>
          <w:iCs/>
        </w:rPr>
        <w:t xml:space="preserve">. Estimates are produced from the case-crossover model that used an 8-lag week window for </w:t>
      </w:r>
      <w:r w:rsidR="00D47FAD" w:rsidRPr="007B084A">
        <w:rPr>
          <w:rFonts w:ascii="Calibri" w:hAnsi="Calibri" w:cs="Calibri"/>
          <w:i/>
          <w:iCs/>
        </w:rPr>
        <w:t>Anseriformes</w:t>
      </w:r>
      <w:r w:rsidRPr="007B084A">
        <w:rPr>
          <w:rFonts w:ascii="Calibri" w:hAnsi="Calibri" w:cs="Calibri"/>
          <w:i/>
          <w:iCs/>
        </w:rPr>
        <w:t xml:space="preserve"> and predator abundance. Odds ratios are per a 0.5 SD increase</w:t>
      </w:r>
      <w:r w:rsidR="004B44ED" w:rsidRPr="007B084A">
        <w:rPr>
          <w:rFonts w:ascii="Calibri" w:hAnsi="Calibri" w:cs="Calibri"/>
          <w:i/>
          <w:iCs/>
        </w:rPr>
        <w:t xml:space="preserve"> in abundance.</w:t>
      </w:r>
      <w:ins w:id="1019" w:author="Mooney, Fintan" w:date="2026-01-12T22:02:00Z" w16du:dateUtc="2026-01-13T03:02:00Z">
        <w:r w:rsidR="00A654B6" w:rsidRPr="007B084A">
          <w:rPr>
            <w:rFonts w:ascii="Calibri" w:hAnsi="Calibri" w:cs="Calibri"/>
            <w:i/>
            <w:iCs/>
          </w:rPr>
          <w:t xml:space="preserve"> Solid lines represent the odds ratio in each lag week. Shaded areas show the respective 95% confidence intervals.</w:t>
        </w:r>
      </w:ins>
    </w:p>
    <w:p w14:paraId="18EDD419" w14:textId="3594BA21" w:rsidR="00F51F10" w:rsidRPr="007B084A" w:rsidRDefault="00F51F10" w:rsidP="00F51F10">
      <w:pPr>
        <w:rPr>
          <w:rFonts w:ascii="Calibri" w:hAnsi="Calibri" w:cs="Calibri"/>
          <w:rPrChange w:id="1020" w:author="Mooney, Fintan" w:date="2026-01-14T18:10:00Z" w16du:dateUtc="2026-01-14T23:10:00Z">
            <w:rPr/>
          </w:rPrChange>
        </w:rPr>
      </w:pPr>
    </w:p>
    <w:p w14:paraId="768055A6" w14:textId="24548C48" w:rsidR="009F7207" w:rsidRPr="007B084A" w:rsidRDefault="005A6575" w:rsidP="008B0578">
      <w:pPr>
        <w:ind w:firstLine="720"/>
        <w:rPr>
          <w:rFonts w:ascii="Calibri" w:hAnsi="Calibri" w:cs="Calibri"/>
          <w:rPrChange w:id="1021" w:author="Mooney, Fintan" w:date="2026-01-14T18:10:00Z" w16du:dateUtc="2026-01-14T23:10:00Z">
            <w:rPr/>
          </w:rPrChange>
        </w:rPr>
      </w:pPr>
      <w:r w:rsidRPr="007B084A">
        <w:rPr>
          <w:rFonts w:ascii="Calibri" w:hAnsi="Calibri" w:cs="Calibri"/>
          <w:rPrChange w:id="1022" w:author="Mooney, Fintan" w:date="2026-01-14T18:10:00Z" w16du:dateUtc="2026-01-14T23:10:00Z">
            <w:rPr/>
          </w:rPrChange>
        </w:rPr>
        <w:t xml:space="preserve">The main results were largely consistent </w:t>
      </w:r>
      <w:r w:rsidR="00896FBA" w:rsidRPr="007B084A">
        <w:rPr>
          <w:rFonts w:ascii="Calibri" w:hAnsi="Calibri" w:cs="Calibri"/>
          <w:rPrChange w:id="1023" w:author="Mooney, Fintan" w:date="2026-01-14T18:10:00Z" w16du:dateUtc="2026-01-14T23:10:00Z">
            <w:rPr/>
          </w:rPrChange>
        </w:rPr>
        <w:t>with the model that fit more flexible degrees of freedom and polynomials, rather than natural splines, for the spline functions</w:t>
      </w:r>
      <w:r w:rsidRPr="007B084A">
        <w:rPr>
          <w:rFonts w:ascii="Calibri" w:hAnsi="Calibri" w:cs="Calibri"/>
          <w:rPrChange w:id="1024" w:author="Mooney, Fintan" w:date="2026-01-14T18:10:00Z" w16du:dateUtc="2026-01-14T23:10:00Z">
            <w:rPr/>
          </w:rPrChange>
        </w:rPr>
        <w:t xml:space="preserve"> of soil moisture, snow density, and </w:t>
      </w:r>
      <w:r w:rsidR="009970E1" w:rsidRPr="007B084A">
        <w:rPr>
          <w:rFonts w:ascii="Calibri" w:hAnsi="Calibri" w:cs="Calibri"/>
          <w:rPrChange w:id="1025" w:author="Mooney, Fintan" w:date="2026-01-14T18:10:00Z" w16du:dateUtc="2026-01-14T23:10:00Z">
            <w:rPr/>
          </w:rPrChange>
        </w:rPr>
        <w:t>wind speed</w:t>
      </w:r>
      <w:r w:rsidR="008D175F" w:rsidRPr="007B084A">
        <w:rPr>
          <w:rFonts w:ascii="Calibri" w:hAnsi="Calibri" w:cs="Calibri"/>
          <w:rPrChange w:id="1026" w:author="Mooney, Fintan" w:date="2026-01-14T18:10:00Z" w16du:dateUtc="2026-01-14T23:10:00Z">
            <w:rPr/>
          </w:rPrChange>
        </w:rPr>
        <w:t xml:space="preserve"> (Figure S</w:t>
      </w:r>
      <w:ins w:id="1027" w:author="Mooney, Fintan" w:date="2026-01-12T22:11:00Z" w16du:dateUtc="2026-01-13T03:11:00Z">
        <w:r w:rsidR="00A34748" w:rsidRPr="007B084A">
          <w:rPr>
            <w:rFonts w:ascii="Calibri" w:hAnsi="Calibri" w:cs="Calibri"/>
            <w:rPrChange w:id="1028" w:author="Mooney, Fintan" w:date="2026-01-14T18:10:00Z" w16du:dateUtc="2026-01-14T23:10:00Z">
              <w:rPr/>
            </w:rPrChange>
          </w:rPr>
          <w:t>3</w:t>
        </w:r>
      </w:ins>
      <w:del w:id="1029" w:author="Mooney, Fintan" w:date="2026-01-12T22:11:00Z" w16du:dateUtc="2026-01-13T03:11:00Z">
        <w:r w:rsidR="00F00F83" w:rsidRPr="007B084A" w:rsidDel="00A34748">
          <w:rPr>
            <w:rFonts w:ascii="Calibri" w:hAnsi="Calibri" w:cs="Calibri"/>
            <w:rPrChange w:id="1030" w:author="Mooney, Fintan" w:date="2026-01-14T18:10:00Z" w16du:dateUtc="2026-01-14T23:10:00Z">
              <w:rPr/>
            </w:rPrChange>
          </w:rPr>
          <w:delText>2</w:delText>
        </w:r>
      </w:del>
      <w:r w:rsidR="008D175F" w:rsidRPr="007B084A">
        <w:rPr>
          <w:rFonts w:ascii="Calibri" w:hAnsi="Calibri" w:cs="Calibri"/>
          <w:rPrChange w:id="1031" w:author="Mooney, Fintan" w:date="2026-01-14T18:10:00Z" w16du:dateUtc="2026-01-14T23:10:00Z">
            <w:rPr/>
          </w:rPrChange>
        </w:rPr>
        <w:t>)</w:t>
      </w:r>
      <w:r w:rsidRPr="007B084A">
        <w:rPr>
          <w:rFonts w:ascii="Calibri" w:hAnsi="Calibri" w:cs="Calibri"/>
          <w:rPrChange w:id="1032" w:author="Mooney, Fintan" w:date="2026-01-14T18:10:00Z" w16du:dateUtc="2026-01-14T23:10:00Z">
            <w:rPr/>
          </w:rPrChange>
        </w:rPr>
        <w:t xml:space="preserve">. </w:t>
      </w:r>
      <w:r w:rsidR="00994FAA" w:rsidRPr="007B084A">
        <w:rPr>
          <w:rFonts w:ascii="Calibri" w:hAnsi="Calibri" w:cs="Calibri"/>
          <w:rPrChange w:id="1033" w:author="Mooney, Fintan" w:date="2026-01-14T18:10:00Z" w16du:dateUtc="2026-01-14T23:10:00Z">
            <w:rPr/>
          </w:rPrChange>
        </w:rPr>
        <w:t>T</w:t>
      </w:r>
      <w:r w:rsidR="00C47F99" w:rsidRPr="007B084A">
        <w:rPr>
          <w:rFonts w:ascii="Calibri" w:hAnsi="Calibri" w:cs="Calibri"/>
          <w:rPrChange w:id="1034" w:author="Mooney, Fintan" w:date="2026-01-14T18:10:00Z" w16du:dateUtc="2026-01-14T23:10:00Z">
            <w:rPr/>
          </w:rPrChange>
        </w:rPr>
        <w:t>he</w:t>
      </w:r>
      <w:r w:rsidR="00497316" w:rsidRPr="007B084A">
        <w:rPr>
          <w:rFonts w:ascii="Calibri" w:hAnsi="Calibri" w:cs="Calibri"/>
          <w:rPrChange w:id="1035" w:author="Mooney, Fintan" w:date="2026-01-14T18:10:00Z" w16du:dateUtc="2026-01-14T23:10:00Z">
            <w:rPr/>
          </w:rPrChange>
        </w:rPr>
        <w:t xml:space="preserve"> flexible specification suggested additional curvature: a reversal in the snow-density association at lag 1, a more sustained positive association for soil moisture through lags 1–4</w:t>
      </w:r>
      <w:r w:rsidR="0052203D" w:rsidRPr="007B084A">
        <w:rPr>
          <w:rFonts w:ascii="Calibri" w:hAnsi="Calibri" w:cs="Calibri"/>
          <w:rPrChange w:id="1036" w:author="Mooney, Fintan" w:date="2026-01-14T18:10:00Z" w16du:dateUtc="2026-01-14T23:10:00Z">
            <w:rPr/>
          </w:rPrChange>
        </w:rPr>
        <w:t xml:space="preserve">, and </w:t>
      </w:r>
      <w:r w:rsidR="00994FAA" w:rsidRPr="007B084A">
        <w:rPr>
          <w:rFonts w:ascii="Calibri" w:hAnsi="Calibri" w:cs="Calibri"/>
          <w:rPrChange w:id="1037" w:author="Mooney, Fintan" w:date="2026-01-14T18:10:00Z" w16du:dateUtc="2026-01-14T23:10:00Z">
            <w:rPr/>
          </w:rPrChange>
        </w:rPr>
        <w:t>stronger associations for total bird abundance. However,</w:t>
      </w:r>
      <w:r w:rsidR="005646D2" w:rsidRPr="007B084A">
        <w:rPr>
          <w:rFonts w:ascii="Calibri" w:hAnsi="Calibri" w:cs="Calibri"/>
          <w:rPrChange w:id="1038" w:author="Mooney, Fintan" w:date="2026-01-14T18:10:00Z" w16du:dateUtc="2026-01-14T23:10:00Z">
            <w:rPr/>
          </w:rPrChange>
        </w:rPr>
        <w:t xml:space="preserve"> these </w:t>
      </w:r>
      <w:r w:rsidR="00896FBA" w:rsidRPr="007B084A">
        <w:rPr>
          <w:rFonts w:ascii="Calibri" w:hAnsi="Calibri" w:cs="Calibri"/>
          <w:rPrChange w:id="1039" w:author="Mooney, Fintan" w:date="2026-01-14T18:10:00Z" w16du:dateUtc="2026-01-14T23:10:00Z">
            <w:rPr/>
          </w:rPrChange>
        </w:rPr>
        <w:t xml:space="preserve">additional results should be interpreted with caution, as the confidence intervals were considerably wider than those </w:t>
      </w:r>
      <w:r w:rsidR="005646D2" w:rsidRPr="007B084A">
        <w:rPr>
          <w:rFonts w:ascii="Calibri" w:hAnsi="Calibri" w:cs="Calibri"/>
          <w:rPrChange w:id="1040" w:author="Mooney, Fintan" w:date="2026-01-14T18:10:00Z" w16du:dateUtc="2026-01-14T23:10:00Z">
            <w:rPr/>
          </w:rPrChange>
        </w:rPr>
        <w:t xml:space="preserve">in the </w:t>
      </w:r>
      <w:r w:rsidR="009027D2" w:rsidRPr="007B084A">
        <w:rPr>
          <w:rFonts w:ascii="Calibri" w:hAnsi="Calibri" w:cs="Calibri"/>
          <w:rPrChange w:id="1041" w:author="Mooney, Fintan" w:date="2026-01-14T18:10:00Z" w16du:dateUtc="2026-01-14T23:10:00Z">
            <w:rPr/>
          </w:rPrChange>
        </w:rPr>
        <w:t xml:space="preserve">main model. </w:t>
      </w:r>
    </w:p>
    <w:p w14:paraId="4839B158" w14:textId="77777777" w:rsidR="009F7207" w:rsidRPr="007B084A" w:rsidRDefault="009F7207" w:rsidP="008B0578">
      <w:pPr>
        <w:ind w:firstLine="720"/>
        <w:rPr>
          <w:rFonts w:ascii="Calibri" w:hAnsi="Calibri" w:cs="Calibri"/>
          <w:rPrChange w:id="1042" w:author="Mooney, Fintan" w:date="2026-01-14T18:10:00Z" w16du:dateUtc="2026-01-14T23:10:00Z">
            <w:rPr/>
          </w:rPrChange>
        </w:rPr>
      </w:pPr>
    </w:p>
    <w:p w14:paraId="733473F9" w14:textId="161EBC26" w:rsidR="00AA54FE" w:rsidRPr="007B084A" w:rsidRDefault="006D54FB" w:rsidP="008B0578">
      <w:pPr>
        <w:ind w:firstLine="720"/>
        <w:rPr>
          <w:rFonts w:ascii="Calibri" w:hAnsi="Calibri" w:cs="Calibri"/>
          <w:rPrChange w:id="1043" w:author="Mooney, Fintan" w:date="2026-01-14T18:10:00Z" w16du:dateUtc="2026-01-14T23:10:00Z">
            <w:rPr/>
          </w:rPrChange>
        </w:rPr>
      </w:pPr>
      <w:r w:rsidRPr="007B084A">
        <w:rPr>
          <w:rFonts w:ascii="Calibri" w:hAnsi="Calibri" w:cs="Calibri"/>
          <w:rPrChange w:id="1044" w:author="Mooney, Fintan" w:date="2026-01-14T18:10:00Z" w16du:dateUtc="2026-01-14T23:10:00Z">
            <w:rPr/>
          </w:rPrChange>
        </w:rPr>
        <w:lastRenderedPageBreak/>
        <w:t>Lastly, w</w:t>
      </w:r>
      <w:r w:rsidR="0092739F" w:rsidRPr="007B084A">
        <w:rPr>
          <w:rFonts w:ascii="Calibri" w:hAnsi="Calibri" w:cs="Calibri"/>
          <w:rPrChange w:id="1045" w:author="Mooney, Fintan" w:date="2026-01-14T18:10:00Z" w16du:dateUtc="2026-01-14T23:10:00Z">
            <w:rPr/>
          </w:rPrChange>
        </w:rPr>
        <w:t xml:space="preserve">e </w:t>
      </w:r>
      <w:r w:rsidR="000F0E8F" w:rsidRPr="007B084A">
        <w:rPr>
          <w:rFonts w:ascii="Calibri" w:hAnsi="Calibri" w:cs="Calibri"/>
          <w:rPrChange w:id="1046" w:author="Mooney, Fintan" w:date="2026-01-14T18:10:00Z" w16du:dateUtc="2026-01-14T23:10:00Z">
            <w:rPr/>
          </w:rPrChange>
        </w:rPr>
        <w:t>fit</w:t>
      </w:r>
      <w:r w:rsidR="0092739F" w:rsidRPr="007B084A">
        <w:rPr>
          <w:rFonts w:ascii="Calibri" w:hAnsi="Calibri" w:cs="Calibri"/>
          <w:rPrChange w:id="1047" w:author="Mooney, Fintan" w:date="2026-01-14T18:10:00Z" w16du:dateUtc="2026-01-14T23:10:00Z">
            <w:rPr/>
          </w:rPrChange>
        </w:rPr>
        <w:t xml:space="preserve"> a </w:t>
      </w:r>
      <w:r w:rsidR="00077961" w:rsidRPr="007B084A">
        <w:rPr>
          <w:rFonts w:ascii="Calibri" w:hAnsi="Calibri" w:cs="Calibri"/>
          <w:rPrChange w:id="1048" w:author="Mooney, Fintan" w:date="2026-01-14T18:10:00Z" w16du:dateUtc="2026-01-14T23:10:00Z">
            <w:rPr/>
          </w:rPrChange>
        </w:rPr>
        <w:t>LASSO-penalized conditional</w:t>
      </w:r>
      <w:r w:rsidR="009F7207" w:rsidRPr="007B084A">
        <w:rPr>
          <w:rFonts w:ascii="Calibri" w:hAnsi="Calibri" w:cs="Calibri"/>
          <w:rPrChange w:id="1049" w:author="Mooney, Fintan" w:date="2026-01-14T18:10:00Z" w16du:dateUtc="2026-01-14T23:10:00Z">
            <w:rPr/>
          </w:rPrChange>
        </w:rPr>
        <w:t xml:space="preserve"> logistic</w:t>
      </w:r>
      <w:r w:rsidR="00077961" w:rsidRPr="007B084A">
        <w:rPr>
          <w:rFonts w:ascii="Calibri" w:hAnsi="Calibri" w:cs="Calibri"/>
          <w:rPrChange w:id="1050" w:author="Mooney, Fintan" w:date="2026-01-14T18:10:00Z" w16du:dateUtc="2026-01-14T23:10:00Z">
            <w:rPr/>
          </w:rPrChange>
        </w:rPr>
        <w:t xml:space="preserve"> regression to </w:t>
      </w:r>
      <w:r w:rsidR="00B63749" w:rsidRPr="007B084A">
        <w:rPr>
          <w:rFonts w:ascii="Calibri" w:hAnsi="Calibri" w:cs="Calibri"/>
          <w:rPrChange w:id="1051" w:author="Mooney, Fintan" w:date="2026-01-14T18:10:00Z" w16du:dateUtc="2026-01-14T23:10:00Z">
            <w:rPr/>
          </w:rPrChange>
        </w:rPr>
        <w:t xml:space="preserve">assess relative </w:t>
      </w:r>
      <w:r w:rsidR="0076429F" w:rsidRPr="007B084A">
        <w:rPr>
          <w:rFonts w:ascii="Calibri" w:hAnsi="Calibri" w:cs="Calibri"/>
          <w:rPrChange w:id="1052" w:author="Mooney, Fintan" w:date="2026-01-14T18:10:00Z" w16du:dateUtc="2026-01-14T23:10:00Z">
            <w:rPr/>
          </w:rPrChange>
        </w:rPr>
        <w:t xml:space="preserve">contribution </w:t>
      </w:r>
      <w:r w:rsidR="00B63749" w:rsidRPr="007B084A">
        <w:rPr>
          <w:rFonts w:ascii="Calibri" w:hAnsi="Calibri" w:cs="Calibri"/>
          <w:rPrChange w:id="1053" w:author="Mooney, Fintan" w:date="2026-01-14T18:10:00Z" w16du:dateUtc="2026-01-14T23:10:00Z">
            <w:rPr/>
          </w:rPrChange>
        </w:rPr>
        <w:t xml:space="preserve">of each environmental predictor in the model. The </w:t>
      </w:r>
      <w:r w:rsidR="007C47B4" w:rsidRPr="007B084A">
        <w:rPr>
          <w:rFonts w:ascii="Calibri" w:hAnsi="Calibri" w:cs="Calibri"/>
          <w:rPrChange w:id="1054" w:author="Mooney, Fintan" w:date="2026-01-14T18:10:00Z" w16du:dateUtc="2026-01-14T23:10:00Z">
            <w:rPr/>
          </w:rPrChange>
        </w:rPr>
        <w:t>penalized model indicate</w:t>
      </w:r>
      <w:r w:rsidR="0076429F" w:rsidRPr="007B084A">
        <w:rPr>
          <w:rFonts w:ascii="Calibri" w:hAnsi="Calibri" w:cs="Calibri"/>
          <w:rPrChange w:id="1055" w:author="Mooney, Fintan" w:date="2026-01-14T18:10:00Z" w16du:dateUtc="2026-01-14T23:10:00Z">
            <w:rPr/>
          </w:rPrChange>
        </w:rPr>
        <w:t>d</w:t>
      </w:r>
      <w:r w:rsidR="007C47B4" w:rsidRPr="007B084A">
        <w:rPr>
          <w:rFonts w:ascii="Calibri" w:hAnsi="Calibri" w:cs="Calibri"/>
          <w:rPrChange w:id="1056" w:author="Mooney, Fintan" w:date="2026-01-14T18:10:00Z" w16du:dateUtc="2026-01-14T23:10:00Z">
            <w:rPr/>
          </w:rPrChange>
        </w:rPr>
        <w:t xml:space="preserve"> that total bird abundance </w:t>
      </w:r>
      <w:r w:rsidR="0076429F" w:rsidRPr="007B084A">
        <w:rPr>
          <w:rFonts w:ascii="Calibri" w:hAnsi="Calibri" w:cs="Calibri"/>
          <w:rPrChange w:id="1057" w:author="Mooney, Fintan" w:date="2026-01-14T18:10:00Z" w16du:dateUtc="2026-01-14T23:10:00Z">
            <w:rPr/>
          </w:rPrChange>
        </w:rPr>
        <w:t>is the most influential predictor of</w:t>
      </w:r>
      <w:r w:rsidR="007C47B4" w:rsidRPr="007B084A">
        <w:rPr>
          <w:rFonts w:ascii="Calibri" w:hAnsi="Calibri" w:cs="Calibri"/>
          <w:rPrChange w:id="1058" w:author="Mooney, Fintan" w:date="2026-01-14T18:10:00Z" w16du:dateUtc="2026-01-14T23:10:00Z">
            <w:rPr/>
          </w:rPrChange>
        </w:rPr>
        <w:t xml:space="preserve"> </w:t>
      </w:r>
      <w:del w:id="1059" w:author="Mooney, Fintan" w:date="2026-01-12T21:55:00Z" w16du:dateUtc="2026-01-13T02:55:00Z">
        <w:r w:rsidR="007C47B4" w:rsidRPr="007B084A" w:rsidDel="006A733A">
          <w:rPr>
            <w:rFonts w:ascii="Calibri" w:hAnsi="Calibri" w:cs="Calibri"/>
            <w:rPrChange w:id="1060" w:author="Mooney, Fintan" w:date="2026-01-14T18:10:00Z" w16du:dateUtc="2026-01-14T23:10:00Z">
              <w:rPr/>
            </w:rPrChange>
          </w:rPr>
          <w:delText xml:space="preserve">outbreak </w:delText>
        </w:r>
      </w:del>
      <w:ins w:id="1061" w:author="Mooney, Fintan" w:date="2026-01-12T21:55:00Z" w16du:dateUtc="2026-01-13T02:55:00Z">
        <w:r w:rsidR="006A733A" w:rsidRPr="007B084A">
          <w:rPr>
            <w:rFonts w:ascii="Calibri" w:hAnsi="Calibri" w:cs="Calibri"/>
            <w:rPrChange w:id="1062" w:author="Mooney, Fintan" w:date="2026-01-14T18:10:00Z" w16du:dateUtc="2026-01-14T23:10:00Z">
              <w:rPr/>
            </w:rPrChange>
          </w:rPr>
          <w:t xml:space="preserve">spillover </w:t>
        </w:r>
      </w:ins>
      <w:r w:rsidR="007C47B4" w:rsidRPr="007B084A">
        <w:rPr>
          <w:rFonts w:ascii="Calibri" w:hAnsi="Calibri" w:cs="Calibri"/>
          <w:rPrChange w:id="1063" w:author="Mooney, Fintan" w:date="2026-01-14T18:10:00Z" w16du:dateUtc="2026-01-14T23:10:00Z">
            <w:rPr/>
          </w:rPrChange>
        </w:rPr>
        <w:t xml:space="preserve">risk, followed by surface and subsurface runoff, soil moisture, precipitation, and snow density. Notably, </w:t>
      </w:r>
      <w:r w:rsidR="005E0AB5" w:rsidRPr="007B084A">
        <w:rPr>
          <w:rFonts w:ascii="Calibri" w:hAnsi="Calibri" w:cs="Calibri"/>
          <w:rPrChange w:id="1064" w:author="Mooney, Fintan" w:date="2026-01-14T18:10:00Z" w16du:dateUtc="2026-01-14T23:10:00Z">
            <w:rPr/>
          </w:rPrChange>
        </w:rPr>
        <w:t xml:space="preserve">temperature and wind speed </w:t>
      </w:r>
      <w:r w:rsidRPr="007B084A">
        <w:rPr>
          <w:rFonts w:ascii="Calibri" w:hAnsi="Calibri" w:cs="Calibri"/>
          <w:rPrChange w:id="1065" w:author="Mooney, Fintan" w:date="2026-01-14T18:10:00Z" w16du:dateUtc="2026-01-14T23:10:00Z">
            <w:rPr/>
          </w:rPrChange>
        </w:rPr>
        <w:t>have</w:t>
      </w:r>
      <w:r w:rsidR="005E0AB5" w:rsidRPr="007B084A">
        <w:rPr>
          <w:rFonts w:ascii="Calibri" w:hAnsi="Calibri" w:cs="Calibri"/>
          <w:rPrChange w:id="1066" w:author="Mooney, Fintan" w:date="2026-01-14T18:10:00Z" w16du:dateUtc="2026-01-14T23:10:00Z">
            <w:rPr/>
          </w:rPrChange>
        </w:rPr>
        <w:t xml:space="preserve"> the weakest p</w:t>
      </w:r>
      <w:r w:rsidR="0076429F" w:rsidRPr="007B084A">
        <w:rPr>
          <w:rFonts w:ascii="Calibri" w:hAnsi="Calibri" w:cs="Calibri"/>
          <w:rPrChange w:id="1067" w:author="Mooney, Fintan" w:date="2026-01-14T18:10:00Z" w16du:dateUtc="2026-01-14T23:10:00Z">
            <w:rPr/>
          </w:rPrChange>
        </w:rPr>
        <w:t>enalized effects</w:t>
      </w:r>
      <w:r w:rsidR="00C338B0" w:rsidRPr="007B084A">
        <w:rPr>
          <w:rFonts w:ascii="Calibri" w:hAnsi="Calibri" w:cs="Calibri"/>
          <w:rPrChange w:id="1068" w:author="Mooney, Fintan" w:date="2026-01-14T18:10:00Z" w16du:dateUtc="2026-01-14T23:10:00Z">
            <w:rPr/>
          </w:rPrChange>
        </w:rPr>
        <w:t xml:space="preserve"> (</w:t>
      </w:r>
      <w:r w:rsidR="003D71A2" w:rsidRPr="007B084A">
        <w:rPr>
          <w:rFonts w:ascii="Calibri" w:hAnsi="Calibri" w:cs="Calibri"/>
          <w:rPrChange w:id="1069" w:author="Mooney, Fintan" w:date="2026-01-14T18:10:00Z" w16du:dateUtc="2026-01-14T23:10:00Z">
            <w:rPr/>
          </w:rPrChange>
        </w:rPr>
        <w:t>Table S</w:t>
      </w:r>
      <w:ins w:id="1070" w:author="Mooney, Fintan" w:date="2026-01-12T22:42:00Z" w16du:dateUtc="2026-01-13T03:42:00Z">
        <w:r w:rsidR="00594446" w:rsidRPr="007B084A">
          <w:rPr>
            <w:rFonts w:ascii="Calibri" w:hAnsi="Calibri" w:cs="Calibri"/>
            <w:rPrChange w:id="1071" w:author="Mooney, Fintan" w:date="2026-01-14T18:10:00Z" w16du:dateUtc="2026-01-14T23:10:00Z">
              <w:rPr/>
            </w:rPrChange>
          </w:rPr>
          <w:t>4</w:t>
        </w:r>
      </w:ins>
      <w:del w:id="1072" w:author="Mooney, Fintan" w:date="2026-01-12T22:42:00Z" w16du:dateUtc="2026-01-13T03:42:00Z">
        <w:r w:rsidR="003D71A2" w:rsidRPr="007B084A" w:rsidDel="00594446">
          <w:rPr>
            <w:rFonts w:ascii="Calibri" w:hAnsi="Calibri" w:cs="Calibri"/>
            <w:rPrChange w:id="1073" w:author="Mooney, Fintan" w:date="2026-01-14T18:10:00Z" w16du:dateUtc="2026-01-14T23:10:00Z">
              <w:rPr/>
            </w:rPrChange>
          </w:rPr>
          <w:delText>3</w:delText>
        </w:r>
      </w:del>
      <w:ins w:id="1074" w:author="Mooney, Fintan" w:date="2026-01-12T22:11:00Z" w16du:dateUtc="2026-01-13T03:11:00Z">
        <w:r w:rsidR="0063099D" w:rsidRPr="007B084A">
          <w:rPr>
            <w:rFonts w:ascii="Calibri" w:hAnsi="Calibri" w:cs="Calibri"/>
            <w:rPrChange w:id="1075" w:author="Mooney, Fintan" w:date="2026-01-14T18:10:00Z" w16du:dateUtc="2026-01-14T23:10:00Z">
              <w:rPr/>
            </w:rPrChange>
          </w:rPr>
          <w:t>, Figure S4</w:t>
        </w:r>
      </w:ins>
      <w:r w:rsidR="003D71A2" w:rsidRPr="007B084A">
        <w:rPr>
          <w:rFonts w:ascii="Calibri" w:hAnsi="Calibri" w:cs="Calibri"/>
          <w:rPrChange w:id="1076" w:author="Mooney, Fintan" w:date="2026-01-14T18:10:00Z" w16du:dateUtc="2026-01-14T23:10:00Z">
            <w:rPr/>
          </w:rPrChange>
        </w:rPr>
        <w:t>)</w:t>
      </w:r>
      <w:r w:rsidR="00C338B0" w:rsidRPr="007B084A">
        <w:rPr>
          <w:rFonts w:ascii="Calibri" w:hAnsi="Calibri" w:cs="Calibri"/>
          <w:rPrChange w:id="1077" w:author="Mooney, Fintan" w:date="2026-01-14T18:10:00Z" w16du:dateUtc="2026-01-14T23:10:00Z">
            <w:rPr/>
          </w:rPrChange>
        </w:rPr>
        <w:t>.</w:t>
      </w:r>
      <w:r w:rsidR="003D71A2" w:rsidRPr="007B084A">
        <w:rPr>
          <w:rFonts w:ascii="Calibri" w:hAnsi="Calibri" w:cs="Calibri"/>
          <w:rPrChange w:id="1078" w:author="Mooney, Fintan" w:date="2026-01-14T18:10:00Z" w16du:dateUtc="2026-01-14T23:10:00Z">
            <w:rPr/>
          </w:rPrChange>
        </w:rPr>
        <w:t xml:space="preserve"> </w:t>
      </w:r>
    </w:p>
    <w:p w14:paraId="5E90F024" w14:textId="77777777" w:rsidR="00FF096B" w:rsidRPr="007B084A" w:rsidRDefault="00FF096B" w:rsidP="004B33D9">
      <w:pPr>
        <w:rPr>
          <w:rFonts w:ascii="Calibri" w:hAnsi="Calibri" w:cs="Calibri"/>
        </w:rPr>
      </w:pPr>
    </w:p>
    <w:p w14:paraId="5610D0E6" w14:textId="077BF2BA" w:rsidR="00FC5A10" w:rsidRPr="006F7B09" w:rsidRDefault="00FC5A10" w:rsidP="00FC5A10">
      <w:pPr>
        <w:rPr>
          <w:rFonts w:ascii="Calibri" w:hAnsi="Calibri" w:cs="Calibri"/>
          <w:b/>
          <w:bCs/>
        </w:rPr>
      </w:pPr>
      <w:r>
        <w:rPr>
          <w:rFonts w:ascii="Calibri" w:hAnsi="Calibri" w:cs="Calibri"/>
          <w:b/>
          <w:bCs/>
        </w:rPr>
        <w:t>4</w:t>
      </w:r>
      <w:r w:rsidRPr="006F7B09">
        <w:rPr>
          <w:rFonts w:ascii="Calibri" w:hAnsi="Calibri" w:cs="Calibri"/>
          <w:b/>
          <w:bCs/>
        </w:rPr>
        <w:t xml:space="preserve">. </w:t>
      </w:r>
      <w:r>
        <w:rPr>
          <w:rFonts w:ascii="Calibri" w:hAnsi="Calibri" w:cs="Calibri"/>
          <w:b/>
          <w:bCs/>
        </w:rPr>
        <w:t>Discussion</w:t>
      </w:r>
    </w:p>
    <w:p w14:paraId="3FD24650" w14:textId="77777777" w:rsidR="008E418B" w:rsidRDefault="008E418B">
      <w:pPr>
        <w:rPr>
          <w:rFonts w:ascii="Calibri" w:hAnsi="Calibri" w:cs="Calibri"/>
        </w:rPr>
      </w:pPr>
    </w:p>
    <w:p w14:paraId="00122177" w14:textId="0D82BE57" w:rsidR="005009B6" w:rsidRDefault="005009B6">
      <w:pPr>
        <w:rPr>
          <w:rFonts w:ascii="Calibri" w:hAnsi="Calibri" w:cs="Calibri"/>
        </w:rPr>
      </w:pPr>
      <w:r>
        <w:rPr>
          <w:rFonts w:ascii="Calibri" w:hAnsi="Calibri" w:cs="Calibri"/>
        </w:rPr>
        <w:t xml:space="preserve">4.1 Main Findings </w:t>
      </w:r>
    </w:p>
    <w:p w14:paraId="26026246" w14:textId="77777777" w:rsidR="005009B6" w:rsidRDefault="005009B6">
      <w:pPr>
        <w:rPr>
          <w:rFonts w:ascii="Calibri" w:hAnsi="Calibri" w:cs="Calibri"/>
        </w:rPr>
      </w:pPr>
    </w:p>
    <w:p w14:paraId="243FF7A5" w14:textId="21626200" w:rsidR="001B400C" w:rsidRDefault="001E40C1">
      <w:pPr>
        <w:rPr>
          <w:rFonts w:ascii="Calibri" w:hAnsi="Calibri" w:cs="Calibri"/>
        </w:rPr>
      </w:pPr>
      <w:r>
        <w:rPr>
          <w:rFonts w:ascii="Calibri" w:hAnsi="Calibri" w:cs="Calibri"/>
        </w:rPr>
        <w:tab/>
      </w:r>
      <w:r w:rsidR="00457BBB">
        <w:rPr>
          <w:rFonts w:ascii="Calibri" w:hAnsi="Calibri" w:cs="Calibri"/>
        </w:rPr>
        <w:t>The introduction of the H5N1 subtype of the h</w:t>
      </w:r>
      <w:r w:rsidR="00EA75C8">
        <w:rPr>
          <w:rFonts w:ascii="Calibri" w:hAnsi="Calibri" w:cs="Calibri"/>
        </w:rPr>
        <w:t>ighly pathogenic avian influenza (HPAI)</w:t>
      </w:r>
      <w:r w:rsidR="00457BBB">
        <w:rPr>
          <w:rFonts w:ascii="Calibri" w:hAnsi="Calibri" w:cs="Calibri"/>
        </w:rPr>
        <w:t xml:space="preserve"> of into the US in 2022 disproportionately impacted commercial and backyard farms in Minnesota.</w:t>
      </w:r>
      <w:r w:rsidR="002E3379">
        <w:rPr>
          <w:rFonts w:ascii="Calibri" w:hAnsi="Calibri" w:cs="Calibri"/>
        </w:rPr>
        <w:t xml:space="preserve"> In this</w:t>
      </w:r>
      <w:r w:rsidR="009956DD">
        <w:rPr>
          <w:rFonts w:ascii="Calibri" w:hAnsi="Calibri" w:cs="Calibri"/>
        </w:rPr>
        <w:t xml:space="preserve"> case-crossover study o</w:t>
      </w:r>
      <w:r w:rsidR="002E3379">
        <w:rPr>
          <w:rFonts w:ascii="Calibri" w:hAnsi="Calibri" w:cs="Calibri"/>
        </w:rPr>
        <w:t xml:space="preserve">f </w:t>
      </w:r>
      <w:r w:rsidR="00D97529">
        <w:rPr>
          <w:rFonts w:ascii="Calibri" w:hAnsi="Calibri" w:cs="Calibri"/>
        </w:rPr>
        <w:t xml:space="preserve">Minnesota </w:t>
      </w:r>
      <w:r w:rsidR="009956DD">
        <w:rPr>
          <w:rFonts w:ascii="Calibri" w:hAnsi="Calibri" w:cs="Calibri"/>
        </w:rPr>
        <w:t xml:space="preserve">farms </w:t>
      </w:r>
      <w:r w:rsidR="00D97529">
        <w:rPr>
          <w:rFonts w:ascii="Calibri" w:hAnsi="Calibri" w:cs="Calibri"/>
        </w:rPr>
        <w:t>with a confirmed spillover event from wild-birds into poultry</w:t>
      </w:r>
      <w:r w:rsidR="007F3AAC">
        <w:rPr>
          <w:rFonts w:ascii="Calibri" w:hAnsi="Calibri" w:cs="Calibri"/>
        </w:rPr>
        <w:t>, we</w:t>
      </w:r>
      <w:r w:rsidR="00D97529">
        <w:rPr>
          <w:rFonts w:ascii="Calibri" w:hAnsi="Calibri" w:cs="Calibri"/>
        </w:rPr>
        <w:t xml:space="preserve"> </w:t>
      </w:r>
      <w:r w:rsidR="007F3AAC">
        <w:rPr>
          <w:rFonts w:ascii="Calibri" w:hAnsi="Calibri" w:cs="Calibri"/>
        </w:rPr>
        <w:t xml:space="preserve">found </w:t>
      </w:r>
      <w:r w:rsidR="002E4623">
        <w:rPr>
          <w:rFonts w:ascii="Calibri" w:hAnsi="Calibri" w:cs="Calibri"/>
        </w:rPr>
        <w:t xml:space="preserve">that short-term variations in both wild bird abundance and </w:t>
      </w:r>
      <w:r w:rsidR="004F02A3">
        <w:rPr>
          <w:rFonts w:ascii="Calibri" w:hAnsi="Calibri" w:cs="Calibri"/>
        </w:rPr>
        <w:t>meteorological conditions</w:t>
      </w:r>
      <w:r w:rsidR="002E4623">
        <w:rPr>
          <w:rFonts w:ascii="Calibri" w:hAnsi="Calibri" w:cs="Calibri"/>
        </w:rPr>
        <w:t xml:space="preserve"> </w:t>
      </w:r>
      <w:r w:rsidR="004F02A3">
        <w:rPr>
          <w:rFonts w:ascii="Calibri" w:hAnsi="Calibri" w:cs="Calibri"/>
        </w:rPr>
        <w:t xml:space="preserve">were strong predictors of </w:t>
      </w:r>
      <w:del w:id="1079" w:author="Mooney, Fintan" w:date="2026-01-12T22:42:00Z" w16du:dateUtc="2026-01-13T03:42:00Z">
        <w:r w:rsidR="004F02A3" w:rsidDel="00835F65">
          <w:rPr>
            <w:rFonts w:ascii="Calibri" w:hAnsi="Calibri" w:cs="Calibri"/>
          </w:rPr>
          <w:delText>outbreak risk</w:delText>
        </w:r>
      </w:del>
      <w:ins w:id="1080" w:author="Mooney, Fintan" w:date="2026-01-12T22:42:00Z" w16du:dateUtc="2026-01-13T03:42:00Z">
        <w:r w:rsidR="00835F65">
          <w:rPr>
            <w:rFonts w:ascii="Calibri" w:hAnsi="Calibri" w:cs="Calibri"/>
          </w:rPr>
          <w:t>spillover risk</w:t>
        </w:r>
      </w:ins>
      <w:r w:rsidR="004B650D">
        <w:rPr>
          <w:rFonts w:ascii="Calibri" w:hAnsi="Calibri" w:cs="Calibri"/>
        </w:rPr>
        <w:t>, particularly during the fall and spring</w:t>
      </w:r>
      <w:r w:rsidR="0005034F">
        <w:rPr>
          <w:rFonts w:ascii="Calibri" w:hAnsi="Calibri" w:cs="Calibri"/>
        </w:rPr>
        <w:t xml:space="preserve">. </w:t>
      </w:r>
      <w:r w:rsidR="0047698D">
        <w:rPr>
          <w:rFonts w:ascii="Calibri" w:hAnsi="Calibri" w:cs="Calibri"/>
        </w:rPr>
        <w:t xml:space="preserve">Our results </w:t>
      </w:r>
      <w:r w:rsidR="004F02A3">
        <w:rPr>
          <w:rFonts w:ascii="Calibri" w:hAnsi="Calibri" w:cs="Calibri"/>
        </w:rPr>
        <w:t xml:space="preserve">suggest a two-stage process in which wetter conditions and elevated wild bird abundance approximately four weeks before an event, followed by relatively drier conditions closer to the event, are associated with higher </w:t>
      </w:r>
      <w:r w:rsidR="004B650D">
        <w:rPr>
          <w:rFonts w:ascii="Calibri" w:hAnsi="Calibri" w:cs="Calibri"/>
        </w:rPr>
        <w:t xml:space="preserve">HPAI </w:t>
      </w:r>
      <w:del w:id="1081" w:author="Mooney, Fintan" w:date="2026-01-12T22:42:00Z" w16du:dateUtc="2026-01-13T03:42:00Z">
        <w:r w:rsidR="004F02A3" w:rsidDel="00835F65">
          <w:rPr>
            <w:rFonts w:ascii="Calibri" w:hAnsi="Calibri" w:cs="Calibri"/>
          </w:rPr>
          <w:delText>outbreak risk</w:delText>
        </w:r>
      </w:del>
      <w:ins w:id="1082" w:author="Mooney, Fintan" w:date="2026-01-12T22:42:00Z" w16du:dateUtc="2026-01-13T03:42:00Z">
        <w:r w:rsidR="00835F65">
          <w:rPr>
            <w:rFonts w:ascii="Calibri" w:hAnsi="Calibri" w:cs="Calibri"/>
          </w:rPr>
          <w:t>spillover risk</w:t>
        </w:r>
      </w:ins>
      <w:r w:rsidR="00143701">
        <w:rPr>
          <w:rFonts w:ascii="Calibri" w:hAnsi="Calibri" w:cs="Calibri"/>
        </w:rPr>
        <w:t xml:space="preserve"> (Figure 2)</w:t>
      </w:r>
      <w:r w:rsidR="004B650D">
        <w:rPr>
          <w:rFonts w:ascii="Calibri" w:hAnsi="Calibri" w:cs="Calibri"/>
        </w:rPr>
        <w:t>.</w:t>
      </w:r>
      <w:r w:rsidR="002735D1">
        <w:rPr>
          <w:rFonts w:ascii="Calibri" w:hAnsi="Calibri" w:cs="Calibri"/>
        </w:rPr>
        <w:t xml:space="preserve"> </w:t>
      </w:r>
      <w:r w:rsidR="00623E3D">
        <w:rPr>
          <w:rFonts w:ascii="Calibri" w:hAnsi="Calibri" w:cs="Calibri"/>
        </w:rPr>
        <w:t xml:space="preserve">For instance, </w:t>
      </w:r>
      <w:r w:rsidR="00996FB9">
        <w:rPr>
          <w:rFonts w:ascii="Calibri" w:hAnsi="Calibri" w:cs="Calibri"/>
        </w:rPr>
        <w:t xml:space="preserve">at longer lags </w:t>
      </w:r>
      <w:r w:rsidR="003D59FA">
        <w:rPr>
          <w:rFonts w:ascii="Calibri" w:hAnsi="Calibri" w:cs="Calibri"/>
        </w:rPr>
        <w:t xml:space="preserve">increased soil moisture and </w:t>
      </w:r>
      <w:r w:rsidR="00996FB9">
        <w:rPr>
          <w:rFonts w:ascii="Calibri" w:hAnsi="Calibri" w:cs="Calibri"/>
        </w:rPr>
        <w:t xml:space="preserve">wild bird abundance were associated with </w:t>
      </w:r>
      <w:r w:rsidR="00160D16">
        <w:rPr>
          <w:rFonts w:ascii="Calibri" w:hAnsi="Calibri" w:cs="Calibri"/>
        </w:rPr>
        <w:t xml:space="preserve">higher </w:t>
      </w:r>
      <w:del w:id="1083" w:author="Mooney, Fintan" w:date="2026-01-12T22:42:00Z" w16du:dateUtc="2026-01-13T03:42:00Z">
        <w:r w:rsidR="00996FB9" w:rsidDel="00835F65">
          <w:rPr>
            <w:rFonts w:ascii="Calibri" w:hAnsi="Calibri" w:cs="Calibri"/>
          </w:rPr>
          <w:delText>outbreak risk</w:delText>
        </w:r>
      </w:del>
      <w:ins w:id="1084" w:author="Mooney, Fintan" w:date="2026-01-12T22:42:00Z" w16du:dateUtc="2026-01-13T03:42:00Z">
        <w:r w:rsidR="00835F65">
          <w:rPr>
            <w:rFonts w:ascii="Calibri" w:hAnsi="Calibri" w:cs="Calibri"/>
          </w:rPr>
          <w:t>spillover risk</w:t>
        </w:r>
      </w:ins>
      <w:r w:rsidR="00996FB9">
        <w:rPr>
          <w:rFonts w:ascii="Calibri" w:hAnsi="Calibri" w:cs="Calibri"/>
        </w:rPr>
        <w:t xml:space="preserve">, </w:t>
      </w:r>
      <w:r w:rsidR="00160D16">
        <w:rPr>
          <w:rFonts w:ascii="Calibri" w:hAnsi="Calibri" w:cs="Calibri"/>
        </w:rPr>
        <w:t xml:space="preserve">while closer to the event surface and sub-surface </w:t>
      </w:r>
      <w:r w:rsidR="00F10553">
        <w:rPr>
          <w:rFonts w:ascii="Calibri" w:hAnsi="Calibri" w:cs="Calibri"/>
        </w:rPr>
        <w:t>runoff was associated with sharply elevated risk coupled with a protective effect</w:t>
      </w:r>
      <w:r w:rsidR="00C04FE7">
        <w:rPr>
          <w:rFonts w:ascii="Calibri" w:hAnsi="Calibri" w:cs="Calibri"/>
        </w:rPr>
        <w:t xml:space="preserve"> of </w:t>
      </w:r>
      <w:r w:rsidR="00F10553">
        <w:rPr>
          <w:rFonts w:ascii="Calibri" w:hAnsi="Calibri" w:cs="Calibri"/>
        </w:rPr>
        <w:t xml:space="preserve">increased precipitation and </w:t>
      </w:r>
      <w:r w:rsidR="00D35B18">
        <w:rPr>
          <w:rFonts w:ascii="Calibri" w:hAnsi="Calibri" w:cs="Calibri"/>
        </w:rPr>
        <w:t xml:space="preserve">snow density. Together, these findings </w:t>
      </w:r>
      <w:r w:rsidR="008373A1">
        <w:rPr>
          <w:rFonts w:ascii="Calibri" w:hAnsi="Calibri" w:cs="Calibri"/>
        </w:rPr>
        <w:t>reflect</w:t>
      </w:r>
      <w:r w:rsidR="00AF5E51">
        <w:rPr>
          <w:rFonts w:ascii="Calibri" w:hAnsi="Calibri" w:cs="Calibri"/>
        </w:rPr>
        <w:t xml:space="preserve"> </w:t>
      </w:r>
      <w:r w:rsidR="00E84966">
        <w:rPr>
          <w:rFonts w:ascii="Calibri" w:hAnsi="Calibri" w:cs="Calibri"/>
        </w:rPr>
        <w:t>transitions</w:t>
      </w:r>
      <w:r w:rsidR="006718C8">
        <w:rPr>
          <w:rFonts w:ascii="Calibri" w:hAnsi="Calibri" w:cs="Calibri"/>
        </w:rPr>
        <w:t xml:space="preserve"> from wet</w:t>
      </w:r>
      <w:r w:rsidR="00223463">
        <w:rPr>
          <w:rFonts w:ascii="Calibri" w:hAnsi="Calibri" w:cs="Calibri"/>
        </w:rPr>
        <w:t>ter</w:t>
      </w:r>
      <w:r w:rsidR="006718C8">
        <w:rPr>
          <w:rFonts w:ascii="Calibri" w:hAnsi="Calibri" w:cs="Calibri"/>
        </w:rPr>
        <w:t xml:space="preserve"> to </w:t>
      </w:r>
      <w:r w:rsidR="00223463">
        <w:rPr>
          <w:rFonts w:ascii="Calibri" w:hAnsi="Calibri" w:cs="Calibri"/>
        </w:rPr>
        <w:t xml:space="preserve">relatively </w:t>
      </w:r>
      <w:r w:rsidR="006718C8">
        <w:rPr>
          <w:rFonts w:ascii="Calibri" w:hAnsi="Calibri" w:cs="Calibri"/>
        </w:rPr>
        <w:t>dry</w:t>
      </w:r>
      <w:r w:rsidR="00223463">
        <w:rPr>
          <w:rFonts w:ascii="Calibri" w:hAnsi="Calibri" w:cs="Calibri"/>
        </w:rPr>
        <w:t>er</w:t>
      </w:r>
      <w:r w:rsidR="006718C8">
        <w:rPr>
          <w:rFonts w:ascii="Calibri" w:hAnsi="Calibri" w:cs="Calibri"/>
        </w:rPr>
        <w:t xml:space="preserve"> conditions </w:t>
      </w:r>
      <w:r w:rsidR="00223463">
        <w:rPr>
          <w:rFonts w:ascii="Calibri" w:hAnsi="Calibri" w:cs="Calibri"/>
        </w:rPr>
        <w:t xml:space="preserve">facilitating </w:t>
      </w:r>
      <w:r w:rsidR="009A76B8">
        <w:rPr>
          <w:rFonts w:ascii="Calibri" w:hAnsi="Calibri" w:cs="Calibri"/>
        </w:rPr>
        <w:t>the transmission dynamic</w:t>
      </w:r>
      <w:r w:rsidR="00545D04">
        <w:rPr>
          <w:rFonts w:ascii="Calibri" w:hAnsi="Calibri" w:cs="Calibri"/>
        </w:rPr>
        <w:t>s</w:t>
      </w:r>
      <w:r w:rsidR="009A76B8">
        <w:rPr>
          <w:rFonts w:ascii="Calibri" w:hAnsi="Calibri" w:cs="Calibri"/>
        </w:rPr>
        <w:t xml:space="preserve"> through which the virus </w:t>
      </w:r>
      <w:r w:rsidR="00766F99">
        <w:rPr>
          <w:rFonts w:ascii="Calibri" w:hAnsi="Calibri" w:cs="Calibri"/>
        </w:rPr>
        <w:t>circulates in wild bird populations</w:t>
      </w:r>
      <w:r w:rsidR="00545D04">
        <w:rPr>
          <w:rFonts w:ascii="Calibri" w:hAnsi="Calibri" w:cs="Calibri"/>
        </w:rPr>
        <w:t xml:space="preserve">, is </w:t>
      </w:r>
      <w:r w:rsidR="001B400C">
        <w:rPr>
          <w:rFonts w:ascii="Calibri" w:hAnsi="Calibri" w:cs="Calibri"/>
        </w:rPr>
        <w:t>introduced into farms</w:t>
      </w:r>
      <w:r w:rsidR="00545D04">
        <w:rPr>
          <w:rFonts w:ascii="Calibri" w:hAnsi="Calibri" w:cs="Calibri"/>
        </w:rPr>
        <w:t>,</w:t>
      </w:r>
      <w:r w:rsidR="001B400C">
        <w:rPr>
          <w:rFonts w:ascii="Calibri" w:hAnsi="Calibri" w:cs="Calibri"/>
        </w:rPr>
        <w:t xml:space="preserve"> and </w:t>
      </w:r>
      <w:r w:rsidR="00545D04">
        <w:rPr>
          <w:rFonts w:ascii="Calibri" w:hAnsi="Calibri" w:cs="Calibri"/>
        </w:rPr>
        <w:t xml:space="preserve">is </w:t>
      </w:r>
      <w:r w:rsidR="001B400C">
        <w:rPr>
          <w:rFonts w:ascii="Calibri" w:hAnsi="Calibri" w:cs="Calibri"/>
        </w:rPr>
        <w:t xml:space="preserve">eventually detected in poultry flocks. </w:t>
      </w:r>
    </w:p>
    <w:p w14:paraId="55FBFE09" w14:textId="77777777" w:rsidR="005009B6" w:rsidRPr="003E1C12" w:rsidRDefault="005009B6" w:rsidP="003E1C12">
      <w:pPr>
        <w:rPr>
          <w:rFonts w:ascii="Calibri" w:hAnsi="Calibri" w:cs="Calibri"/>
        </w:rPr>
      </w:pPr>
    </w:p>
    <w:p w14:paraId="16406F41" w14:textId="354725F8" w:rsidR="005B1A53" w:rsidRDefault="0006334E">
      <w:pPr>
        <w:rPr>
          <w:ins w:id="1085" w:author="Mooney, Fintan" w:date="2026-01-15T15:26:00Z" w16du:dateUtc="2026-01-15T20:26:00Z"/>
          <w:rFonts w:ascii="Calibri" w:hAnsi="Calibri" w:cs="Calibri"/>
        </w:rPr>
      </w:pPr>
      <w:r>
        <w:rPr>
          <w:rFonts w:ascii="Calibri" w:hAnsi="Calibri" w:cs="Calibri"/>
        </w:rPr>
        <w:tab/>
      </w:r>
      <w:r w:rsidR="0046097C">
        <w:rPr>
          <w:rFonts w:ascii="Calibri" w:hAnsi="Calibri" w:cs="Calibri"/>
        </w:rPr>
        <w:t>Our results largely agree with the p</w:t>
      </w:r>
      <w:r w:rsidR="00E15D38">
        <w:rPr>
          <w:rFonts w:ascii="Calibri" w:hAnsi="Calibri" w:cs="Calibri"/>
        </w:rPr>
        <w:t>rior research</w:t>
      </w:r>
      <w:r w:rsidR="00837D8A">
        <w:rPr>
          <w:rFonts w:ascii="Calibri" w:hAnsi="Calibri" w:cs="Calibri"/>
        </w:rPr>
        <w:t xml:space="preserve"> </w:t>
      </w:r>
      <w:r w:rsidR="0046097C">
        <w:rPr>
          <w:rFonts w:ascii="Calibri" w:hAnsi="Calibri" w:cs="Calibri"/>
        </w:rPr>
        <w:t xml:space="preserve">that </w:t>
      </w:r>
      <w:r w:rsidR="00DC1DE3">
        <w:rPr>
          <w:rFonts w:ascii="Calibri" w:hAnsi="Calibri" w:cs="Calibri"/>
        </w:rPr>
        <w:t>implicates</w:t>
      </w:r>
      <w:r w:rsidR="00847850">
        <w:rPr>
          <w:rFonts w:ascii="Calibri" w:hAnsi="Calibri" w:cs="Calibri"/>
        </w:rPr>
        <w:t xml:space="preserve"> colder conditions, </w:t>
      </w:r>
      <w:r w:rsidR="00852DE7">
        <w:rPr>
          <w:rFonts w:ascii="Calibri" w:hAnsi="Calibri" w:cs="Calibri"/>
        </w:rPr>
        <w:t xml:space="preserve">increased </w:t>
      </w:r>
      <w:r w:rsidR="00847850">
        <w:rPr>
          <w:rFonts w:ascii="Calibri" w:hAnsi="Calibri" w:cs="Calibri"/>
        </w:rPr>
        <w:t xml:space="preserve">wind speed, and </w:t>
      </w:r>
      <w:r w:rsidR="00DF4517">
        <w:rPr>
          <w:rFonts w:ascii="Calibri" w:hAnsi="Calibri" w:cs="Calibri"/>
        </w:rPr>
        <w:t xml:space="preserve">relatively dryer wetlands </w:t>
      </w:r>
      <w:r w:rsidR="00DC1DE3">
        <w:rPr>
          <w:rFonts w:ascii="Calibri" w:hAnsi="Calibri" w:cs="Calibri"/>
        </w:rPr>
        <w:t xml:space="preserve">as </w:t>
      </w:r>
      <w:r w:rsidR="00BC0009">
        <w:rPr>
          <w:rFonts w:ascii="Calibri" w:hAnsi="Calibri" w:cs="Calibri"/>
        </w:rPr>
        <w:t>strong metrological drivers of</w:t>
      </w:r>
      <w:r w:rsidR="00852DE7">
        <w:rPr>
          <w:rFonts w:ascii="Calibri" w:hAnsi="Calibri" w:cs="Calibri"/>
        </w:rPr>
        <w:t xml:space="preserve"> HPAI transmission into poultry flocks </w:t>
      </w:r>
      <w:r w:rsidR="00852DE7">
        <w:rPr>
          <w:rFonts w:ascii="Calibri" w:hAnsi="Calibri" w:cs="Calibri"/>
        </w:rPr>
        <w:fldChar w:fldCharType="begin"/>
      </w:r>
      <w:r w:rsidR="00592202">
        <w:rPr>
          <w:rFonts w:ascii="Calibri" w:hAnsi="Calibri" w:cs="Calibri"/>
        </w:rPr>
        <w:instrText xml:space="preserve"> ADDIN ZOTERO_ITEM CSL_CITATION {"citationID":"SRZH0vIN","properties":{"formattedCitation":"(Ferenczi et al., 2021; Llanos-Soto et al., 2025; Nagy et al., 2025; Opata et al., 2025)","plainCitation":"(Ferenczi et al., 2021; Llanos-Soto et al., 2025; Nagy et al., 2025; Opata et al., 2025)","noteIndex":0},"citationItems":[{"id":45,"uris":["http://zotero.org/users/3737837/items/2336C8E9"],"itemData":{"id":45,"type":"article-journal","abstract":"Globally, outbreaks of Avian Influenza Virus (AIV) in poultry continue to burden economies and endanger human, livestock and wildlife health. Wild waterbirds are often identified as possible sources for poultry infection. Therefore, it is important to understand the ecological and environmental factors that directly influence infection dynamics in wild birds, as these factors may thereby indirectly affect outbreaks in poultry. In Australia, where large parts of the country experience erratic rainfall patterns, intense rainfalls lead to wild waterfowl breeding events at temporary wetlands and increased proportions of immunologically naïve juvenile birds. It is hypothesized that after breeding, when the temporary wetlands dry, increasing densities of immunologically naïve waterbirds returning to permanent water bodies might strongly contribute to AIV prevalence in wild waterfowl in Australia. Since rainfall has been implicated as an important environmental driver in AIV dynamics in wild waterbirds in southeast Australia and wild waterbirds are identified globally to have a role in virus spillover into poultry, we hypothesise that rainfall events have an indirect effect on AIV outbreaks in poultry in southeast Australia. In this study we investigated this hypothesis by examining the correlation between the timing of AIV outbreaks in poultry in and near the Murray-Darling basin in relation to temporal patterns in regional rainfall since 1970. Our findings support our hypothesis and suggest that the risk of AIV outbreaks in poultry increases after a period of high rainfall, with peak AIV risk two years after the onset of the high-rainfall period. This is presumably triggered by increased rates of waterbird breeding and consequent higher proportions of immunologically naïve juvenile waterbirds entering the population directly after major rainfall events, which subsequently aggregate near permanent water bodies when the landscape dries out.","container-title":"BMC Veterinary Research","DOI":"10.1186/s12917-021-03010-9","ISSN":"1746-6148","issue":"1","journalAbbreviation":"BMC Vet Res","language":"en","page":"306","source":"Springer Link","title":"Rainfall driven and wild-bird mediated avian influenza virus outbreaks in Australian poultry","volume":"17","author":[{"family":"Ferenczi","given":"Marta"},{"family":"Beckmann","given":"Christa"},{"family":"Klaassen","given":"Marcel"}],"issued":{"date-parts":[["2021",9,14]]}}},{"id":957,"uris":["http://zotero.org/users/3737837/items/IZRSUVWK"],"itemData":{"id":957,"type":"article-journal","abstract":"Spillover of Highly Pathogenic Avian Influenza (HPAI) to backyard poultry via migratory birds threatens the poultry industry and public health. To improve the understanding of spillover events, we developed a stochastic compartmental mathematical model of HPAI transmission dynamics at the waterfowl-backyard poultry interface in a high-risk area for HPAI introduction into poultry. The model described the infection spread among resident and migratory waterfowl and backyard poultry farms and was validated with historical outbreak data in backyard poultry farms and swan mortalities. We used the model to assess the impact of the timing and duration of migratory birds’ stopover period on the probability of HPAI infection in backyard poultry farms. Additionally, we predicted mortality in a sentinel bird species and assessed the impact of HPAI virulence and immunity in a resident reservoir species on the HPAI transmission dynamics. The stopover duration of the reservoir species predicts the HPAI infection probability in backyard poultry farms from waterfowl communities, but the stopover timing has no effect. HPAI virus virulence and immunity against the virus impact the transmission risk to backyard poultry. Understanding factors influencing reservoir species’ migration stopover duration in a location will aid HPAI outbreak forecasting and control in backyard poultry farms.","container-title":"Scientific Reports","DOI":"10.1038/s41598-025-89827-y","ISSN":"2045-2322","issue":"1","journalAbbreviation":"Sci Rep","language":"en","license":"2025 The Author(s)","page":"5861","publisher":"Nature Publishing Group","source":"www.nature.com","title":"Transmission dynamics of highly pathogenic avian influenza among multiple waterfowl species and backyard poultry: the impact of the stopover period","title-short":"Transmission dynamics of highly pathogenic avian influenza among multiple waterfowl species and backyard poultry","volume":"15","author":[{"family":"Llanos-Soto","given":"Sebastián G."},{"family":"Yaffy","given":"Dylan"},{"family":"Pavlak","given":"Marina"},{"family":"Ivanek","given":"Renata"}],"issued":{"date-parts":[["2025",2,18]]}}},{"id":1030,"uris":["http://zotero.org/users/3737837/items/E56I9ZZP"],"itemData":{"id":1030,"type":"article-journal","abstract":"Understanding the transmission routes of high-pathogenicity avian influenza (HPAI) is crucial for developing effective control measures to prevent its spread. In this context, windborne transmission, the idea that the virus could travel through the air over considerable distances, is a contentious concept, and documented cases have been rare. Here, though, we provide genetic evidence supporting the feasibility of windborne transmission. During the 2023−24 HPAI season, molecular surveillance identified identical H5N1 strains among a cluster of unrelated commercial farms about 8 km apart in the Czech Republic. The episode started with the abrupt mortality of fattening ducks on one farm. This was followed by disease outbreaks at two nearby high-biosecurity chicken farms. Using genetic, epizootiological, meteorological and geographical data, we reconstructed a mosaic of events strongly suggesting wind was the most probable mechanism of infection transmission between poultry in at least two independent cases. By aligning the genetic and meteorological data with critical outbreak events, we determined the most likely time window during which the transmission occurred and inferred the sequence of infected houses at the recipient sites. Our results suggest that the contaminated plume emitted from the infected fattening duck farm was the critical medium of HPAI transmission, rather than the dust generated during depopulation. Furthermore, our results also strongly implicate the role of confined mechanically-ventilated buildings with high population densities in facilitating windborne transmission and propagating virus concentrations below the minimum infectious dose at the recipient sites. These findings underscore the importance of considering windborne spread in future outbreak mitigation strategies.","container-title":"PLOS ONE","DOI":"10.1371/journal.pone.0319880","ISSN":"1932-6203","issue":"9","journalAbbreviation":"PLOS ONE","language":"en","page":"e0319880","publisher":"Public Library of Science","source":"PLoS Journals","title":"Genetic data and meteorological conditions suggesting windborne transmission of H5N1 high-pathogenicity avian influenza between commercial poultry outbreaks","volume":"20","author":[{"family":"Nagy","given":"Alexander"},{"family":"Černíková","given":"Lenka"},{"family":"Sedlák","given":"Kamil"}],"issued":{"date-parts":[["2025",9,5]]}}},{"id":1035,"uris":["http://zotero.org/users/3737837/items/3JJQYLKS"],"itemData":{"id":1035,"type":"article-journal","abstract":"Avian Influenza (AI) outbreaks are on an increasing trajectory. This disease carries a substantial economic burden, resulting in considerable losses to farmers with profound impacts on economies. As the outbreaks continue in birds and other unusual host species, further virus evolution and spillover to humans’ risk is anticipated to grow and potentially involve into new pandemics. Despite this, the underlying drivers of the outbreaks remain elusive. We develop machine learning models capable of predicting HPAI events in Europe dynamically uncovering the critical determinants of their onset. Temperature, water index, vegetation index, and poultry density play pivotal roles, with their importance coming into play at different times of the year. Temperature, water index, and vegetation index are important in the ecology of pathogen transmission as well as environmental ecological processes while water index determines how birds aggregate at different locations depending on the season of the year. Combining these drivers, the outbreak pattern is predicted with an accuracy of 94% for model two (M2). A true out of sample with the same model yielded 88% accuracy highlighting its predicting capability. These insights lay a robust foundation for elucidating the intricate landscape of AI outbreaks, offering valuable insights for proactive preventive interventions to mitigate spillover.","container-title":"Scientific Reports","DOI":"10.1038/s41598-025-04624-x","ISSN":"2045-2322","issue":"1","journalAbbreviation":"Sci Rep","language":"en","license":"2025 The Author(s)","page":"20286","publisher":"Nature Publishing Group","source":"www.nature.com","title":"Predictiveness and drivers of highly pathogenic avian influenza outbreaks in Europe","volume":"15","author":[{"family":"Opata","given":"Michael Rogo"},{"family":"Lavarello-Schettini","given":"Andrea"},{"family":"Semenza","given":"Jan C."},{"family":"Rocklöv","given":"Joacim"}],"issued":{"date-parts":[["2025",7,17]]}}}],"schema":"https://github.com/citation-style-language/schema/raw/master/csl-citation.json"} </w:instrText>
      </w:r>
      <w:r w:rsidR="00852DE7">
        <w:rPr>
          <w:rFonts w:ascii="Calibri" w:hAnsi="Calibri" w:cs="Calibri"/>
        </w:rPr>
        <w:fldChar w:fldCharType="separate"/>
      </w:r>
      <w:r w:rsidR="00DC1DE3">
        <w:rPr>
          <w:rFonts w:ascii="Calibri" w:hAnsi="Calibri" w:cs="Calibri"/>
          <w:noProof/>
        </w:rPr>
        <w:t>(Ferenczi et al., 2021; Llanos-Soto et al., 2025; Nagy et al., 2025; Opata et al., 2025)</w:t>
      </w:r>
      <w:r w:rsidR="00852DE7">
        <w:rPr>
          <w:rFonts w:ascii="Calibri" w:hAnsi="Calibri" w:cs="Calibri"/>
        </w:rPr>
        <w:fldChar w:fldCharType="end"/>
      </w:r>
      <w:r w:rsidR="00852DE7">
        <w:rPr>
          <w:rFonts w:ascii="Calibri" w:hAnsi="Calibri" w:cs="Calibri"/>
        </w:rPr>
        <w:t xml:space="preserve">. </w:t>
      </w:r>
      <w:r w:rsidR="00BB0AFE">
        <w:rPr>
          <w:rFonts w:ascii="Calibri" w:hAnsi="Calibri" w:cs="Calibri"/>
        </w:rPr>
        <w:t xml:space="preserve">Although </w:t>
      </w:r>
      <w:r w:rsidR="00553555">
        <w:rPr>
          <w:rFonts w:ascii="Calibri" w:hAnsi="Calibri" w:cs="Calibri"/>
        </w:rPr>
        <w:t xml:space="preserve">this was </w:t>
      </w:r>
      <w:r w:rsidR="00BB0AFE">
        <w:rPr>
          <w:rFonts w:ascii="Calibri" w:hAnsi="Calibri" w:cs="Calibri"/>
        </w:rPr>
        <w:t>not explicitly evident in the</w:t>
      </w:r>
      <w:r w:rsidR="00553555">
        <w:rPr>
          <w:rFonts w:ascii="Calibri" w:hAnsi="Calibri" w:cs="Calibri"/>
        </w:rPr>
        <w:t xml:space="preserve"> </w:t>
      </w:r>
      <w:r w:rsidR="00BB0AFE">
        <w:rPr>
          <w:rFonts w:ascii="Calibri" w:hAnsi="Calibri" w:cs="Calibri"/>
        </w:rPr>
        <w:t>full-year model, w</w:t>
      </w:r>
      <w:r w:rsidR="000462CC">
        <w:rPr>
          <w:rFonts w:ascii="Calibri" w:hAnsi="Calibri" w:cs="Calibri"/>
        </w:rPr>
        <w:t xml:space="preserve">hen we restricted our </w:t>
      </w:r>
      <w:r w:rsidR="00553555">
        <w:rPr>
          <w:rFonts w:ascii="Calibri" w:hAnsi="Calibri" w:cs="Calibri"/>
        </w:rPr>
        <w:t xml:space="preserve">analysis </w:t>
      </w:r>
      <w:r w:rsidR="00053216">
        <w:rPr>
          <w:rFonts w:ascii="Calibri" w:hAnsi="Calibri" w:cs="Calibri"/>
        </w:rPr>
        <w:t xml:space="preserve">to the fall and spring cases </w:t>
      </w:r>
      <w:r w:rsidR="00DC1DB3">
        <w:rPr>
          <w:rFonts w:ascii="Calibri" w:hAnsi="Calibri" w:cs="Calibri"/>
        </w:rPr>
        <w:t>we observe</w:t>
      </w:r>
      <w:r w:rsidR="00553555">
        <w:rPr>
          <w:rFonts w:ascii="Calibri" w:hAnsi="Calibri" w:cs="Calibri"/>
        </w:rPr>
        <w:t>d</w:t>
      </w:r>
      <w:r w:rsidR="00DC1DB3">
        <w:rPr>
          <w:rFonts w:ascii="Calibri" w:hAnsi="Calibri" w:cs="Calibri"/>
        </w:rPr>
        <w:t xml:space="preserve"> a protective effect of higher temperatures </w:t>
      </w:r>
      <w:r w:rsidR="00BB0AFE">
        <w:rPr>
          <w:rFonts w:ascii="Calibri" w:hAnsi="Calibri" w:cs="Calibri"/>
        </w:rPr>
        <w:t xml:space="preserve">during the outbreak week, </w:t>
      </w:r>
      <w:r w:rsidR="009D45B6">
        <w:rPr>
          <w:rFonts w:ascii="Calibri" w:hAnsi="Calibri" w:cs="Calibri"/>
        </w:rPr>
        <w:t>with</w:t>
      </w:r>
      <w:r w:rsidR="00BB0AFE">
        <w:rPr>
          <w:rFonts w:ascii="Calibri" w:hAnsi="Calibri" w:cs="Calibri"/>
        </w:rPr>
        <w:t xml:space="preserve"> approximately </w:t>
      </w:r>
      <w:ins w:id="1086" w:author="Mooney, Fintan" w:date="2026-01-14T21:40:00Z" w16du:dateUtc="2026-01-15T02:40:00Z">
        <w:r w:rsidR="005A0B43">
          <w:rPr>
            <w:rFonts w:ascii="Calibri" w:hAnsi="Calibri" w:cs="Calibri"/>
          </w:rPr>
          <w:t>58</w:t>
        </w:r>
      </w:ins>
      <w:del w:id="1087" w:author="Mooney, Fintan" w:date="2026-01-14T21:40:00Z" w16du:dateUtc="2026-01-15T02:40:00Z">
        <w:r w:rsidR="00BB0AFE" w:rsidDel="005A0B43">
          <w:rPr>
            <w:rFonts w:ascii="Calibri" w:hAnsi="Calibri" w:cs="Calibri"/>
          </w:rPr>
          <w:delText>60</w:delText>
        </w:r>
      </w:del>
      <w:r w:rsidR="00BB0AFE">
        <w:rPr>
          <w:rFonts w:ascii="Calibri" w:hAnsi="Calibri" w:cs="Calibri"/>
        </w:rPr>
        <w:t>%</w:t>
      </w:r>
      <w:r w:rsidR="009D45B6">
        <w:rPr>
          <w:rFonts w:ascii="Calibri" w:hAnsi="Calibri" w:cs="Calibri"/>
        </w:rPr>
        <w:t xml:space="preserve"> lower </w:t>
      </w:r>
      <w:del w:id="1088" w:author="Mooney, Fintan" w:date="2026-01-14T21:40:00Z" w16du:dateUtc="2026-01-15T02:40:00Z">
        <w:r w:rsidR="009D45B6" w:rsidDel="005A0B43">
          <w:rPr>
            <w:rFonts w:ascii="Calibri" w:hAnsi="Calibri" w:cs="Calibri"/>
          </w:rPr>
          <w:delText xml:space="preserve">outbreak </w:delText>
        </w:r>
      </w:del>
      <w:ins w:id="1089" w:author="Mooney, Fintan" w:date="2026-01-14T21:40:00Z" w16du:dateUtc="2026-01-15T02:40:00Z">
        <w:r w:rsidR="005A0B43">
          <w:rPr>
            <w:rFonts w:ascii="Calibri" w:hAnsi="Calibri" w:cs="Calibri"/>
          </w:rPr>
          <w:t xml:space="preserve">spillover </w:t>
        </w:r>
      </w:ins>
      <w:r w:rsidR="009D45B6">
        <w:rPr>
          <w:rFonts w:ascii="Calibri" w:hAnsi="Calibri" w:cs="Calibri"/>
        </w:rPr>
        <w:t>odds</w:t>
      </w:r>
      <w:r w:rsidR="00BB0AFE">
        <w:rPr>
          <w:rFonts w:ascii="Calibri" w:hAnsi="Calibri" w:cs="Calibri"/>
        </w:rPr>
        <w:t xml:space="preserve">. </w:t>
      </w:r>
      <w:r w:rsidR="00160370">
        <w:rPr>
          <w:rFonts w:ascii="Calibri" w:hAnsi="Calibri" w:cs="Calibri"/>
        </w:rPr>
        <w:t>I</w:t>
      </w:r>
      <w:r w:rsidR="0039493B">
        <w:rPr>
          <w:rFonts w:ascii="Calibri" w:hAnsi="Calibri" w:cs="Calibri"/>
        </w:rPr>
        <w:t xml:space="preserve">mportantly, </w:t>
      </w:r>
      <w:r w:rsidR="00160370">
        <w:rPr>
          <w:rFonts w:ascii="Calibri" w:hAnsi="Calibri" w:cs="Calibri"/>
        </w:rPr>
        <w:t>this may suggest that the influence</w:t>
      </w:r>
      <w:r w:rsidR="00D947AB">
        <w:rPr>
          <w:rFonts w:ascii="Calibri" w:hAnsi="Calibri" w:cs="Calibri"/>
        </w:rPr>
        <w:t xml:space="preserve"> of</w:t>
      </w:r>
      <w:r w:rsidR="0039493B">
        <w:rPr>
          <w:rFonts w:ascii="Calibri" w:hAnsi="Calibri" w:cs="Calibri"/>
        </w:rPr>
        <w:t xml:space="preserve"> </w:t>
      </w:r>
      <w:r w:rsidR="002A5E5D">
        <w:rPr>
          <w:rFonts w:ascii="Calibri" w:hAnsi="Calibri" w:cs="Calibri"/>
        </w:rPr>
        <w:t>colder temperatures</w:t>
      </w:r>
      <w:r w:rsidR="00AC615C">
        <w:rPr>
          <w:rFonts w:ascii="Calibri" w:hAnsi="Calibri" w:cs="Calibri"/>
        </w:rPr>
        <w:t xml:space="preserve"> </w:t>
      </w:r>
      <w:ins w:id="1090" w:author="Mooney, Fintan" w:date="2026-01-14T22:09:00Z" w16du:dateUtc="2026-01-15T03:09:00Z">
        <w:r w:rsidR="009A2FCC">
          <w:rPr>
            <w:rFonts w:ascii="Calibri" w:hAnsi="Calibri" w:cs="Calibri"/>
          </w:rPr>
          <w:t xml:space="preserve">on </w:t>
        </w:r>
      </w:ins>
      <w:ins w:id="1091" w:author="Mooney, Fintan" w:date="2026-01-14T22:10:00Z" w16du:dateUtc="2026-01-15T03:10:00Z">
        <w:r w:rsidR="009A2FCC">
          <w:rPr>
            <w:rFonts w:ascii="Calibri" w:hAnsi="Calibri" w:cs="Calibri"/>
          </w:rPr>
          <w:t xml:space="preserve">heightened </w:t>
        </w:r>
      </w:ins>
      <w:ins w:id="1092" w:author="Mooney, Fintan" w:date="2026-01-14T22:09:00Z" w16du:dateUtc="2026-01-15T03:09:00Z">
        <w:r w:rsidR="009A2FCC">
          <w:rPr>
            <w:rFonts w:ascii="Calibri" w:hAnsi="Calibri" w:cs="Calibri"/>
          </w:rPr>
          <w:t>v</w:t>
        </w:r>
      </w:ins>
      <w:ins w:id="1093" w:author="Mooney, Fintan" w:date="2026-01-14T22:10:00Z" w16du:dateUtc="2026-01-15T03:10:00Z">
        <w:r w:rsidR="009A2FCC">
          <w:rPr>
            <w:rFonts w:ascii="Calibri" w:hAnsi="Calibri" w:cs="Calibri"/>
          </w:rPr>
          <w:t>iral persistence in the environment</w:t>
        </w:r>
      </w:ins>
      <w:ins w:id="1094" w:author="Mooney, Fintan" w:date="2026-01-14T22:07:00Z" w16du:dateUtc="2026-01-15T03:07:00Z">
        <w:r w:rsidR="00E06E12">
          <w:rPr>
            <w:rFonts w:ascii="Calibri" w:hAnsi="Calibri" w:cs="Calibri"/>
          </w:rPr>
          <w:t xml:space="preserve"> </w:t>
        </w:r>
      </w:ins>
      <w:r w:rsidR="00E06E12">
        <w:rPr>
          <w:rFonts w:ascii="Calibri" w:hAnsi="Calibri" w:cs="Calibri"/>
        </w:rPr>
        <w:fldChar w:fldCharType="begin"/>
      </w:r>
      <w:r w:rsidR="00592202">
        <w:rPr>
          <w:rFonts w:ascii="Calibri" w:hAnsi="Calibri" w:cs="Calibri"/>
        </w:rPr>
        <w:instrText xml:space="preserve"> ADDIN ZOTERO_ITEM CSL_CITATION {"citationID":"z6fxm5Tt","properties":{"formattedCitation":"(Kurmi et al., 2013; Si et al., 2013)","plainCitation":"(Kurmi et al., 2013; Si et al., 2013)","noteIndex":0},"citationItems":[{"id":1099,"uris":["http://zotero.org/users/3737837/items/JS2C6FE5"],"itemData":{"id":1099,"type":"article-journal","abstract":"Highly pathogenic avian Influenza (HPAI) is an important zoonotic disease and is becoming a great threat to poultry industry. India has experienced continual outbreaks of H5N1 HPAI virus since February, 2006 especially in Eastern India. Survivability in poultry faeces is an important determinant in evaluating the persistence of the virus in the poultry sheds and their vicinity. In this paper, survivability of Indian H5N1 HPAI virus in dry and wet poultry faeces at 42, 37, 24 and 4 °C, respectively is reported. The effect of different temperatures was determined by linear regression model and defined in terms of linear equation. The virus survived up to 18 h at 42 °C, 24 h at 37 °C, 5 days at 24 °C and 8 weeks at 4 °C in dry and wet faeces, respectively. The coefficients of determination (R2) values for dry and wet faeces revealed that the difference in viral persistence in dry and wet faeces at all temperatures was not very marked. Results of the present study indicated that H5N1 HPAI virus may remain viable for extended periods of time in faeces at low temperatures and may act as a long term source of influenza virus in the environment.","container-title":"Indian Journal of Virology","DOI":"10.1007/s13337-013-0135-2","ISSN":"0974-0120","issue":"2","journalAbbreviation":"Indian J. Virol.","language":"en","page":"272-277","source":"Springer Link","title":"Survivability of Highly Pathogenic Avian Influenza H5N1 Virus in Poultry Faeces at Different Temperatures","volume":"24","author":[{"family":"Kurmi","given":"Baleshwari"},{"family":"Murugkar","given":"H. V."},{"family":"Nagarajan","given":"S."},{"family":"Tosh","given":"C."},{"family":"Dubey","given":"S. C."},{"family":"Kumar","given":"Manoj"}],"issued":{"date-parts":[["2013",9,1]]}}},{"id":1101,"uris":["http://zotero.org/users/3737837/items/DZ3W5GXP"],"itemData":{"id":1101,"type":"article-journal","abstract":"A large number of highly pathogenic avian influenza (HPAI) H5N1 outbreaks in poultry and wild birds have been reported in Europe since 2005. Distinct spatial patterns in poultry and wild birds suggest that different environmental drivers and potentially different spread mechanisms are operating. However, previous studies found no difference between these two outbreak types when only the effect of physical environmental factors was analysed. The influence of physical and anthropogenic environmental variables and interactions between the two has only been investigated for wild bird outbreaks. We therefore tested the effect of these environmental factors on HPAI H5N1 outbreaks in poultry, and the potential spread mechanism, and discussed how these differ from those observed in wild birds. Logistic regression analyses were used to quantify the relationship between HPAI H5N1 outbreaks in poultry and environmental factors. Poultry outbreaks increased with an increasing human population density combined with close proximity to lakes or wetlands, increased temperatures and reduced precipitation during the cold season. A risk map was generated based on the identified key factors. In wild birds, outbreaks were strongly associated with an increased Normalized Difference Vegetation Index (NDVI) and lower elevation, though they were similarly affected by climatic conditions as poultry outbreaks. This is the first study that analyses the differences in environmental drivers and spread mechanisms between poultry and wild bird outbreaks. Outbreaks in poultry mostly occurred in areas where the location of farms or trade areas overlapped with habitats for wild birds, whereas outbreaks in wild birds were mainly found in areas where food and shelters are available. The different environmental drivers suggest that different spread mechanisms might be involved: HPAI H5N1 spread to poultry via both poultry and wild birds, whereas contact with wild birds alone seems to drive the outbreaks in wild birds.","container-title":"PLOS ONE","DOI":"10.1371/journal.pone.0053362","ISSN":"1932-6203","issue":"1","journalAbbreviation":"PLOS ONE","language":"en","page":"e53362","publisher":"Public Library of Science","source":"PLoS Journals","title":"Different Environmental Drivers of Highly Pathogenic Avian Influenza H5N1 Outbreaks in Poultry and Wild Birds","volume":"8","author":[{"family":"Si","given":"Yali"},{"family":"Boer","given":"Willem F.","dropping-particle":"de"},{"family":"Gong","given":"Peng"}],"issued":{"date-parts":[["2013",1,7]]}}}],"schema":"https://github.com/citation-style-language/schema/raw/master/csl-citation.json"} </w:instrText>
      </w:r>
      <w:r w:rsidR="00E06E12">
        <w:rPr>
          <w:rFonts w:ascii="Calibri" w:hAnsi="Calibri" w:cs="Calibri"/>
        </w:rPr>
        <w:fldChar w:fldCharType="separate"/>
      </w:r>
      <w:r w:rsidR="00793BA1">
        <w:rPr>
          <w:rFonts w:ascii="Calibri" w:hAnsi="Calibri" w:cs="Calibri"/>
          <w:noProof/>
        </w:rPr>
        <w:t>(Kurmi et al., 2013; Si et al., 2013)</w:t>
      </w:r>
      <w:r w:rsidR="00E06E12">
        <w:rPr>
          <w:rFonts w:ascii="Calibri" w:hAnsi="Calibri" w:cs="Calibri"/>
        </w:rPr>
        <w:fldChar w:fldCharType="end"/>
      </w:r>
      <w:ins w:id="1095" w:author="Mooney, Fintan" w:date="2026-01-14T21:57:00Z" w16du:dateUtc="2026-01-15T02:57:00Z">
        <w:r w:rsidR="00697A15">
          <w:rPr>
            <w:rFonts w:ascii="Calibri" w:hAnsi="Calibri" w:cs="Calibri"/>
          </w:rPr>
          <w:t xml:space="preserve"> </w:t>
        </w:r>
      </w:ins>
      <w:r w:rsidR="00D947AB">
        <w:rPr>
          <w:rFonts w:ascii="Calibri" w:hAnsi="Calibri" w:cs="Calibri"/>
        </w:rPr>
        <w:t>is relatively</w:t>
      </w:r>
      <w:r w:rsidR="002A5E5D">
        <w:rPr>
          <w:rFonts w:ascii="Calibri" w:hAnsi="Calibri" w:cs="Calibri"/>
        </w:rPr>
        <w:t xml:space="preserve"> short-lived</w:t>
      </w:r>
      <w:del w:id="1096" w:author="Mooney, Fintan" w:date="2026-01-14T22:12:00Z" w16du:dateUtc="2026-01-15T03:12:00Z">
        <w:r w:rsidR="002A5E5D" w:rsidDel="00901CB4">
          <w:rPr>
            <w:rFonts w:ascii="Calibri" w:hAnsi="Calibri" w:cs="Calibri"/>
          </w:rPr>
          <w:delText xml:space="preserve"> </w:delText>
        </w:r>
        <w:r w:rsidR="00D947AB" w:rsidDel="00901CB4">
          <w:rPr>
            <w:rFonts w:ascii="Calibri" w:hAnsi="Calibri" w:cs="Calibri"/>
          </w:rPr>
          <w:delText xml:space="preserve">and may </w:delText>
        </w:r>
        <w:r w:rsidR="00A878A2" w:rsidDel="00901CB4">
          <w:rPr>
            <w:rFonts w:ascii="Calibri" w:hAnsi="Calibri" w:cs="Calibri"/>
          </w:rPr>
          <w:delText xml:space="preserve">only impact </w:delText>
        </w:r>
      </w:del>
      <w:ins w:id="1097" w:author="Mooney, Fintan" w:date="2026-01-14T22:12:00Z" w16du:dateUtc="2026-01-15T03:12:00Z">
        <w:r w:rsidR="00901CB4">
          <w:rPr>
            <w:rFonts w:ascii="Calibri" w:hAnsi="Calibri" w:cs="Calibri"/>
          </w:rPr>
          <w:t xml:space="preserve">, primarily impacting </w:t>
        </w:r>
      </w:ins>
      <w:r w:rsidR="00A878A2">
        <w:rPr>
          <w:rFonts w:ascii="Calibri" w:hAnsi="Calibri" w:cs="Calibri"/>
        </w:rPr>
        <w:t>the final spillover pathway from wild birds into poultry</w:t>
      </w:r>
      <w:ins w:id="1098" w:author="Mooney, Fintan" w:date="2026-01-14T22:10:00Z" w16du:dateUtc="2026-01-15T03:10:00Z">
        <w:r w:rsidR="00BC5DD0">
          <w:rPr>
            <w:rFonts w:ascii="Calibri" w:hAnsi="Calibri" w:cs="Calibri"/>
          </w:rPr>
          <w:t xml:space="preserve"> </w:t>
        </w:r>
      </w:ins>
      <w:del w:id="1099" w:author="Mooney, Fintan" w:date="2026-01-14T22:10:00Z" w16du:dateUtc="2026-01-15T03:10:00Z">
        <w:r w:rsidR="00A878A2" w:rsidDel="00BC5DD0">
          <w:rPr>
            <w:rFonts w:ascii="Calibri" w:hAnsi="Calibri" w:cs="Calibri"/>
          </w:rPr>
          <w:delText xml:space="preserve">, </w:delText>
        </w:r>
      </w:del>
      <w:r w:rsidR="00A878A2">
        <w:rPr>
          <w:rFonts w:ascii="Calibri" w:hAnsi="Calibri" w:cs="Calibri"/>
        </w:rPr>
        <w:t>rather than sustaining transmission within wild bird populations.</w:t>
      </w:r>
      <w:r w:rsidR="00C37421">
        <w:rPr>
          <w:rFonts w:ascii="Calibri" w:hAnsi="Calibri" w:cs="Calibri"/>
        </w:rPr>
        <w:t xml:space="preserve"> </w:t>
      </w:r>
      <w:r w:rsidR="004D0C2A">
        <w:rPr>
          <w:rFonts w:ascii="Calibri" w:hAnsi="Calibri" w:cs="Calibri"/>
        </w:rPr>
        <w:t xml:space="preserve">Supporting this argument, we observed that warmer temperatures increased risk for </w:t>
      </w:r>
      <w:del w:id="1100" w:author="Mooney, Fintan" w:date="2026-01-14T21:57:00Z" w16du:dateUtc="2026-01-15T02:57:00Z">
        <w:r w:rsidR="004D0C2A" w:rsidDel="00BD4B0F">
          <w:rPr>
            <w:rFonts w:ascii="Calibri" w:hAnsi="Calibri" w:cs="Calibri"/>
          </w:rPr>
          <w:delText xml:space="preserve">outbreaks </w:delText>
        </w:r>
      </w:del>
      <w:ins w:id="1101" w:author="Mooney, Fintan" w:date="2026-01-14T21:57:00Z" w16du:dateUtc="2026-01-15T02:57:00Z">
        <w:r w:rsidR="00BD4B0F">
          <w:rPr>
            <w:rFonts w:ascii="Calibri" w:hAnsi="Calibri" w:cs="Calibri"/>
          </w:rPr>
          <w:t xml:space="preserve">transmission </w:t>
        </w:r>
      </w:ins>
      <w:r w:rsidR="004D0C2A">
        <w:rPr>
          <w:rFonts w:ascii="Calibri" w:hAnsi="Calibri" w:cs="Calibri"/>
        </w:rPr>
        <w:t xml:space="preserve">at </w:t>
      </w:r>
      <w:r w:rsidR="004A1BC8">
        <w:rPr>
          <w:rFonts w:ascii="Calibri" w:hAnsi="Calibri" w:cs="Calibri"/>
        </w:rPr>
        <w:t xml:space="preserve">three to four weeks before a spillover event, as </w:t>
      </w:r>
      <w:r w:rsidR="00DB2B16">
        <w:rPr>
          <w:rFonts w:ascii="Calibri" w:hAnsi="Calibri" w:cs="Calibri"/>
        </w:rPr>
        <w:t xml:space="preserve">was also seen in </w:t>
      </w:r>
      <w:r w:rsidR="00DB2B16">
        <w:rPr>
          <w:rFonts w:ascii="Calibri" w:hAnsi="Calibri" w:cs="Calibri"/>
        </w:rPr>
        <w:fldChar w:fldCharType="begin"/>
      </w:r>
      <w:r w:rsidR="00592202">
        <w:rPr>
          <w:rFonts w:ascii="Calibri" w:hAnsi="Calibri" w:cs="Calibri"/>
        </w:rPr>
        <w:instrText xml:space="preserve"> ADDIN ZOTERO_ITEM CSL_CITATION {"citationID":"33HcXPGl","properties":{"formattedCitation":"(Fujimoto &amp; Haga, 2024)","plainCitation":"(Fujimoto &amp; Haga, 2024)","dontUpdate":true,"noteIndex":0},"citationItems":[{"id":33,"uris":["http://zotero.org/users/3737837/items/9YB5ES8W"],"itemData":{"id":33,"type":"article-journal","abstract":"Highly pathogenic avian influenza (HPAI) poses a significant threat to animal and public\nhealth, with outbreaks occurring globally. HPAI poses significant challenges due to its\nhigh mortality rate and public health concerns, with outbreaks spreading globally since\nthe emergence of the H5N1 virus in 2003. In Japan, HPAI outbreaks have been particularly\nprevalent during autumn and winter seasons, with the 2022–2023 winter experiencing the\nmost severe outbreak to date. However, limited research has directly examined the\nassociation between HPAI outbreaks and weather conditions in Japan. Here we show that\nspecific weather conditions are associated with an increased risk of HPAI outbreaks on\npoultry farms in Japan. By analyzing databases of HPAI cases and meteorological data from\n2020–2023, we found that higher average air temperatures two to three weeks prior, lower\naverage wind speeds four weeks prior, and longer sunlight hours two and four weeks prior\nto outbreaks were significantly associated with increased risk of HPAI outbreaks in Japan.\nThese results suggest that weather may influence environmental survival and transmission\nof the virus, as well as patterns of wild bird movement that could seed new outbreaks.\nThese findings enhance our understanding of the factors influencing HPAI transmission\ndynamics and highlight the importance of integrating weather forecasts into disease\nsurveillance and prevention strategies.","container-title":"The Journal of Veterinary Medical Science","DOI":"10.1292/jvms.23-0521","ISSN":"0916-7250","issue":"10","journalAbbreviation":"J Vet Med Sci","page":"1045-1051","PMID":"39155082","PMCID":"PMC11442392","source":"PubMed Central","title":"Association between highly pathogenic avian influenza outbreaks and weather conditions in Japan","volume":"86","author":[{"family":"Fujimoto","given":"Yuri"},{"family":"Haga","given":"Takeshi"}],"issued":{"date-parts":[["2024",10]]}}}],"schema":"https://github.com/citation-style-language/schema/raw/master/csl-citation.json"} </w:instrText>
      </w:r>
      <w:r w:rsidR="00DB2B16">
        <w:rPr>
          <w:rFonts w:ascii="Calibri" w:hAnsi="Calibri" w:cs="Calibri"/>
        </w:rPr>
        <w:fldChar w:fldCharType="separate"/>
      </w:r>
      <w:r w:rsidR="00685A32">
        <w:rPr>
          <w:rFonts w:ascii="Calibri" w:hAnsi="Calibri" w:cs="Calibri"/>
          <w:noProof/>
        </w:rPr>
        <w:t>Fujimoto and Haga (2024)</w:t>
      </w:r>
      <w:r w:rsidR="00DB2B16">
        <w:rPr>
          <w:rFonts w:ascii="Calibri" w:hAnsi="Calibri" w:cs="Calibri"/>
        </w:rPr>
        <w:fldChar w:fldCharType="end"/>
      </w:r>
      <w:ins w:id="1102" w:author="Mooney, Fintan" w:date="2026-01-15T15:27:00Z" w16du:dateUtc="2026-01-15T20:27:00Z">
        <w:r w:rsidR="006D3A4F">
          <w:rPr>
            <w:rFonts w:ascii="Calibri" w:hAnsi="Calibri" w:cs="Calibri"/>
          </w:rPr>
          <w:t xml:space="preserve"> and </w:t>
        </w:r>
      </w:ins>
      <w:r w:rsidR="006D3A4F">
        <w:rPr>
          <w:rFonts w:ascii="Calibri" w:hAnsi="Calibri" w:cs="Calibri"/>
        </w:rPr>
        <w:fldChar w:fldCharType="begin"/>
      </w:r>
      <w:r w:rsidR="00F92E36">
        <w:rPr>
          <w:rFonts w:ascii="Calibri" w:hAnsi="Calibri" w:cs="Calibri"/>
        </w:rPr>
        <w:instrText xml:space="preserve"> ADDIN ZOTERO_ITEM CSL_CITATION {"citationID":"yWcaG0Fl","properties":{"formattedCitation":"(Chen et al., 2022)","plainCitation":"(Chen et al., 2022)","dontUpdate":true,"noteIndex":0},"citationItems":[{"id":1032,"uris":["http://zotero.org/users/3737837/items/YU42C37W"],"itemData":{"id":1032,"type":"article-journal","abstract":"The spread of highly pathogenic avian influenza H5N1 has posed a major threat to global public health. Understanding the spatiotemporal outbreak characteristics and environmental factors of H5N1 outbreaks is of great significance for the establishment of effective prevention and control systems. The time and location of H5N1 outbreaks in poultry and wild birds officially confirmed by the World Organization for Animal Health from 2005 to 2019 were collected. Spatial autocorrelation analysis and multidistance spatial agglomeration analysis methods were used to analyze the global outbreak sites of H5N1. Combined with remote sensing data, the correlation between H5N1 outbreaks and environmental factors was analyzed using binary logistic regression methods. We analyzed the correlation between the H5N1 outbreak and environmental factors and finally made a risk prediction for the global H5N1 outbreaks. The results show that the peak of the H5N1 outbreaks occurs in winter and spring. H5N1 outbreaks exhibit aggregation, and a weak aggregation phenomenon is noted on the scale close to 5000 km. Water distance, road distance, railway distance, wind speed, leaf area index (LAI), and specific humidity were protective factors for the outbreak of H5N1, and the odds ratio (OR) were 0.985, 0.989, 0.995, 0.717, 0.832, and 0.935, respectively. Temperature was a risk factor with an OR of 1.073. The significance of these ORs was greater than 95%. The global risk prediction map was obtained. Given that the novel coronavirus (COVID-19) is spreading globally, the methods and results of this study can provide a reference for studying the spread of COVID-19.","container-title":"Environmental Science and Pollution Research","DOI":"10.1007/s11356-022-19016-1","ISSN":"1614-7499","issue":"29","journalAbbreviation":"Environ Sci Pollut Res","language":"en","page":"44175-44185","source":"Springer Link","title":"Environmental factors and spatiotemporal distribution characteristics of the global outbreaks of the highly pathogenic avian influenza H5N1","volume":"29","author":[{"family":"Chen","given":"Wei"},{"family":"Zhang","given":"Xuepeng"},{"family":"Zhao","given":"Wenwu"},{"family":"Yang","given":"Lan"},{"family":"Wang","given":"Zhe"},{"family":"Bi","given":"Hongru"}],"issued":{"date-parts":[["2022",6,1]]}}}],"schema":"https://github.com/citation-style-language/schema/raw/master/csl-citation.json"} </w:instrText>
      </w:r>
      <w:r w:rsidR="006D3A4F">
        <w:rPr>
          <w:rFonts w:ascii="Calibri" w:hAnsi="Calibri" w:cs="Calibri"/>
        </w:rPr>
        <w:fldChar w:fldCharType="separate"/>
      </w:r>
      <w:del w:id="1103" w:author="Mooney, Fintan" w:date="2026-01-15T15:27:00Z" w16du:dateUtc="2026-01-15T20:27:00Z">
        <w:r w:rsidR="00250B16" w:rsidDel="00250B16">
          <w:rPr>
            <w:rFonts w:ascii="Calibri" w:hAnsi="Calibri" w:cs="Calibri"/>
            <w:noProof/>
          </w:rPr>
          <w:delText>(</w:delText>
        </w:r>
      </w:del>
      <w:r w:rsidR="00250B16">
        <w:rPr>
          <w:rFonts w:ascii="Calibri" w:hAnsi="Calibri" w:cs="Calibri"/>
          <w:noProof/>
        </w:rPr>
        <w:t>Chen et al.</w:t>
      </w:r>
      <w:del w:id="1104" w:author="Mooney, Fintan" w:date="2026-01-15T15:27:00Z" w16du:dateUtc="2026-01-15T20:27:00Z">
        <w:r w:rsidR="00250B16" w:rsidDel="00250B16">
          <w:rPr>
            <w:rFonts w:ascii="Calibri" w:hAnsi="Calibri" w:cs="Calibri"/>
            <w:noProof/>
          </w:rPr>
          <w:delText>,</w:delText>
        </w:r>
      </w:del>
      <w:r w:rsidR="00250B16">
        <w:rPr>
          <w:rFonts w:ascii="Calibri" w:hAnsi="Calibri" w:cs="Calibri"/>
          <w:noProof/>
        </w:rPr>
        <w:t xml:space="preserve"> </w:t>
      </w:r>
      <w:ins w:id="1105" w:author="Mooney, Fintan" w:date="2026-01-15T15:28:00Z" w16du:dateUtc="2026-01-15T20:28:00Z">
        <w:r w:rsidR="00250B16">
          <w:rPr>
            <w:rFonts w:ascii="Calibri" w:hAnsi="Calibri" w:cs="Calibri"/>
            <w:noProof/>
          </w:rPr>
          <w:t>(</w:t>
        </w:r>
      </w:ins>
      <w:r w:rsidR="00250B16">
        <w:rPr>
          <w:rFonts w:ascii="Calibri" w:hAnsi="Calibri" w:cs="Calibri"/>
          <w:noProof/>
        </w:rPr>
        <w:t>2022)</w:t>
      </w:r>
      <w:r w:rsidR="006D3A4F">
        <w:rPr>
          <w:rFonts w:ascii="Calibri" w:hAnsi="Calibri" w:cs="Calibri"/>
        </w:rPr>
        <w:fldChar w:fldCharType="end"/>
      </w:r>
      <w:r w:rsidR="00685A32">
        <w:rPr>
          <w:rFonts w:ascii="Calibri" w:hAnsi="Calibri" w:cs="Calibri"/>
        </w:rPr>
        <w:t xml:space="preserve">. </w:t>
      </w:r>
      <w:r w:rsidR="00BB0AFE">
        <w:rPr>
          <w:rFonts w:ascii="Calibri" w:hAnsi="Calibri" w:cs="Calibri"/>
        </w:rPr>
        <w:t xml:space="preserve">Moreover, </w:t>
      </w:r>
      <w:r w:rsidR="000B5BB6">
        <w:rPr>
          <w:rFonts w:ascii="Calibri" w:hAnsi="Calibri" w:cs="Calibri"/>
        </w:rPr>
        <w:t xml:space="preserve">in the same restricted analysis </w:t>
      </w:r>
      <w:r w:rsidR="00BB0AFE">
        <w:rPr>
          <w:rFonts w:ascii="Calibri" w:hAnsi="Calibri" w:cs="Calibri"/>
        </w:rPr>
        <w:t xml:space="preserve">we also observe that </w:t>
      </w:r>
      <w:r w:rsidR="00E427FE">
        <w:rPr>
          <w:rFonts w:ascii="Calibri" w:hAnsi="Calibri" w:cs="Calibri"/>
        </w:rPr>
        <w:t xml:space="preserve">increased wind speed </w:t>
      </w:r>
      <w:r w:rsidR="00935174">
        <w:rPr>
          <w:rFonts w:ascii="Calibri" w:hAnsi="Calibri" w:cs="Calibri"/>
        </w:rPr>
        <w:t xml:space="preserve">throughout the 4-week lag window is associated with HPAI </w:t>
      </w:r>
      <w:del w:id="1106" w:author="Mooney, Fintan" w:date="2026-01-12T22:42:00Z" w16du:dateUtc="2026-01-13T03:42:00Z">
        <w:r w:rsidR="00935174" w:rsidDel="00835F65">
          <w:rPr>
            <w:rFonts w:ascii="Calibri" w:hAnsi="Calibri" w:cs="Calibri"/>
          </w:rPr>
          <w:delText>outbreak risk</w:delText>
        </w:r>
      </w:del>
      <w:ins w:id="1107" w:author="Mooney, Fintan" w:date="2026-01-12T22:42:00Z" w16du:dateUtc="2026-01-13T03:42:00Z">
        <w:r w:rsidR="00835F65">
          <w:rPr>
            <w:rFonts w:ascii="Calibri" w:hAnsi="Calibri" w:cs="Calibri"/>
          </w:rPr>
          <w:t>spillover risk</w:t>
        </w:r>
      </w:ins>
      <w:r w:rsidR="004B1DD4">
        <w:rPr>
          <w:rFonts w:ascii="Calibri" w:hAnsi="Calibri" w:cs="Calibri"/>
        </w:rPr>
        <w:t xml:space="preserve">, consistent with evidence that </w:t>
      </w:r>
      <w:r w:rsidR="004D1F6D">
        <w:rPr>
          <w:rFonts w:ascii="Calibri" w:hAnsi="Calibri" w:cs="Calibri"/>
        </w:rPr>
        <w:t xml:space="preserve">wind is </w:t>
      </w:r>
      <w:r w:rsidR="00450E81">
        <w:rPr>
          <w:rFonts w:ascii="Calibri" w:hAnsi="Calibri" w:cs="Calibri"/>
        </w:rPr>
        <w:t xml:space="preserve">a </w:t>
      </w:r>
      <w:r w:rsidR="00F72D16">
        <w:rPr>
          <w:rFonts w:ascii="Calibri" w:hAnsi="Calibri" w:cs="Calibri"/>
        </w:rPr>
        <w:t>critical</w:t>
      </w:r>
      <w:r w:rsidR="004D1F6D">
        <w:rPr>
          <w:rFonts w:ascii="Calibri" w:hAnsi="Calibri" w:cs="Calibri"/>
        </w:rPr>
        <w:t xml:space="preserve"> </w:t>
      </w:r>
      <w:r w:rsidR="009707F6">
        <w:rPr>
          <w:rFonts w:ascii="Calibri" w:hAnsi="Calibri" w:cs="Calibri"/>
        </w:rPr>
        <w:t xml:space="preserve">medium </w:t>
      </w:r>
      <w:r w:rsidR="00F72D16">
        <w:rPr>
          <w:rFonts w:ascii="Calibri" w:hAnsi="Calibri" w:cs="Calibri"/>
        </w:rPr>
        <w:t>for spreading virus droplets among birds</w:t>
      </w:r>
      <w:r w:rsidR="00685A32">
        <w:rPr>
          <w:rFonts w:ascii="Calibri" w:hAnsi="Calibri" w:cs="Calibri"/>
        </w:rPr>
        <w:t xml:space="preserve"> </w:t>
      </w:r>
      <w:r w:rsidR="00685A32">
        <w:rPr>
          <w:rFonts w:ascii="Calibri" w:hAnsi="Calibri" w:cs="Calibri"/>
        </w:rPr>
        <w:fldChar w:fldCharType="begin"/>
      </w:r>
      <w:r w:rsidR="00592202">
        <w:rPr>
          <w:rFonts w:ascii="Calibri" w:hAnsi="Calibri" w:cs="Calibri"/>
        </w:rPr>
        <w:instrText xml:space="preserve"> ADDIN ZOTERO_ITEM CSL_CITATION {"citationID":"ttjMLsMI","properties":{"formattedCitation":"(Nagy et al., 2025)","plainCitation":"(Nagy et al., 2025)","noteIndex":0},"citationItems":[{"id":1030,"uris":["http://zotero.org/users/3737837/items/E56I9ZZP"],"itemData":{"id":1030,"type":"article-journal","abstract":"Understanding the transmission routes of high-pathogenicity avian influenza (HPAI) is crucial for developing effective control measures to prevent its spread. In this context, windborne transmission, the idea that the virus could travel through the air over considerable distances, is a contentious concept, and documented cases have been rare. Here, though, we provide genetic evidence supporting the feasibility of windborne transmission. During the 2023−24 HPAI season, molecular surveillance identified identical H5N1 strains among a cluster of unrelated commercial farms about 8 km apart in the Czech Republic. The episode started with the abrupt mortality of fattening ducks on one farm. This was followed by disease outbreaks at two nearby high-biosecurity chicken farms. Using genetic, epizootiological, meteorological and geographical data, we reconstructed a mosaic of events strongly suggesting wind was the most probable mechanism of infection transmission between poultry in at least two independent cases. By aligning the genetic and meteorological data with critical outbreak events, we determined the most likely time window during which the transmission occurred and inferred the sequence of infected houses at the recipient sites. Our results suggest that the contaminated plume emitted from the infected fattening duck farm was the critical medium of HPAI transmission, rather than the dust generated during depopulation. Furthermore, our results also strongly implicate the role of confined mechanically-ventilated buildings with high population densities in facilitating windborne transmission and propagating virus concentrations below the minimum infectious dose at the recipient sites. These findings underscore the importance of considering windborne spread in future outbreak mitigation strategies.","container-title":"PLOS ONE","DOI":"10.1371/journal.pone.0319880","ISSN":"1932-6203","issue":"9","journalAbbreviation":"PLOS ONE","language":"en","page":"e0319880","publisher":"Public Library of Science","source":"PLoS Journals","title":"Genetic data and meteorological conditions suggesting windborne transmission of H5N1 high-pathogenicity avian influenza between commercial poultry outbreaks","volume":"20","author":[{"family":"Nagy","given":"Alexander"},{"family":"Černíková","given":"Lenka"},{"family":"Sedlák","given":"Kamil"}],"issued":{"date-parts":[["2025",9,5]]}}}],"schema":"https://github.com/citation-style-language/schema/raw/master/csl-citation.json"} </w:instrText>
      </w:r>
      <w:r w:rsidR="00685A32">
        <w:rPr>
          <w:rFonts w:ascii="Calibri" w:hAnsi="Calibri" w:cs="Calibri"/>
        </w:rPr>
        <w:fldChar w:fldCharType="separate"/>
      </w:r>
      <w:r w:rsidR="0047313C">
        <w:rPr>
          <w:rFonts w:ascii="Calibri" w:hAnsi="Calibri" w:cs="Calibri"/>
          <w:noProof/>
        </w:rPr>
        <w:t>(Nagy et al., 2025)</w:t>
      </w:r>
      <w:r w:rsidR="00685A32">
        <w:rPr>
          <w:rFonts w:ascii="Calibri" w:hAnsi="Calibri" w:cs="Calibri"/>
        </w:rPr>
        <w:fldChar w:fldCharType="end"/>
      </w:r>
      <w:r w:rsidR="00F72D16">
        <w:rPr>
          <w:rFonts w:ascii="Calibri" w:hAnsi="Calibri" w:cs="Calibri"/>
        </w:rPr>
        <w:t xml:space="preserve">. </w:t>
      </w:r>
    </w:p>
    <w:p w14:paraId="4F66DCDE" w14:textId="77777777" w:rsidR="005B1A53" w:rsidRDefault="005B1A53">
      <w:pPr>
        <w:rPr>
          <w:ins w:id="1108" w:author="Mooney, Fintan" w:date="2026-01-15T15:26:00Z" w16du:dateUtc="2026-01-15T20:26:00Z"/>
          <w:rFonts w:ascii="Calibri" w:hAnsi="Calibri" w:cs="Calibri"/>
        </w:rPr>
      </w:pPr>
    </w:p>
    <w:p w14:paraId="2A7BFC68" w14:textId="6D0AB8F7" w:rsidR="0006334E" w:rsidRDefault="0047313C">
      <w:pPr>
        <w:ind w:firstLine="720"/>
        <w:rPr>
          <w:rFonts w:ascii="Calibri" w:hAnsi="Calibri" w:cs="Calibri"/>
        </w:rPr>
        <w:pPrChange w:id="1109" w:author="Mooney, Fintan" w:date="2026-01-15T15:26:00Z" w16du:dateUtc="2026-01-15T20:26:00Z">
          <w:pPr/>
        </w:pPrChange>
      </w:pPr>
      <w:r>
        <w:rPr>
          <w:rFonts w:ascii="Calibri" w:hAnsi="Calibri" w:cs="Calibri"/>
        </w:rPr>
        <w:t>High surface and subsurface runoff are not typically considered an attribute of dry conditions. However,</w:t>
      </w:r>
      <w:ins w:id="1110" w:author="Mooney, Fintan" w:date="2026-01-12T21:18:00Z" w16du:dateUtc="2026-01-13T02:18:00Z">
        <w:r w:rsidR="006032F0">
          <w:rPr>
            <w:rFonts w:ascii="Calibri" w:hAnsi="Calibri" w:cs="Calibri"/>
          </w:rPr>
          <w:t xml:space="preserve"> the</w:t>
        </w:r>
      </w:ins>
      <w:r>
        <w:rPr>
          <w:rFonts w:ascii="Calibri" w:hAnsi="Calibri" w:cs="Calibri"/>
        </w:rPr>
        <w:t xml:space="preserve"> </w:t>
      </w:r>
      <w:r w:rsidR="00904142">
        <w:rPr>
          <w:rFonts w:ascii="Calibri" w:hAnsi="Calibri" w:cs="Calibri"/>
        </w:rPr>
        <w:t>hydrology</w:t>
      </w:r>
      <w:ins w:id="1111" w:author="Mooney, Fintan" w:date="2026-01-12T21:18:00Z" w16du:dateUtc="2026-01-13T02:18:00Z">
        <w:r w:rsidR="006032F0">
          <w:rPr>
            <w:rFonts w:ascii="Calibri" w:hAnsi="Calibri" w:cs="Calibri"/>
          </w:rPr>
          <w:t xml:space="preserve"> literature</w:t>
        </w:r>
      </w:ins>
      <w:r w:rsidR="00904142">
        <w:rPr>
          <w:rFonts w:ascii="Calibri" w:hAnsi="Calibri" w:cs="Calibri"/>
        </w:rPr>
        <w:t xml:space="preserve"> </w:t>
      </w:r>
      <w:r w:rsidR="00481C1E">
        <w:rPr>
          <w:rFonts w:ascii="Calibri" w:hAnsi="Calibri" w:cs="Calibri"/>
        </w:rPr>
        <w:t xml:space="preserve">has </w:t>
      </w:r>
      <w:r w:rsidR="00C17ECC">
        <w:rPr>
          <w:rFonts w:ascii="Calibri" w:hAnsi="Calibri" w:cs="Calibri"/>
        </w:rPr>
        <w:t>documented an</w:t>
      </w:r>
      <w:r w:rsidR="00481C1E">
        <w:rPr>
          <w:rFonts w:ascii="Calibri" w:hAnsi="Calibri" w:cs="Calibri"/>
        </w:rPr>
        <w:t xml:space="preserve"> </w:t>
      </w:r>
      <w:r w:rsidR="00C17ECC">
        <w:rPr>
          <w:rFonts w:ascii="Calibri" w:hAnsi="Calibri" w:cs="Calibri"/>
        </w:rPr>
        <w:t>often-inverse</w:t>
      </w:r>
      <w:r w:rsidR="00481C1E">
        <w:rPr>
          <w:rFonts w:ascii="Calibri" w:hAnsi="Calibri" w:cs="Calibri"/>
        </w:rPr>
        <w:t xml:space="preserve"> </w:t>
      </w:r>
      <w:r w:rsidR="00C17ECC">
        <w:rPr>
          <w:rFonts w:ascii="Calibri" w:hAnsi="Calibri" w:cs="Calibri"/>
        </w:rPr>
        <w:t xml:space="preserve">relationship </w:t>
      </w:r>
      <w:r w:rsidR="00481C1E">
        <w:rPr>
          <w:rFonts w:ascii="Calibri" w:hAnsi="Calibri" w:cs="Calibri"/>
        </w:rPr>
        <w:t xml:space="preserve">between runoff and soil moisture, </w:t>
      </w:r>
      <w:r w:rsidR="00C17ECC">
        <w:rPr>
          <w:rFonts w:ascii="Calibri" w:hAnsi="Calibri" w:cs="Calibri"/>
        </w:rPr>
        <w:t xml:space="preserve">and that </w:t>
      </w:r>
      <w:r w:rsidR="003D54F8">
        <w:rPr>
          <w:rFonts w:ascii="Calibri" w:hAnsi="Calibri" w:cs="Calibri"/>
        </w:rPr>
        <w:t xml:space="preserve">abnormally high storm </w:t>
      </w:r>
      <w:r w:rsidR="000C67A1">
        <w:rPr>
          <w:rFonts w:ascii="Calibri" w:hAnsi="Calibri" w:cs="Calibri"/>
        </w:rPr>
        <w:t>runoff</w:t>
      </w:r>
      <w:r w:rsidR="00C17ECC">
        <w:rPr>
          <w:rFonts w:ascii="Calibri" w:hAnsi="Calibri" w:cs="Calibri"/>
        </w:rPr>
        <w:t xml:space="preserve"> can occur</w:t>
      </w:r>
      <w:r w:rsidR="000C67A1">
        <w:rPr>
          <w:rFonts w:ascii="Calibri" w:hAnsi="Calibri" w:cs="Calibri"/>
        </w:rPr>
        <w:t xml:space="preserve"> </w:t>
      </w:r>
      <w:r w:rsidR="003D54F8">
        <w:rPr>
          <w:rFonts w:ascii="Calibri" w:hAnsi="Calibri" w:cs="Calibri"/>
        </w:rPr>
        <w:t xml:space="preserve">after </w:t>
      </w:r>
      <w:r w:rsidR="000C67A1">
        <w:rPr>
          <w:rFonts w:ascii="Calibri" w:hAnsi="Calibri" w:cs="Calibri"/>
        </w:rPr>
        <w:lastRenderedPageBreak/>
        <w:t>periods of drought</w:t>
      </w:r>
      <w:r w:rsidR="00205B74">
        <w:rPr>
          <w:rFonts w:ascii="Calibri" w:hAnsi="Calibri" w:cs="Calibri"/>
        </w:rPr>
        <w:t xml:space="preserve"> </w:t>
      </w:r>
      <w:r w:rsidR="00205B74">
        <w:rPr>
          <w:rFonts w:ascii="Calibri" w:hAnsi="Calibri" w:cs="Calibri"/>
        </w:rPr>
        <w:fldChar w:fldCharType="begin"/>
      </w:r>
      <w:r w:rsidR="00EA7010">
        <w:rPr>
          <w:rFonts w:ascii="Calibri" w:hAnsi="Calibri" w:cs="Calibri"/>
        </w:rPr>
        <w:instrText xml:space="preserve"> ADDIN ZOTERO_ITEM CSL_CITATION {"citationID":"u2kJAyHG","properties":{"formattedCitation":"(Lange &amp; Haensler, 2012)","plainCitation":"(Lange &amp; Haensler, 2012)","noteIndex":0},"citationItems":[{"id":1054,"uris":["http://zotero.org/users/3737837/items/2RJTUWMK"],"itemData":{"id":1054,"type":"article-journal","abstract":"Several techniques were chosen to study changes in the hydrological response of a 1.53km2 forest headwater to the exceptional climatic situation in summer 2005, when an intense early summer drought was followed by a wet summer. Nine consecutive after-drought runoff events were investigated. Hydrograph separation by electrical conductivity and direct observations of streamflow temperature suggested that immediately after the drought, storm runoff generation was dominated by event water, predominantly from the surface (permanent saturated areas and forest roads). Only during following events did subsurface runoff components regain their importance, causing higher fractions of pre-event water and a longer term increase of baseflow. This was manifested by increasing fractions of delayed flow per event and by smoother recession limbs of event hydrographs. Deep soil moisture sensors showed a retarded response to after-drought rainfall. In hillslope springs above 510m, an almost contemporaneous, delayed increase of nitrate concentrations was found. Water quality data from the stream permitted insights into catchment scale runoff generation processes. Already in the very first water sample after the drought, diluted silica and enriched 18O-isotopes documented the importance of event water. One week later, suddenly increasing nitrate concentrations suggested the resumed participation of soil pathways, and hence subsurface components, in runoff generation after the drought. Thus, nitrate traced the after-drought transition from a surface- to a subsurface dominated runoff response, which soil moisture data had already indicated.","container-title":"Journal of Hydrology","DOI":"10.1016/j.jhydrol.2012.07.010","ISSN":"0022-1694","journalAbbreviation":"Journal of Hydrology","page":"157-164","source":"ScienceDirect","title":"Runoff generation following a prolonged dry period","volume":"464-465","author":[{"family":"Lange","given":"Jens"},{"family":"Haensler","given":"Andreas"}],"issued":{"date-parts":[["2012",9,25]]}}}],"schema":"https://github.com/citation-style-language/schema/raw/master/csl-citation.json"} </w:instrText>
      </w:r>
      <w:r w:rsidR="00205B74">
        <w:rPr>
          <w:rFonts w:ascii="Calibri" w:hAnsi="Calibri" w:cs="Calibri"/>
        </w:rPr>
        <w:fldChar w:fldCharType="separate"/>
      </w:r>
      <w:r w:rsidR="00EA7010">
        <w:rPr>
          <w:rFonts w:ascii="Calibri" w:hAnsi="Calibri" w:cs="Calibri"/>
          <w:noProof/>
        </w:rPr>
        <w:t>(Lange &amp; Haensler, 2012)</w:t>
      </w:r>
      <w:r w:rsidR="00205B74">
        <w:rPr>
          <w:rFonts w:ascii="Calibri" w:hAnsi="Calibri" w:cs="Calibri"/>
        </w:rPr>
        <w:fldChar w:fldCharType="end"/>
      </w:r>
      <w:r w:rsidR="0068203B">
        <w:rPr>
          <w:rFonts w:ascii="Calibri" w:hAnsi="Calibri" w:cs="Calibri"/>
        </w:rPr>
        <w:t>.</w:t>
      </w:r>
      <w:r w:rsidR="0056273C">
        <w:rPr>
          <w:rFonts w:ascii="Calibri" w:hAnsi="Calibri" w:cs="Calibri"/>
        </w:rPr>
        <w:t xml:space="preserve"> In our sensitivity analysis that </w:t>
      </w:r>
      <w:r w:rsidR="001E2DB2">
        <w:rPr>
          <w:rFonts w:ascii="Calibri" w:hAnsi="Calibri" w:cs="Calibri"/>
        </w:rPr>
        <w:t xml:space="preserve">performed </w:t>
      </w:r>
      <w:r w:rsidR="0056273C">
        <w:rPr>
          <w:rFonts w:ascii="Calibri" w:hAnsi="Calibri" w:cs="Calibri"/>
        </w:rPr>
        <w:t>a conditional logistic regression with a LASSO penalty,</w:t>
      </w:r>
      <w:r w:rsidR="001E2DB2">
        <w:rPr>
          <w:rFonts w:ascii="Calibri" w:hAnsi="Calibri" w:cs="Calibri"/>
        </w:rPr>
        <w:t xml:space="preserve"> we found that </w:t>
      </w:r>
      <w:r w:rsidR="0098011B">
        <w:rPr>
          <w:rFonts w:ascii="Calibri" w:hAnsi="Calibri" w:cs="Calibri"/>
        </w:rPr>
        <w:t xml:space="preserve">only wild bird abundance was a better predictor of </w:t>
      </w:r>
      <w:del w:id="1112" w:author="Mooney, Fintan" w:date="2026-01-12T22:42:00Z" w16du:dateUtc="2026-01-13T03:42:00Z">
        <w:r w:rsidR="00C27E38" w:rsidDel="00835F65">
          <w:rPr>
            <w:rFonts w:ascii="Calibri" w:hAnsi="Calibri" w:cs="Calibri"/>
          </w:rPr>
          <w:delText>outbreak risk</w:delText>
        </w:r>
      </w:del>
      <w:ins w:id="1113" w:author="Mooney, Fintan" w:date="2026-01-12T22:42:00Z" w16du:dateUtc="2026-01-13T03:42:00Z">
        <w:r w:rsidR="00835F65">
          <w:rPr>
            <w:rFonts w:ascii="Calibri" w:hAnsi="Calibri" w:cs="Calibri"/>
          </w:rPr>
          <w:t>spillover risk</w:t>
        </w:r>
      </w:ins>
      <w:r w:rsidR="00C27E38">
        <w:rPr>
          <w:rFonts w:ascii="Calibri" w:hAnsi="Calibri" w:cs="Calibri"/>
        </w:rPr>
        <w:t xml:space="preserve"> across the lag-window</w:t>
      </w:r>
      <w:r w:rsidR="00A00637">
        <w:rPr>
          <w:rFonts w:ascii="Calibri" w:hAnsi="Calibri" w:cs="Calibri"/>
        </w:rPr>
        <w:t xml:space="preserve">. </w:t>
      </w:r>
      <w:r w:rsidR="00C27E38">
        <w:rPr>
          <w:rFonts w:ascii="Calibri" w:hAnsi="Calibri" w:cs="Calibri"/>
        </w:rPr>
        <w:t xml:space="preserve">Additionally, </w:t>
      </w:r>
      <w:r w:rsidR="008C4542">
        <w:rPr>
          <w:rFonts w:ascii="Calibri" w:hAnsi="Calibri" w:cs="Calibri"/>
        </w:rPr>
        <w:t xml:space="preserve">the cumulative odds ratios from the primary model </w:t>
      </w:r>
      <w:r w:rsidR="00AD4427">
        <w:rPr>
          <w:rFonts w:ascii="Calibri" w:hAnsi="Calibri" w:cs="Calibri"/>
        </w:rPr>
        <w:t xml:space="preserve">indicate </w:t>
      </w:r>
      <w:r w:rsidR="008C4542">
        <w:rPr>
          <w:rFonts w:ascii="Calibri" w:hAnsi="Calibri" w:cs="Calibri"/>
        </w:rPr>
        <w:t xml:space="preserve">that an accumulation of runoff </w:t>
      </w:r>
      <w:r w:rsidR="00880C1D">
        <w:rPr>
          <w:rFonts w:ascii="Calibri" w:hAnsi="Calibri" w:cs="Calibri"/>
        </w:rPr>
        <w:t xml:space="preserve">over the </w:t>
      </w:r>
      <w:r w:rsidR="00293261">
        <w:rPr>
          <w:rFonts w:ascii="Calibri" w:hAnsi="Calibri" w:cs="Calibri"/>
        </w:rPr>
        <w:t>four weeks</w:t>
      </w:r>
      <w:r w:rsidR="00880C1D">
        <w:rPr>
          <w:rFonts w:ascii="Calibri" w:hAnsi="Calibri" w:cs="Calibri"/>
        </w:rPr>
        <w:t xml:space="preserve"> prior to an outbreak</w:t>
      </w:r>
      <w:r w:rsidR="00293261">
        <w:rPr>
          <w:rFonts w:ascii="Calibri" w:hAnsi="Calibri" w:cs="Calibri"/>
        </w:rPr>
        <w:t xml:space="preserve"> is significantly associated with </w:t>
      </w:r>
      <w:del w:id="1114" w:author="Mooney, Fintan" w:date="2026-01-12T22:42:00Z" w16du:dateUtc="2026-01-13T03:42:00Z">
        <w:r w:rsidR="00293261" w:rsidDel="00835F65">
          <w:rPr>
            <w:rFonts w:ascii="Calibri" w:hAnsi="Calibri" w:cs="Calibri"/>
          </w:rPr>
          <w:delText>outbreak risk</w:delText>
        </w:r>
      </w:del>
      <w:ins w:id="1115" w:author="Mooney, Fintan" w:date="2026-01-12T22:42:00Z" w16du:dateUtc="2026-01-13T03:42:00Z">
        <w:r w:rsidR="00835F65">
          <w:rPr>
            <w:rFonts w:ascii="Calibri" w:hAnsi="Calibri" w:cs="Calibri"/>
          </w:rPr>
          <w:t>spillover risk</w:t>
        </w:r>
      </w:ins>
      <w:r w:rsidR="00293261">
        <w:rPr>
          <w:rFonts w:ascii="Calibri" w:hAnsi="Calibri" w:cs="Calibri"/>
        </w:rPr>
        <w:t>.</w:t>
      </w:r>
      <w:r w:rsidR="001F0AA5">
        <w:rPr>
          <w:rFonts w:ascii="Calibri" w:hAnsi="Calibri" w:cs="Calibri"/>
        </w:rPr>
        <w:t xml:space="preserve"> </w:t>
      </w:r>
      <w:r w:rsidR="00880C1D">
        <w:rPr>
          <w:rFonts w:ascii="Calibri" w:hAnsi="Calibri" w:cs="Calibri"/>
        </w:rPr>
        <w:t>B</w:t>
      </w:r>
      <w:r w:rsidR="001F0AA5">
        <w:rPr>
          <w:rFonts w:ascii="Calibri" w:hAnsi="Calibri" w:cs="Calibri"/>
        </w:rPr>
        <w:t xml:space="preserve">eyond wind, </w:t>
      </w:r>
      <w:r w:rsidR="00880C1D">
        <w:rPr>
          <w:rFonts w:ascii="Calibri" w:hAnsi="Calibri" w:cs="Calibri"/>
        </w:rPr>
        <w:t xml:space="preserve">these findings </w:t>
      </w:r>
      <w:r w:rsidR="006D26F4">
        <w:rPr>
          <w:rFonts w:ascii="Calibri" w:hAnsi="Calibri" w:cs="Calibri"/>
        </w:rPr>
        <w:t>suggest that runoff</w:t>
      </w:r>
      <w:r w:rsidR="00880C1D">
        <w:rPr>
          <w:rFonts w:ascii="Calibri" w:hAnsi="Calibri" w:cs="Calibri"/>
        </w:rPr>
        <w:t xml:space="preserve"> may be</w:t>
      </w:r>
      <w:r w:rsidR="006D26F4">
        <w:rPr>
          <w:rFonts w:ascii="Calibri" w:hAnsi="Calibri" w:cs="Calibri"/>
        </w:rPr>
        <w:t xml:space="preserve"> a</w:t>
      </w:r>
      <w:r w:rsidR="00880C1D">
        <w:rPr>
          <w:rFonts w:ascii="Calibri" w:hAnsi="Calibri" w:cs="Calibri"/>
        </w:rPr>
        <w:t>n</w:t>
      </w:r>
      <w:r w:rsidR="006D26F4">
        <w:rPr>
          <w:rFonts w:ascii="Calibri" w:hAnsi="Calibri" w:cs="Calibri"/>
        </w:rPr>
        <w:t xml:space="preserve"> </w:t>
      </w:r>
      <w:r w:rsidR="00880C1D">
        <w:rPr>
          <w:rFonts w:ascii="Calibri" w:hAnsi="Calibri" w:cs="Calibri"/>
        </w:rPr>
        <w:t>important</w:t>
      </w:r>
      <w:r w:rsidR="006D26F4">
        <w:rPr>
          <w:rFonts w:ascii="Calibri" w:hAnsi="Calibri" w:cs="Calibri"/>
        </w:rPr>
        <w:t xml:space="preserve"> </w:t>
      </w:r>
      <w:r w:rsidR="00FE1E2D">
        <w:rPr>
          <w:rFonts w:ascii="Calibri" w:hAnsi="Calibri" w:cs="Calibri"/>
        </w:rPr>
        <w:t>pathway</w:t>
      </w:r>
      <w:r w:rsidR="00880C1D">
        <w:rPr>
          <w:rFonts w:ascii="Calibri" w:hAnsi="Calibri" w:cs="Calibri"/>
        </w:rPr>
        <w:t xml:space="preserve"> </w:t>
      </w:r>
      <w:r w:rsidR="00C63E17">
        <w:rPr>
          <w:rFonts w:ascii="Calibri" w:hAnsi="Calibri" w:cs="Calibri"/>
        </w:rPr>
        <w:t xml:space="preserve">by which </w:t>
      </w:r>
      <w:r w:rsidR="000525CC">
        <w:rPr>
          <w:rFonts w:ascii="Calibri" w:hAnsi="Calibri" w:cs="Calibri"/>
        </w:rPr>
        <w:t xml:space="preserve">virus </w:t>
      </w:r>
      <w:ins w:id="1116" w:author="Mooney, Fintan" w:date="2026-01-13T10:51:00Z" w16du:dateUtc="2026-01-13T15:51:00Z">
        <w:r w:rsidR="001D4759">
          <w:rPr>
            <w:rFonts w:ascii="Calibri" w:hAnsi="Calibri" w:cs="Calibri"/>
          </w:rPr>
          <w:t xml:space="preserve">present </w:t>
        </w:r>
      </w:ins>
      <w:del w:id="1117" w:author="Mooney, Fintan" w:date="2026-01-13T10:51:00Z" w16du:dateUtc="2026-01-13T15:51:00Z">
        <w:r w:rsidR="000525CC" w:rsidDel="007E7DF8">
          <w:rPr>
            <w:rFonts w:ascii="Calibri" w:hAnsi="Calibri" w:cs="Calibri"/>
          </w:rPr>
          <w:delText xml:space="preserve">droplets </w:delText>
        </w:r>
      </w:del>
      <w:r w:rsidR="000525CC">
        <w:rPr>
          <w:rFonts w:ascii="Calibri" w:hAnsi="Calibri" w:cs="Calibri"/>
        </w:rPr>
        <w:t xml:space="preserve">from </w:t>
      </w:r>
      <w:r w:rsidR="00861A18">
        <w:rPr>
          <w:rFonts w:ascii="Calibri" w:hAnsi="Calibri" w:cs="Calibri"/>
        </w:rPr>
        <w:t xml:space="preserve">areas with wild bird </w:t>
      </w:r>
      <w:r w:rsidR="00FE1E2D">
        <w:rPr>
          <w:rFonts w:ascii="Calibri" w:hAnsi="Calibri" w:cs="Calibri"/>
        </w:rPr>
        <w:t>activity</w:t>
      </w:r>
      <w:r w:rsidR="00C63E17">
        <w:rPr>
          <w:rFonts w:ascii="Calibri" w:hAnsi="Calibri" w:cs="Calibri"/>
        </w:rPr>
        <w:t xml:space="preserve"> are transported</w:t>
      </w:r>
      <w:r w:rsidR="00FE1E2D">
        <w:rPr>
          <w:rFonts w:ascii="Calibri" w:hAnsi="Calibri" w:cs="Calibri"/>
        </w:rPr>
        <w:t xml:space="preserve"> </w:t>
      </w:r>
      <w:r w:rsidR="00861A18">
        <w:rPr>
          <w:rFonts w:ascii="Calibri" w:hAnsi="Calibri" w:cs="Calibri"/>
        </w:rPr>
        <w:t xml:space="preserve">into poultry farms. </w:t>
      </w:r>
      <w:r w:rsidR="00FE1E2D">
        <w:rPr>
          <w:rFonts w:ascii="Calibri" w:hAnsi="Calibri" w:cs="Calibri"/>
        </w:rPr>
        <w:t xml:space="preserve">Previous research </w:t>
      </w:r>
      <w:r w:rsidR="007939FC">
        <w:rPr>
          <w:rFonts w:ascii="Calibri" w:hAnsi="Calibri" w:cs="Calibri"/>
        </w:rPr>
        <w:fldChar w:fldCharType="begin"/>
      </w:r>
      <w:r w:rsidR="00592202">
        <w:rPr>
          <w:rFonts w:ascii="Calibri" w:hAnsi="Calibri" w:cs="Calibri"/>
        </w:rPr>
        <w:instrText xml:space="preserve"> ADDIN ZOTERO_ITEM CSL_CITATION {"citationID":"mMNqIPfd","properties":{"formattedCitation":"(Guinat et al., 2025)","plainCitation":"(Guinat et al., 2025)","noteIndex":0},"citationItems":[{"id":1055,"uris":["http://zotero.org/users/3737837/items/397RXR33"],"itemData":{"id":1055,"type":"article-journal","abstract":"The continuous spread of highly pathogenic avian influenza H5 viruses poses significant challenges, particularly in regions with high poultry farm densities where conventional control measures are less effective. Using phylogeographic and phylodynamic tools, we analysed virus spread in southwestern France in 2020 and 2021, a region with recurrent outbreaks. Following a single introduction, the virus spread regionally, mostly affecting duck farms, with an average velocity of 10.5 km/week and a peak at 27.8 km/week in mid-December. The effective reproduction number between farms (Re) exceeded 1 in December, peaking at 3.8 in mid-December. Transmission declined after late December, coinciding with extensive preventive culling, suggesting that standard 3- and 10-km zones were more effective when combined with timely, large-scale interventions. Farm infectiousness was estimated around 9 days, highlighting a critical window of undetected viral shedding and transmission risk. Duck farm density and poultry farm proximity were key drivers of virus spread, likely due to the higher virus susceptibility and transmission efficiency of ducks compared to chickens. We identified density and proximity thresholds required to maintain effective control (Re &lt; 1). These findings offer actionable guidance to support regional biosecurity and to improve the robustness of the poultry sector to mitigate future outbreaks.","container-title":"Communications Biology","DOI":"10.1038/s42003-025-08687-4","ISSN":"2399-3642","issue":"1","journalAbbreviation":"Commun Biol","language":"en","license":"2025 The Author(s)","page":"1306","publisher":"Nature Publishing Group","source":"www.nature.com","title":"Poultry farm density and proximity drive highly pathogenic avian influenza spread","volume":"8","author":[{"family":"Guinat","given":"Claire"},{"family":"Valenzuela Agüí","given":"Cecilia"},{"family":"Briand","given":"François-Xavier"},{"family":"Chakraborty","given":"Debapriyo"},{"family":"Fourtune","given":"Lisa"},{"family":"Lambert","given":"Sébastien"},{"family":"Jimenez Pellicer","given":"Andrea"},{"family":"Rautureau","given":"Severine"},{"family":"Gerbier","given":"Guillaume"},{"family":"Plessis","given":"Louis","non-dropping-particle":"du"},{"family":"Stadler","given":"Tanja"},{"family":"Grasland","given":"Beatrice"},{"family":"Paul","given":"Mathilde C."},{"family":"Vergne","given":"Timothée"}],"issued":{"date-parts":[["2025",8,29]]}}}],"schema":"https://github.com/citation-style-language/schema/raw/master/csl-citation.json"} </w:instrText>
      </w:r>
      <w:r w:rsidR="007939FC">
        <w:rPr>
          <w:rFonts w:ascii="Calibri" w:hAnsi="Calibri" w:cs="Calibri"/>
        </w:rPr>
        <w:fldChar w:fldCharType="separate"/>
      </w:r>
      <w:r w:rsidR="007939FC">
        <w:rPr>
          <w:rFonts w:ascii="Calibri" w:hAnsi="Calibri" w:cs="Calibri"/>
          <w:noProof/>
        </w:rPr>
        <w:t>(Guinat et al., 2025)</w:t>
      </w:r>
      <w:r w:rsidR="007939FC">
        <w:rPr>
          <w:rFonts w:ascii="Calibri" w:hAnsi="Calibri" w:cs="Calibri"/>
        </w:rPr>
        <w:fldChar w:fldCharType="end"/>
      </w:r>
      <w:r w:rsidR="007939FC">
        <w:rPr>
          <w:rFonts w:ascii="Calibri" w:hAnsi="Calibri" w:cs="Calibri"/>
        </w:rPr>
        <w:t xml:space="preserve"> </w:t>
      </w:r>
      <w:r w:rsidR="00FE1E2D">
        <w:rPr>
          <w:rFonts w:ascii="Calibri" w:hAnsi="Calibri" w:cs="Calibri"/>
        </w:rPr>
        <w:t>did not identify an association between r</w:t>
      </w:r>
      <w:r w:rsidR="00CF2B70">
        <w:rPr>
          <w:rFonts w:ascii="Calibri" w:hAnsi="Calibri" w:cs="Calibri"/>
        </w:rPr>
        <w:t>unoff</w:t>
      </w:r>
      <w:r w:rsidR="00FE1E2D">
        <w:rPr>
          <w:rFonts w:ascii="Calibri" w:hAnsi="Calibri" w:cs="Calibri"/>
        </w:rPr>
        <w:t xml:space="preserve"> and HPAI spillover, but that analysis </w:t>
      </w:r>
      <w:r w:rsidR="007939FC">
        <w:rPr>
          <w:rFonts w:ascii="Calibri" w:hAnsi="Calibri" w:cs="Calibri"/>
        </w:rPr>
        <w:t>studied outbreaks during 2020-2021</w:t>
      </w:r>
      <w:r w:rsidR="00025AFD">
        <w:rPr>
          <w:rFonts w:ascii="Calibri" w:hAnsi="Calibri" w:cs="Calibri"/>
        </w:rPr>
        <w:t xml:space="preserve"> that may be</w:t>
      </w:r>
      <w:r w:rsidR="00CF2B70">
        <w:rPr>
          <w:rFonts w:ascii="Calibri" w:hAnsi="Calibri" w:cs="Calibri"/>
        </w:rPr>
        <w:t xml:space="preserve"> </w:t>
      </w:r>
      <w:r w:rsidR="00025AFD">
        <w:rPr>
          <w:rFonts w:ascii="Calibri" w:hAnsi="Calibri" w:cs="Calibri"/>
        </w:rPr>
        <w:t>unrelated to the</w:t>
      </w:r>
      <w:r w:rsidR="00E73558">
        <w:rPr>
          <w:rFonts w:ascii="Calibri" w:hAnsi="Calibri" w:cs="Calibri"/>
        </w:rPr>
        <w:t xml:space="preserve"> virulent H5 subtypes </w:t>
      </w:r>
      <w:r w:rsidR="00025AFD">
        <w:rPr>
          <w:rFonts w:ascii="Calibri" w:hAnsi="Calibri" w:cs="Calibri"/>
        </w:rPr>
        <w:t>considered</w:t>
      </w:r>
      <w:ins w:id="1118" w:author="Mooney, Fintan" w:date="2026-01-13T10:52:00Z" w16du:dateUtc="2026-01-13T15:52:00Z">
        <w:r w:rsidR="001D4759">
          <w:rPr>
            <w:rFonts w:ascii="Calibri" w:hAnsi="Calibri" w:cs="Calibri"/>
          </w:rPr>
          <w:t xml:space="preserve"> in this analysis.</w:t>
        </w:r>
      </w:ins>
      <w:del w:id="1119" w:author="Mooney, Fintan" w:date="2026-01-13T10:52:00Z" w16du:dateUtc="2026-01-13T15:52:00Z">
        <w:r w:rsidR="00025AFD" w:rsidDel="001D4759">
          <w:rPr>
            <w:rFonts w:ascii="Calibri" w:hAnsi="Calibri" w:cs="Calibri"/>
          </w:rPr>
          <w:delText xml:space="preserve"> here</w:delText>
        </w:r>
        <w:r w:rsidR="00E73558" w:rsidDel="001D4759">
          <w:rPr>
            <w:rFonts w:ascii="Calibri" w:hAnsi="Calibri" w:cs="Calibri"/>
          </w:rPr>
          <w:delText xml:space="preserve">. </w:delText>
        </w:r>
      </w:del>
    </w:p>
    <w:p w14:paraId="0D798638" w14:textId="77777777" w:rsidR="00C63E17" w:rsidRDefault="00C63E17">
      <w:pPr>
        <w:rPr>
          <w:rFonts w:ascii="Calibri" w:hAnsi="Calibri" w:cs="Calibri"/>
        </w:rPr>
      </w:pPr>
    </w:p>
    <w:p w14:paraId="4F4E3A65" w14:textId="724F566C" w:rsidR="008E418B" w:rsidRDefault="00BA0C9A">
      <w:pPr>
        <w:rPr>
          <w:rFonts w:ascii="Calibri" w:hAnsi="Calibri" w:cs="Calibri"/>
        </w:rPr>
      </w:pPr>
      <w:r>
        <w:rPr>
          <w:rFonts w:ascii="Calibri" w:hAnsi="Calibri" w:cs="Calibri"/>
        </w:rPr>
        <w:t>4.</w:t>
      </w:r>
      <w:r w:rsidR="007505E6">
        <w:rPr>
          <w:rFonts w:ascii="Calibri" w:hAnsi="Calibri" w:cs="Calibri"/>
        </w:rPr>
        <w:t>2</w:t>
      </w:r>
      <w:r>
        <w:rPr>
          <w:rFonts w:ascii="Calibri" w:hAnsi="Calibri" w:cs="Calibri"/>
        </w:rPr>
        <w:t xml:space="preserve"> Influence of </w:t>
      </w:r>
      <w:r w:rsidR="009F2DD7">
        <w:rPr>
          <w:rFonts w:ascii="Calibri" w:hAnsi="Calibri" w:cs="Calibri"/>
        </w:rPr>
        <w:t>Migratory Birds</w:t>
      </w:r>
    </w:p>
    <w:p w14:paraId="31C2DBAC" w14:textId="77777777" w:rsidR="008E418B" w:rsidRDefault="008E418B">
      <w:pPr>
        <w:rPr>
          <w:rFonts w:ascii="Calibri" w:hAnsi="Calibri" w:cs="Calibri"/>
        </w:rPr>
      </w:pPr>
    </w:p>
    <w:p w14:paraId="02F95E15" w14:textId="036A07EE" w:rsidR="009F2DD7" w:rsidRDefault="00195F81">
      <w:pPr>
        <w:rPr>
          <w:rFonts w:ascii="Calibri" w:hAnsi="Calibri" w:cs="Calibri"/>
        </w:rPr>
      </w:pPr>
      <w:r>
        <w:rPr>
          <w:rFonts w:ascii="Calibri" w:hAnsi="Calibri" w:cs="Calibri"/>
        </w:rPr>
        <w:tab/>
      </w:r>
      <w:del w:id="1120" w:author="Mooney, Fintan" w:date="2026-01-14T21:41:00Z" w16du:dateUtc="2026-01-15T02:41:00Z">
        <w:r w:rsidR="00D80B53" w:rsidDel="00886385">
          <w:rPr>
            <w:rFonts w:ascii="Calibri" w:hAnsi="Calibri" w:cs="Calibri"/>
          </w:rPr>
          <w:delText>Prior research</w:delText>
        </w:r>
      </w:del>
      <w:ins w:id="1121" w:author="Mooney, Fintan" w:date="2026-01-14T21:41:00Z" w16du:dateUtc="2026-01-15T02:41:00Z">
        <w:r w:rsidR="00886385">
          <w:rPr>
            <w:rFonts w:ascii="Calibri" w:hAnsi="Calibri" w:cs="Calibri"/>
          </w:rPr>
          <w:t>Some studies</w:t>
        </w:r>
      </w:ins>
      <w:r w:rsidR="004570EE">
        <w:rPr>
          <w:rFonts w:ascii="Calibri" w:hAnsi="Calibri" w:cs="Calibri"/>
        </w:rPr>
        <w:t xml:space="preserve"> </w:t>
      </w:r>
      <w:r w:rsidR="004570EE">
        <w:rPr>
          <w:rFonts w:ascii="Calibri" w:hAnsi="Calibri" w:cs="Calibri"/>
        </w:rPr>
        <w:fldChar w:fldCharType="begin"/>
      </w:r>
      <w:r w:rsidR="00592202">
        <w:rPr>
          <w:rFonts w:ascii="Calibri" w:hAnsi="Calibri" w:cs="Calibri"/>
        </w:rPr>
        <w:instrText xml:space="preserve"> ADDIN ZOTERO_ITEM CSL_CITATION {"citationID":"rC8uqskk","properties":{"formattedCitation":"(Damodaran et al., 2025a, 2025b; Jindal et al., 2025)","plainCitation":"(Damodaran et al., 2025a, 2025b; Jindal et al., 2025)","noteIndex":0},"citationItems":[{"id":1017,"uris":["http://zotero.org/users/3737837/items/VKZTHKDJ"],"itemData":{"id":1017,"type":"article-journal","abstract":"Since late 2021, a panzootic of highly pathogenic H5N1 has devastated wild birds, agriculture, and mammals. Analysis of 1,818 Hemagglutinin sequences from wild birds, domestic birds and mammals revealed that the North American panzootic was driven by ~9 introductions into the Atlantic and Pacific Flyways, followed by rapid dissemination via wild, migratory birds. Transmission was primarily driven by Anseriformes, while non-canonical species acted as dead-end hosts. Unlike the epizootic of 2015, outbreaks in domestic birds were driven by ~46–113 independent introductions from wild birds that persisted for up to 6 months. Backyard birds were infected ~9 days earlier on average than commercial poultry, suggesting potential as “early warning signals” for transmission upticks. We find that wild birds are an emerging source of H5N1 in North America, necessitating enhanced, continuous surveillance. Prevention of agricultural outbreaks may now require novel strategies that reduce transmission at the wild bird/agriculture interface.","container-title":"bioRxiv","DOI":"10.1101/2024.12.16.628739","ISSN":"2692-8205","journalAbbreviation":"bioRxiv","page":"2024.12.16.628739","PMID":"39763879","PMCID":"PMC11702765","source":"PubMed Central","title":"Intensive transmission in wild, migratory birds drove rapid geographic dissemination and repeated spillovers of H5N1 into agriculture in North America","author":[{"family":"Damodaran","given":"Lambodhar"},{"family":"Jaeger","given":"Anna"},{"family":"Moncla","given":"Louise H."}],"issued":{"date-parts":[["2025",8,19]]}}},{"id":1008,"uris":["http://zotero.org/users/3737837/items/TXF44TC4"],"itemData":{"id":1008,"type":"article-journal","abstract":"Since late 2021, a panzootic of highly pathogenic H5N1 has devastated wild birds, agriculture and mammals. Here an analysis of 1,818 haemagglutinin sequences from wild birds, domestic birds and mammals reveals that the North American panzootic was driven by around nine introductions into the Atlantic and Pacific flyways, followed by rapid dissemination through wild, migratory birds. Transmission was primarily driven by Anseriformes, while non-canonical species acted as dead-end hosts. In contrast to the epizootic of 2015 (refs. 1,2), outbreaks in domestic birds were driven by around 46–113 independent introductions from wild birds that persisted for up to 6 months. Backyard birds were infected around 9 days earlier on average than commercial poultry, suggesting potential as early-warning signals for transmission upticks. We pinpoint wild birds as critical drivers of the epizootic, implying that enhanced surveillance in wild birds and strategies that reduce transmission at the wild–agriculture interface will be key for future tracking and outbreak prevention.","container-title":"Nature","DOI":"10.1038/s41586-025-09737-x","ISSN":"1476-4687","language":"en","license":"2025 The Author(s)","page":"1-10","publisher":"Nature Publishing Group","source":"www.nature.com","title":"Ecology and spread of the North American H5N1 epizootic","author":[{"family":"Damodaran","given":"Lambodhar"},{"family":"Jaeger","given":"Anna S."},{"family":"Moncla","given":"Louise H."}],"issued":{"date-parts":[["2025",11,12]]}}},{"id":1021,"uris":["http://zotero.org/users/3737837/items/38EGYSQU"],"itemData":{"id":1021,"type":"article-journal","abstract":"This study presents the interplay between wild bird migrations and global poultry trade in the unprecedented spread of highly pathogenic avian influenza, particularly the H5N1 clade 2.3.4.4b strain, across the world and diverse ecosystems from 2020 to 2023. We theorized the role of migratory birds in spreading pathogens as various wild bird species traverse major flyways between the northern and southern hemispheres. Simultaneously, we analyzed the global poultry trade data to assess its role in H5N1's anthropogenic spread, highlighting how human economic activities intersect with natural avian behaviors in disease dynamics. Lastly, we conducted spatial hotspot analysis to identify areas of significant clustering of H5N1 outbreak points over different bird families from 2003 to 2023. This approach provides a strong framework for identifying specific regions at higher risk for H5N1 outbreaks and upon which to further evaluate these patterns with targeted intervention studies and research into what is driving these patterns. Our findings indicate that both the poultry sector and wild bird migrations significantly contribute to global H5N1 transmission, which helps better understanding of H5N1 transmission mechanisms when combined with ecological, epidemiological, and socio-economic perspectives. The results are intended to inform policy-making and strategic planning in wildlife conservation and the poultry trade to improve public health and animal welfare globally.","container-title":"GeoHealth","DOI":"10.1029/2024GH001296","ISSN":"2471-1403","issue":"3","language":"en","license":"© 2025 The Author(s). GeoHealth published by Wiley Periodicals LLC on behalf of American Geophysical Union.","note":"_eprint: https://agupubs.onlinelibrary.wiley.com/doi/pdf/10.1029/2024GH001296","page":"e2024GH001296","source":"Wiley Online Library","title":"A Geospatial Perspective Toward the Role of Wild Bird Migrations and Global Poultry Trade in the Spread of Highly Pathogenic Avian Influenza H5N1","volume":"9","author":[{"family":"Jindal","given":"Mehak"},{"family":"Stone","given":"Haley"},{"family":"Lim","given":"Samsung"},{"family":"MacIntyre","given":"C. Raina"}],"issued":{"date-parts":[["2025"]]}}}],"schema":"https://github.com/citation-style-language/schema/raw/master/csl-citation.json"} </w:instrText>
      </w:r>
      <w:r w:rsidR="004570EE">
        <w:rPr>
          <w:rFonts w:ascii="Calibri" w:hAnsi="Calibri" w:cs="Calibri"/>
        </w:rPr>
        <w:fldChar w:fldCharType="separate"/>
      </w:r>
      <w:r w:rsidR="004570EE">
        <w:rPr>
          <w:rFonts w:ascii="Calibri" w:hAnsi="Calibri" w:cs="Calibri"/>
          <w:noProof/>
        </w:rPr>
        <w:t>(Damodaran et al., 2025a, 2025b; Jindal et al., 2025)</w:t>
      </w:r>
      <w:r w:rsidR="004570EE">
        <w:rPr>
          <w:rFonts w:ascii="Calibri" w:hAnsi="Calibri" w:cs="Calibri"/>
        </w:rPr>
        <w:fldChar w:fldCharType="end"/>
      </w:r>
      <w:r w:rsidR="00D80B53">
        <w:rPr>
          <w:rFonts w:ascii="Calibri" w:hAnsi="Calibri" w:cs="Calibri"/>
        </w:rPr>
        <w:t xml:space="preserve"> </w:t>
      </w:r>
      <w:del w:id="1122" w:author="Mooney, Fintan" w:date="2026-01-14T21:41:00Z" w16du:dateUtc="2026-01-15T02:41:00Z">
        <w:r w:rsidR="00C7540A" w:rsidDel="00886385">
          <w:rPr>
            <w:rFonts w:ascii="Calibri" w:hAnsi="Calibri" w:cs="Calibri"/>
          </w:rPr>
          <w:delText>argues</w:delText>
        </w:r>
        <w:r w:rsidR="004570EE" w:rsidDel="00886385">
          <w:rPr>
            <w:rFonts w:ascii="Calibri" w:hAnsi="Calibri" w:cs="Calibri"/>
          </w:rPr>
          <w:delText xml:space="preserve"> </w:delText>
        </w:r>
        <w:r w:rsidR="00D80B53" w:rsidDel="00886385">
          <w:rPr>
            <w:rFonts w:ascii="Calibri" w:hAnsi="Calibri" w:cs="Calibri"/>
          </w:rPr>
          <w:delText>that</w:delText>
        </w:r>
      </w:del>
      <w:ins w:id="1123" w:author="Mooney, Fintan" w:date="2026-01-14T21:42:00Z" w16du:dateUtc="2026-01-15T02:42:00Z">
        <w:r w:rsidR="00886385">
          <w:rPr>
            <w:rFonts w:ascii="Calibri" w:hAnsi="Calibri" w:cs="Calibri"/>
          </w:rPr>
          <w:t>argue</w:t>
        </w:r>
      </w:ins>
      <w:ins w:id="1124" w:author="Mooney, Fintan" w:date="2026-01-14T21:41:00Z" w16du:dateUtc="2026-01-15T02:41:00Z">
        <w:r w:rsidR="00886385">
          <w:rPr>
            <w:rFonts w:ascii="Calibri" w:hAnsi="Calibri" w:cs="Calibri"/>
          </w:rPr>
          <w:t xml:space="preserve"> that</w:t>
        </w:r>
      </w:ins>
      <w:r w:rsidR="00426DA3">
        <w:rPr>
          <w:rFonts w:ascii="Calibri" w:hAnsi="Calibri" w:cs="Calibri"/>
        </w:rPr>
        <w:t xml:space="preserve"> </w:t>
      </w:r>
      <w:r w:rsidR="00D80B53">
        <w:rPr>
          <w:rFonts w:ascii="Calibri" w:hAnsi="Calibri" w:cs="Calibri"/>
        </w:rPr>
        <w:t xml:space="preserve">wild migratory birds </w:t>
      </w:r>
      <w:r w:rsidR="00426DA3">
        <w:rPr>
          <w:rFonts w:ascii="Calibri" w:hAnsi="Calibri" w:cs="Calibri"/>
        </w:rPr>
        <w:t xml:space="preserve">have </w:t>
      </w:r>
      <w:r w:rsidR="001464C6">
        <w:rPr>
          <w:rFonts w:ascii="Calibri" w:hAnsi="Calibri" w:cs="Calibri"/>
        </w:rPr>
        <w:t>a</w:t>
      </w:r>
      <w:r w:rsidR="000D15C2">
        <w:rPr>
          <w:rFonts w:ascii="Calibri" w:hAnsi="Calibri" w:cs="Calibri"/>
        </w:rPr>
        <w:t xml:space="preserve"> more prominent role in the transmission of the current </w:t>
      </w:r>
      <w:r w:rsidR="00A44951">
        <w:rPr>
          <w:rFonts w:ascii="Calibri" w:hAnsi="Calibri" w:cs="Calibri"/>
        </w:rPr>
        <w:t>HPAI viruses</w:t>
      </w:r>
      <w:r w:rsidR="00CA0D5A">
        <w:rPr>
          <w:rFonts w:ascii="Calibri" w:hAnsi="Calibri" w:cs="Calibri"/>
        </w:rPr>
        <w:t xml:space="preserve"> (i.e., </w:t>
      </w:r>
      <w:r w:rsidR="000773F3">
        <w:rPr>
          <w:rFonts w:ascii="Calibri" w:hAnsi="Calibri" w:cs="Calibri"/>
        </w:rPr>
        <w:t>those with the H5 subtype</w:t>
      </w:r>
      <w:r w:rsidR="00CA0D5A">
        <w:rPr>
          <w:rFonts w:ascii="Calibri" w:hAnsi="Calibri" w:cs="Calibri"/>
        </w:rPr>
        <w:t>)</w:t>
      </w:r>
      <w:r w:rsidR="008D7C6C">
        <w:rPr>
          <w:rFonts w:ascii="Calibri" w:hAnsi="Calibri" w:cs="Calibri"/>
        </w:rPr>
        <w:t xml:space="preserve"> into poultry farms</w:t>
      </w:r>
      <w:r w:rsidR="000773F3">
        <w:rPr>
          <w:rFonts w:ascii="Calibri" w:hAnsi="Calibri" w:cs="Calibri"/>
        </w:rPr>
        <w:t xml:space="preserve"> than </w:t>
      </w:r>
      <w:r w:rsidR="00CA0D5A">
        <w:rPr>
          <w:rFonts w:ascii="Calibri" w:hAnsi="Calibri" w:cs="Calibri"/>
        </w:rPr>
        <w:t>in past outbreaks</w:t>
      </w:r>
      <w:r w:rsidR="004570EE">
        <w:rPr>
          <w:rFonts w:ascii="Calibri" w:hAnsi="Calibri" w:cs="Calibri"/>
        </w:rPr>
        <w:t xml:space="preserve">. </w:t>
      </w:r>
      <w:r w:rsidR="006C0588">
        <w:rPr>
          <w:rFonts w:ascii="Calibri" w:hAnsi="Calibri" w:cs="Calibri"/>
        </w:rPr>
        <w:t xml:space="preserve">Our results </w:t>
      </w:r>
      <w:del w:id="1125" w:author="Mooney, Fintan" w:date="2026-01-15T15:30:00Z" w16du:dateUtc="2026-01-15T20:30:00Z">
        <w:r w:rsidR="006C0588" w:rsidDel="007C33C1">
          <w:rPr>
            <w:rFonts w:ascii="Calibri" w:hAnsi="Calibri" w:cs="Calibri"/>
          </w:rPr>
          <w:delText>suggest that</w:delText>
        </w:r>
      </w:del>
      <w:ins w:id="1126" w:author="Mooney, Fintan" w:date="2026-01-15T15:30:00Z" w16du:dateUtc="2026-01-15T20:30:00Z">
        <w:r w:rsidR="007C33C1">
          <w:rPr>
            <w:rFonts w:ascii="Calibri" w:hAnsi="Calibri" w:cs="Calibri"/>
          </w:rPr>
          <w:t>support this hypothesis:</w:t>
        </w:r>
      </w:ins>
      <w:r w:rsidR="006C0588">
        <w:rPr>
          <w:rFonts w:ascii="Calibri" w:hAnsi="Calibri" w:cs="Calibri"/>
        </w:rPr>
        <w:t xml:space="preserve"> </w:t>
      </w:r>
      <w:r w:rsidR="00B36F97">
        <w:rPr>
          <w:rFonts w:ascii="Calibri" w:hAnsi="Calibri" w:cs="Calibri"/>
        </w:rPr>
        <w:t>the</w:t>
      </w:r>
      <w:r w:rsidR="00D00CC1">
        <w:rPr>
          <w:rFonts w:ascii="Calibri" w:hAnsi="Calibri" w:cs="Calibri"/>
        </w:rPr>
        <w:t xml:space="preserve"> </w:t>
      </w:r>
      <w:r w:rsidR="00F02E36">
        <w:rPr>
          <w:rFonts w:ascii="Calibri" w:hAnsi="Calibri" w:cs="Calibri"/>
        </w:rPr>
        <w:t xml:space="preserve">total </w:t>
      </w:r>
      <w:r w:rsidR="00D00CC1">
        <w:rPr>
          <w:rFonts w:ascii="Calibri" w:hAnsi="Calibri" w:cs="Calibri"/>
        </w:rPr>
        <w:t xml:space="preserve">abundance of Anseriformes and predator species </w:t>
      </w:r>
      <w:r w:rsidR="006C0588">
        <w:rPr>
          <w:rFonts w:ascii="Calibri" w:hAnsi="Calibri" w:cs="Calibri"/>
        </w:rPr>
        <w:t xml:space="preserve">in </w:t>
      </w:r>
      <w:r w:rsidR="004E7D07">
        <w:rPr>
          <w:rFonts w:ascii="Calibri" w:hAnsi="Calibri" w:cs="Calibri"/>
        </w:rPr>
        <w:t xml:space="preserve">3km x 3km area around poultry farms is significantly </w:t>
      </w:r>
      <w:r w:rsidR="00B36F97">
        <w:rPr>
          <w:rFonts w:ascii="Calibri" w:hAnsi="Calibri" w:cs="Calibri"/>
        </w:rPr>
        <w:t>associated with</w:t>
      </w:r>
      <w:r w:rsidR="00F02E36">
        <w:rPr>
          <w:rFonts w:ascii="Calibri" w:hAnsi="Calibri" w:cs="Calibri"/>
        </w:rPr>
        <w:t xml:space="preserve"> increased</w:t>
      </w:r>
      <w:r w:rsidR="00D00CC1">
        <w:rPr>
          <w:rFonts w:ascii="Calibri" w:hAnsi="Calibri" w:cs="Calibri"/>
        </w:rPr>
        <w:t xml:space="preserve"> </w:t>
      </w:r>
      <w:del w:id="1127" w:author="Mooney, Fintan" w:date="2026-01-12T22:42:00Z" w16du:dateUtc="2026-01-13T03:42:00Z">
        <w:r w:rsidR="004E7D07" w:rsidDel="00835F65">
          <w:rPr>
            <w:rFonts w:ascii="Calibri" w:hAnsi="Calibri" w:cs="Calibri"/>
          </w:rPr>
          <w:delText>outbreak risk</w:delText>
        </w:r>
      </w:del>
      <w:ins w:id="1128" w:author="Mooney, Fintan" w:date="2026-01-12T22:42:00Z" w16du:dateUtc="2026-01-13T03:42:00Z">
        <w:r w:rsidR="00835F65">
          <w:rPr>
            <w:rFonts w:ascii="Calibri" w:hAnsi="Calibri" w:cs="Calibri"/>
          </w:rPr>
          <w:t>spillover risk</w:t>
        </w:r>
      </w:ins>
      <w:r w:rsidR="001245E9">
        <w:rPr>
          <w:rFonts w:ascii="Calibri" w:hAnsi="Calibri" w:cs="Calibri"/>
        </w:rPr>
        <w:t>, particularly in the</w:t>
      </w:r>
      <w:r w:rsidR="004E7D07">
        <w:rPr>
          <w:rFonts w:ascii="Calibri" w:hAnsi="Calibri" w:cs="Calibri"/>
        </w:rPr>
        <w:t xml:space="preserve"> </w:t>
      </w:r>
      <w:r w:rsidR="00582922">
        <w:rPr>
          <w:rFonts w:ascii="Calibri" w:hAnsi="Calibri" w:cs="Calibri"/>
        </w:rPr>
        <w:t xml:space="preserve">two to four weeks before </w:t>
      </w:r>
      <w:r w:rsidR="001245E9">
        <w:rPr>
          <w:rFonts w:ascii="Calibri" w:hAnsi="Calibri" w:cs="Calibri"/>
        </w:rPr>
        <w:t xml:space="preserve">a spillover event. </w:t>
      </w:r>
      <w:del w:id="1129" w:author="Mooney, Fintan" w:date="2026-01-15T15:30:00Z" w16du:dateUtc="2026-01-15T20:30:00Z">
        <w:r w:rsidR="009864F4" w:rsidDel="007C33C1">
          <w:rPr>
            <w:rFonts w:ascii="Calibri" w:hAnsi="Calibri" w:cs="Calibri"/>
          </w:rPr>
          <w:delText>Additionally,</w:delText>
        </w:r>
      </w:del>
      <w:ins w:id="1130" w:author="Mooney, Fintan" w:date="2026-01-15T15:30:00Z" w16du:dateUtc="2026-01-15T20:30:00Z">
        <w:r w:rsidR="007C33C1">
          <w:rPr>
            <w:rFonts w:ascii="Calibri" w:hAnsi="Calibri" w:cs="Calibri"/>
          </w:rPr>
          <w:t>Further,</w:t>
        </w:r>
      </w:ins>
      <w:r w:rsidR="009864F4">
        <w:rPr>
          <w:rFonts w:ascii="Calibri" w:hAnsi="Calibri" w:cs="Calibri"/>
        </w:rPr>
        <w:t xml:space="preserve"> </w:t>
      </w:r>
      <w:del w:id="1131" w:author="Mooney, Fintan" w:date="2026-01-15T15:30:00Z" w16du:dateUtc="2026-01-15T20:30:00Z">
        <w:r w:rsidR="009864F4" w:rsidDel="007C33C1">
          <w:rPr>
            <w:rFonts w:ascii="Calibri" w:hAnsi="Calibri" w:cs="Calibri"/>
          </w:rPr>
          <w:delText xml:space="preserve">we found that </w:delText>
        </w:r>
      </w:del>
      <w:r w:rsidR="002E1A88">
        <w:rPr>
          <w:rFonts w:ascii="Calibri" w:hAnsi="Calibri" w:cs="Calibri"/>
        </w:rPr>
        <w:t xml:space="preserve">the association was stronger </w:t>
      </w:r>
      <w:ins w:id="1132" w:author="Mooney, Fintan" w:date="2026-01-15T15:30:00Z" w16du:dateUtc="2026-01-15T20:30:00Z">
        <w:r w:rsidR="007C33C1">
          <w:rPr>
            <w:rFonts w:ascii="Calibri" w:hAnsi="Calibri" w:cs="Calibri"/>
          </w:rPr>
          <w:t xml:space="preserve">for </w:t>
        </w:r>
      </w:ins>
      <w:del w:id="1133" w:author="Mooney, Fintan" w:date="2026-01-15T15:30:00Z" w16du:dateUtc="2026-01-15T20:30:00Z">
        <w:r w:rsidR="002E1A88" w:rsidDel="007C33C1">
          <w:rPr>
            <w:rFonts w:ascii="Calibri" w:hAnsi="Calibri" w:cs="Calibri"/>
          </w:rPr>
          <w:delText xml:space="preserve">with </w:delText>
        </w:r>
      </w:del>
      <w:r w:rsidR="002E1A88">
        <w:rPr>
          <w:rFonts w:ascii="Calibri" w:hAnsi="Calibri" w:cs="Calibri"/>
        </w:rPr>
        <w:t xml:space="preserve">Anseriformes as compared to predator species, </w:t>
      </w:r>
      <w:del w:id="1134" w:author="Mooney, Fintan" w:date="2026-01-15T15:31:00Z" w16du:dateUtc="2026-01-15T20:31:00Z">
        <w:r w:rsidR="002E1A88" w:rsidDel="007C33C1">
          <w:rPr>
            <w:rFonts w:ascii="Calibri" w:hAnsi="Calibri" w:cs="Calibri"/>
          </w:rPr>
          <w:delText xml:space="preserve">supporting </w:delText>
        </w:r>
      </w:del>
      <w:ins w:id="1135" w:author="Mooney, Fintan" w:date="2026-01-15T15:31:00Z" w16du:dateUtc="2026-01-15T20:31:00Z">
        <w:r w:rsidR="007C33C1">
          <w:rPr>
            <w:rFonts w:ascii="Calibri" w:hAnsi="Calibri" w:cs="Calibri"/>
          </w:rPr>
          <w:t xml:space="preserve">consistent with </w:t>
        </w:r>
      </w:ins>
      <w:r w:rsidR="002E1A88">
        <w:rPr>
          <w:rFonts w:ascii="Calibri" w:hAnsi="Calibri" w:cs="Calibri"/>
        </w:rPr>
        <w:t>evidence from</w:t>
      </w:r>
      <w:r w:rsidR="00C05162">
        <w:rPr>
          <w:rFonts w:ascii="Calibri" w:hAnsi="Calibri" w:cs="Calibri"/>
        </w:rPr>
        <w:t xml:space="preserve"> </w:t>
      </w:r>
      <w:r w:rsidR="0036414D">
        <w:rPr>
          <w:rFonts w:ascii="Calibri" w:hAnsi="Calibri" w:cs="Calibri"/>
        </w:rPr>
        <w:fldChar w:fldCharType="begin"/>
      </w:r>
      <w:r w:rsidR="00592202">
        <w:rPr>
          <w:rFonts w:ascii="Calibri" w:hAnsi="Calibri" w:cs="Calibri"/>
        </w:rPr>
        <w:instrText xml:space="preserve"> ADDIN ZOTERO_ITEM CSL_CITATION {"citationID":"4GjOwT0q","properties":{"formattedCitation":"(Damodaran et al., 2025a)","plainCitation":"(Damodaran et al., 2025a)","dontUpdate":true,"noteIndex":0},"citationItems":[{"id":1017,"uris":["http://zotero.org/users/3737837/items/VKZTHKDJ"],"itemData":{"id":1017,"type":"article-journal","abstract":"Since late 2021, a panzootic of highly pathogenic H5N1 has devastated wild birds, agriculture, and mammals. Analysis of 1,818 Hemagglutinin sequences from wild birds, domestic birds and mammals revealed that the North American panzootic was driven by ~9 introductions into the Atlantic and Pacific Flyways, followed by rapid dissemination via wild, migratory birds. Transmission was primarily driven by Anseriformes, while non-canonical species acted as dead-end hosts. Unlike the epizootic of 2015, outbreaks in domestic birds were driven by ~46–113 independent introductions from wild birds that persisted for up to 6 months. Backyard birds were infected ~9 days earlier on average than commercial poultry, suggesting potential as “early warning signals” for transmission upticks. We find that wild birds are an emerging source of H5N1 in North America, necessitating enhanced, continuous surveillance. Prevention of agricultural outbreaks may now require novel strategies that reduce transmission at the wild bird/agriculture interface.","container-title":"bioRxiv","DOI":"10.1101/2024.12.16.628739","ISSN":"2692-8205","journalAbbreviation":"bioRxiv","page":"2024.12.16.628739","PMID":"39763879","PMCID":"PMC11702765","source":"PubMed Central","title":"Intensive transmission in wild, migratory birds drove rapid geographic dissemination and repeated spillovers of H5N1 into agriculture in North America","author":[{"family":"Damodaran","given":"Lambodhar"},{"family":"Jaeger","given":"Anna"},{"family":"Moncla","given":"Louise H."}],"issued":{"date-parts":[["2025",8,19]]}}}],"schema":"https://github.com/citation-style-language/schema/raw/master/csl-citation.json"} </w:instrText>
      </w:r>
      <w:r w:rsidR="0036414D">
        <w:rPr>
          <w:rFonts w:ascii="Calibri" w:hAnsi="Calibri" w:cs="Calibri"/>
        </w:rPr>
        <w:fldChar w:fldCharType="separate"/>
      </w:r>
      <w:r w:rsidR="00EA3C87">
        <w:rPr>
          <w:rFonts w:ascii="Calibri" w:hAnsi="Calibri" w:cs="Calibri"/>
          <w:noProof/>
        </w:rPr>
        <w:t>Damodaran et al., (2025a)</w:t>
      </w:r>
      <w:r w:rsidR="0036414D">
        <w:rPr>
          <w:rFonts w:ascii="Calibri" w:hAnsi="Calibri" w:cs="Calibri"/>
        </w:rPr>
        <w:fldChar w:fldCharType="end"/>
      </w:r>
      <w:r w:rsidR="002E1A88">
        <w:rPr>
          <w:rFonts w:ascii="Calibri" w:hAnsi="Calibri" w:cs="Calibri"/>
        </w:rPr>
        <w:t xml:space="preserve"> </w:t>
      </w:r>
      <w:r w:rsidR="00CD7EE5">
        <w:rPr>
          <w:rFonts w:ascii="Calibri" w:hAnsi="Calibri" w:cs="Calibri"/>
        </w:rPr>
        <w:t>that waterfowl</w:t>
      </w:r>
      <w:r w:rsidR="003560B5">
        <w:rPr>
          <w:rFonts w:ascii="Calibri" w:hAnsi="Calibri" w:cs="Calibri"/>
        </w:rPr>
        <w:t xml:space="preserve"> </w:t>
      </w:r>
      <w:r w:rsidR="00CD7EE5">
        <w:rPr>
          <w:rFonts w:ascii="Calibri" w:hAnsi="Calibri" w:cs="Calibri"/>
        </w:rPr>
        <w:t>remain the primary vector</w:t>
      </w:r>
      <w:r w:rsidR="0093617C">
        <w:rPr>
          <w:rFonts w:ascii="Calibri" w:hAnsi="Calibri" w:cs="Calibri"/>
        </w:rPr>
        <w:t>s</w:t>
      </w:r>
      <w:r w:rsidR="00CD7EE5">
        <w:rPr>
          <w:rFonts w:ascii="Calibri" w:hAnsi="Calibri" w:cs="Calibri"/>
        </w:rPr>
        <w:t xml:space="preserve"> of HPAI</w:t>
      </w:r>
      <w:ins w:id="1136" w:author="Mooney, Fintan" w:date="2026-01-15T15:31:00Z" w16du:dateUtc="2026-01-15T20:31:00Z">
        <w:r w:rsidR="00F92E36">
          <w:rPr>
            <w:rFonts w:ascii="Calibri" w:hAnsi="Calibri" w:cs="Calibri"/>
          </w:rPr>
          <w:t xml:space="preserve"> while </w:t>
        </w:r>
      </w:ins>
      <w:del w:id="1137" w:author="Mooney, Fintan" w:date="2026-01-15T15:31:00Z" w16du:dateUtc="2026-01-15T20:31:00Z">
        <w:r w:rsidR="0093617C" w:rsidDel="00F92E36">
          <w:rPr>
            <w:rFonts w:ascii="Calibri" w:hAnsi="Calibri" w:cs="Calibri"/>
          </w:rPr>
          <w:delText xml:space="preserve">, whereas </w:delText>
        </w:r>
      </w:del>
      <w:r w:rsidR="0093617C">
        <w:rPr>
          <w:rFonts w:ascii="Calibri" w:hAnsi="Calibri" w:cs="Calibri"/>
        </w:rPr>
        <w:t>predator species,</w:t>
      </w:r>
      <w:r w:rsidR="00CD7EE5">
        <w:rPr>
          <w:rFonts w:ascii="Calibri" w:hAnsi="Calibri" w:cs="Calibri"/>
        </w:rPr>
        <w:t xml:space="preserve"> despite</w:t>
      </w:r>
      <w:r w:rsidR="0093617C">
        <w:rPr>
          <w:rFonts w:ascii="Calibri" w:hAnsi="Calibri" w:cs="Calibri"/>
        </w:rPr>
        <w:t xml:space="preserve"> experiencing</w:t>
      </w:r>
      <w:r w:rsidR="00CD7EE5">
        <w:rPr>
          <w:rFonts w:ascii="Calibri" w:hAnsi="Calibri" w:cs="Calibri"/>
        </w:rPr>
        <w:t xml:space="preserve"> increased infections, </w:t>
      </w:r>
      <w:r w:rsidR="00855772">
        <w:rPr>
          <w:rFonts w:ascii="Calibri" w:hAnsi="Calibri" w:cs="Calibri"/>
        </w:rPr>
        <w:t xml:space="preserve">predominantly function as dead-end hosts. </w:t>
      </w:r>
    </w:p>
    <w:p w14:paraId="4088A25C" w14:textId="77777777" w:rsidR="00855772" w:rsidRDefault="00855772">
      <w:pPr>
        <w:rPr>
          <w:rFonts w:ascii="Calibri" w:hAnsi="Calibri" w:cs="Calibri"/>
        </w:rPr>
      </w:pPr>
    </w:p>
    <w:p w14:paraId="0C673A1F" w14:textId="5AB26F36" w:rsidR="007505E6" w:rsidRDefault="00855772">
      <w:pPr>
        <w:rPr>
          <w:rFonts w:ascii="Calibri" w:hAnsi="Calibri" w:cs="Calibri"/>
        </w:rPr>
      </w:pPr>
      <w:r>
        <w:rPr>
          <w:rFonts w:ascii="Calibri" w:hAnsi="Calibri" w:cs="Calibri"/>
        </w:rPr>
        <w:t>4.</w:t>
      </w:r>
      <w:r w:rsidR="007505E6">
        <w:rPr>
          <w:rFonts w:ascii="Calibri" w:hAnsi="Calibri" w:cs="Calibri"/>
        </w:rPr>
        <w:t xml:space="preserve">3 Seasonality of HPAI </w:t>
      </w:r>
      <w:ins w:id="1138" w:author="Mooney, Fintan" w:date="2026-01-13T10:52:00Z" w16du:dateUtc="2026-01-13T15:52:00Z">
        <w:r w:rsidR="00C437E5">
          <w:rPr>
            <w:rFonts w:ascii="Calibri" w:hAnsi="Calibri" w:cs="Calibri"/>
          </w:rPr>
          <w:t xml:space="preserve">Spillover Events </w:t>
        </w:r>
      </w:ins>
      <w:del w:id="1139" w:author="Mooney, Fintan" w:date="2026-01-13T10:52:00Z" w16du:dateUtc="2026-01-13T15:52:00Z">
        <w:r w:rsidR="007505E6" w:rsidDel="00C437E5">
          <w:rPr>
            <w:rFonts w:ascii="Calibri" w:hAnsi="Calibri" w:cs="Calibri"/>
          </w:rPr>
          <w:delText xml:space="preserve">Outbreaks </w:delText>
        </w:r>
      </w:del>
      <w:r w:rsidR="007505E6">
        <w:rPr>
          <w:rFonts w:ascii="Calibri" w:hAnsi="Calibri" w:cs="Calibri"/>
        </w:rPr>
        <w:t xml:space="preserve">in Minnesota </w:t>
      </w:r>
    </w:p>
    <w:p w14:paraId="5EE5FDAE" w14:textId="77777777" w:rsidR="007505E6" w:rsidRDefault="007505E6">
      <w:pPr>
        <w:rPr>
          <w:rFonts w:ascii="Calibri" w:hAnsi="Calibri" w:cs="Calibri"/>
        </w:rPr>
      </w:pPr>
    </w:p>
    <w:p w14:paraId="2EEA4B33" w14:textId="31BE8500" w:rsidR="002D56EF" w:rsidRDefault="00BB13B9">
      <w:pPr>
        <w:rPr>
          <w:rFonts w:ascii="Calibri" w:hAnsi="Calibri" w:cs="Calibri"/>
        </w:rPr>
      </w:pPr>
      <w:r>
        <w:rPr>
          <w:rFonts w:ascii="Calibri" w:hAnsi="Calibri" w:cs="Calibri"/>
        </w:rPr>
        <w:tab/>
      </w:r>
      <w:del w:id="1140" w:author="Mooney, Fintan" w:date="2026-01-13T10:52:00Z" w16du:dateUtc="2026-01-13T15:52:00Z">
        <w:r w:rsidR="003561E3" w:rsidDel="00C437E5">
          <w:rPr>
            <w:rFonts w:ascii="Calibri" w:hAnsi="Calibri" w:cs="Calibri"/>
          </w:rPr>
          <w:delText>O</w:delText>
        </w:r>
        <w:r w:rsidDel="00C437E5">
          <w:rPr>
            <w:rFonts w:ascii="Calibri" w:hAnsi="Calibri" w:cs="Calibri"/>
          </w:rPr>
          <w:delText>utbreaks</w:delText>
        </w:r>
        <w:r w:rsidR="003561E3" w:rsidDel="00C437E5">
          <w:rPr>
            <w:rFonts w:ascii="Calibri" w:hAnsi="Calibri" w:cs="Calibri"/>
          </w:rPr>
          <w:delText xml:space="preserve"> </w:delText>
        </w:r>
      </w:del>
      <w:ins w:id="1141" w:author="Mooney, Fintan" w:date="2026-01-13T10:52:00Z" w16du:dateUtc="2026-01-13T15:52:00Z">
        <w:r w:rsidR="00C437E5">
          <w:rPr>
            <w:rFonts w:ascii="Calibri" w:hAnsi="Calibri" w:cs="Calibri"/>
          </w:rPr>
          <w:t xml:space="preserve">Spillover events </w:t>
        </w:r>
      </w:ins>
      <w:r w:rsidR="003561E3">
        <w:rPr>
          <w:rFonts w:ascii="Calibri" w:hAnsi="Calibri" w:cs="Calibri"/>
        </w:rPr>
        <w:t>in Minnesota overwhelmingly</w:t>
      </w:r>
      <w:r>
        <w:rPr>
          <w:rFonts w:ascii="Calibri" w:hAnsi="Calibri" w:cs="Calibri"/>
        </w:rPr>
        <w:t xml:space="preserve"> occurred in the spring and fall, during peak migration season. </w:t>
      </w:r>
      <w:r w:rsidR="003561E3">
        <w:rPr>
          <w:rFonts w:ascii="Calibri" w:hAnsi="Calibri" w:cs="Calibri"/>
        </w:rPr>
        <w:t>Despite</w:t>
      </w:r>
      <w:r w:rsidR="00132846">
        <w:rPr>
          <w:rFonts w:ascii="Calibri" w:hAnsi="Calibri" w:cs="Calibri"/>
        </w:rPr>
        <w:t xml:space="preserve"> a</w:t>
      </w:r>
      <w:r w:rsidR="00C37AC9">
        <w:rPr>
          <w:rFonts w:ascii="Calibri" w:hAnsi="Calibri" w:cs="Calibri"/>
        </w:rPr>
        <w:t xml:space="preserve"> </w:t>
      </w:r>
      <w:r w:rsidR="00C305EE">
        <w:rPr>
          <w:rFonts w:ascii="Calibri" w:hAnsi="Calibri" w:cs="Calibri"/>
        </w:rPr>
        <w:t xml:space="preserve">recent </w:t>
      </w:r>
      <w:r w:rsidR="00132846">
        <w:rPr>
          <w:rFonts w:ascii="Calibri" w:hAnsi="Calibri" w:cs="Calibri"/>
        </w:rPr>
        <w:t xml:space="preserve">study </w:t>
      </w:r>
      <w:r w:rsidR="007062F9">
        <w:rPr>
          <w:rFonts w:ascii="Calibri" w:hAnsi="Calibri" w:cs="Calibri"/>
        </w:rPr>
        <w:fldChar w:fldCharType="begin"/>
      </w:r>
      <w:r w:rsidR="00592202">
        <w:rPr>
          <w:rFonts w:ascii="Calibri" w:hAnsi="Calibri" w:cs="Calibri"/>
        </w:rPr>
        <w:instrText xml:space="preserve"> ADDIN ZOTERO_ITEM CSL_CITATION {"citationID":"88McZwTJ","properties":{"formattedCitation":"(Jung Kj\\uc0\\u230{}r et al., 2023)","plainCitation":"(Jung Kjær et al., 2023)","noteIndex":0},"citationItems":[{"id":1049,"uris":["http://zotero.org/users/3737837/items/X4BQ6FL2"],"itemData":{"id":1049,"type":"article-journal","abstract":"Avian influenza in wild birds and poultry flocks constitutes a problem for animal welfare, food security and public health. In recent years there have been increasing numbers of outbreaks in Europe, with many poultry flocks culled after being infected with highly pathogenic avian influenza (HPAI). Continuous monitoring is crucial to enable timely implementation of control to prevent HPAI spread from wild birds to poultry and between poultry flocks within a country. We here utilize readily available public surveillance data and time-series models to predict HPAI detections within European countries and show a seasonal shift that happened during 2021–2022. The output is models capable of monitoring the weekly risk of HPAI outbreaks, to support decision making.","container-title":"Scientific Reports","DOI":"10.1038/s41598-023-42660-7","ISSN":"2045-2322","issue":"1","journalAbbreviation":"Sci Rep","language":"en","license":"2023 The Author(s)","page":"15396","publisher":"Nature Publishing Group","source":"www.nature.com","title":"Using surveillance data for early warning modelling of highly pathogenic avian influenza in Europe reveals a seasonal shift in transmission, 2016–2022","volume":"13","author":[{"family":"Jung Kjær","given":"Lene"},{"family":"Ward","given":"Michael P."},{"family":"Boklund","given":"Anette Ella"},{"family":"Larsen","given":"Lars Erik"},{"family":"Hjulsager","given":"Charlotte Kristiane"},{"family":"Kirkeby","given":"Carsten Thure"}],"issued":{"date-parts":[["2023",9,16]]}}}],"schema":"https://github.com/citation-style-language/schema/raw/master/csl-citation.json"} </w:instrText>
      </w:r>
      <w:r w:rsidR="007062F9">
        <w:rPr>
          <w:rFonts w:ascii="Calibri" w:hAnsi="Calibri" w:cs="Calibri"/>
        </w:rPr>
        <w:fldChar w:fldCharType="separate"/>
      </w:r>
      <w:r w:rsidR="00FD6425" w:rsidRPr="00FD6425">
        <w:rPr>
          <w:rFonts w:ascii="Calibri" w:eastAsiaTheme="minorHAnsi" w:hAnsi="Calibri" w:cs="Calibri"/>
          <w14:ligatures w14:val="standardContextual"/>
        </w:rPr>
        <w:t>(Jung Kjær et al., 2023)</w:t>
      </w:r>
      <w:r w:rsidR="007062F9">
        <w:rPr>
          <w:rFonts w:ascii="Calibri" w:hAnsi="Calibri" w:cs="Calibri"/>
        </w:rPr>
        <w:fldChar w:fldCharType="end"/>
      </w:r>
      <w:r w:rsidR="00FD6425">
        <w:rPr>
          <w:rFonts w:ascii="Calibri" w:hAnsi="Calibri" w:cs="Calibri"/>
        </w:rPr>
        <w:t xml:space="preserve"> </w:t>
      </w:r>
      <w:r w:rsidR="00132846">
        <w:rPr>
          <w:rFonts w:ascii="Calibri" w:hAnsi="Calibri" w:cs="Calibri"/>
        </w:rPr>
        <w:t>s</w:t>
      </w:r>
      <w:r w:rsidR="0028101E">
        <w:rPr>
          <w:rFonts w:ascii="Calibri" w:hAnsi="Calibri" w:cs="Calibri"/>
        </w:rPr>
        <w:t>uggesting</w:t>
      </w:r>
      <w:r w:rsidR="00132846">
        <w:rPr>
          <w:rFonts w:ascii="Calibri" w:hAnsi="Calibri" w:cs="Calibri"/>
        </w:rPr>
        <w:t xml:space="preserve"> </w:t>
      </w:r>
      <w:r w:rsidR="00C305EE">
        <w:rPr>
          <w:rFonts w:ascii="Calibri" w:hAnsi="Calibri" w:cs="Calibri"/>
        </w:rPr>
        <w:t xml:space="preserve">that emerging HPAI strains </w:t>
      </w:r>
      <w:r w:rsidR="00132846">
        <w:rPr>
          <w:rFonts w:ascii="Calibri" w:hAnsi="Calibri" w:cs="Calibri"/>
        </w:rPr>
        <w:t xml:space="preserve">may </w:t>
      </w:r>
      <w:r w:rsidR="00C305EE">
        <w:rPr>
          <w:rFonts w:ascii="Calibri" w:hAnsi="Calibri" w:cs="Calibri"/>
        </w:rPr>
        <w:t>have become seasonally independent</w:t>
      </w:r>
      <w:r w:rsidR="00132846">
        <w:rPr>
          <w:rFonts w:ascii="Calibri" w:hAnsi="Calibri" w:cs="Calibri"/>
        </w:rPr>
        <w:t xml:space="preserve"> (i.e., a year-round </w:t>
      </w:r>
      <w:r w:rsidR="00021216">
        <w:rPr>
          <w:rFonts w:ascii="Calibri" w:hAnsi="Calibri" w:cs="Calibri"/>
        </w:rPr>
        <w:t>panzootic)</w:t>
      </w:r>
      <w:r w:rsidR="00C305EE">
        <w:rPr>
          <w:rFonts w:ascii="Calibri" w:hAnsi="Calibri" w:cs="Calibri"/>
        </w:rPr>
        <w:t xml:space="preserve">, </w:t>
      </w:r>
      <w:r w:rsidR="002F7D66">
        <w:rPr>
          <w:rFonts w:ascii="Calibri" w:hAnsi="Calibri" w:cs="Calibri"/>
        </w:rPr>
        <w:t xml:space="preserve">our findings </w:t>
      </w:r>
      <w:r w:rsidR="000B1675">
        <w:rPr>
          <w:rFonts w:ascii="Calibri" w:hAnsi="Calibri" w:cs="Calibri"/>
        </w:rPr>
        <w:t>signal a continued seasonal oscillation</w:t>
      </w:r>
      <w:r w:rsidR="004A239B">
        <w:rPr>
          <w:rFonts w:ascii="Calibri" w:hAnsi="Calibri" w:cs="Calibri"/>
        </w:rPr>
        <w:t xml:space="preserve">. When </w:t>
      </w:r>
      <w:r w:rsidR="0028101E">
        <w:rPr>
          <w:rFonts w:ascii="Calibri" w:hAnsi="Calibri" w:cs="Calibri"/>
        </w:rPr>
        <w:t xml:space="preserve">we </w:t>
      </w:r>
      <w:r w:rsidR="004A239B">
        <w:rPr>
          <w:rFonts w:ascii="Calibri" w:hAnsi="Calibri" w:cs="Calibri"/>
        </w:rPr>
        <w:t>restrict</w:t>
      </w:r>
      <w:r w:rsidR="0028101E">
        <w:rPr>
          <w:rFonts w:ascii="Calibri" w:hAnsi="Calibri" w:cs="Calibri"/>
        </w:rPr>
        <w:t>ed</w:t>
      </w:r>
      <w:r w:rsidR="004A239B">
        <w:rPr>
          <w:rFonts w:ascii="Calibri" w:hAnsi="Calibri" w:cs="Calibri"/>
        </w:rPr>
        <w:t xml:space="preserve"> our analysis to the </w:t>
      </w:r>
      <w:r w:rsidR="009F55AC">
        <w:rPr>
          <w:rFonts w:ascii="Calibri" w:hAnsi="Calibri" w:cs="Calibri"/>
        </w:rPr>
        <w:t xml:space="preserve">fall and </w:t>
      </w:r>
      <w:r w:rsidR="00FF6A90">
        <w:rPr>
          <w:rFonts w:ascii="Calibri" w:hAnsi="Calibri" w:cs="Calibri"/>
        </w:rPr>
        <w:t>spring,</w:t>
      </w:r>
      <w:r w:rsidR="009F55AC">
        <w:rPr>
          <w:rFonts w:ascii="Calibri" w:hAnsi="Calibri" w:cs="Calibri"/>
        </w:rPr>
        <w:t xml:space="preserve"> we observe </w:t>
      </w:r>
      <w:r w:rsidR="0028101E">
        <w:rPr>
          <w:rFonts w:ascii="Calibri" w:hAnsi="Calibri" w:cs="Calibri"/>
        </w:rPr>
        <w:t xml:space="preserve">similar </w:t>
      </w:r>
      <w:r w:rsidR="009F55AC">
        <w:rPr>
          <w:rFonts w:ascii="Calibri" w:hAnsi="Calibri" w:cs="Calibri"/>
        </w:rPr>
        <w:t>or</w:t>
      </w:r>
      <w:r w:rsidR="00111A1C">
        <w:rPr>
          <w:rFonts w:ascii="Calibri" w:hAnsi="Calibri" w:cs="Calibri"/>
        </w:rPr>
        <w:t xml:space="preserve">, as in the case with temperature, wild bird abundance, and </w:t>
      </w:r>
      <w:r w:rsidR="0038126A">
        <w:rPr>
          <w:rFonts w:ascii="Calibri" w:hAnsi="Calibri" w:cs="Calibri"/>
        </w:rPr>
        <w:t xml:space="preserve">wind speed, </w:t>
      </w:r>
      <w:r w:rsidR="00ED749E">
        <w:rPr>
          <w:rFonts w:ascii="Calibri" w:hAnsi="Calibri" w:cs="Calibri"/>
        </w:rPr>
        <w:t xml:space="preserve">stronger associations with HPAI </w:t>
      </w:r>
      <w:del w:id="1142" w:author="Mooney, Fintan" w:date="2026-01-12T22:42:00Z" w16du:dateUtc="2026-01-13T03:42:00Z">
        <w:r w:rsidR="00ED749E" w:rsidDel="00835F65">
          <w:rPr>
            <w:rFonts w:ascii="Calibri" w:hAnsi="Calibri" w:cs="Calibri"/>
          </w:rPr>
          <w:delText>outbreak risk</w:delText>
        </w:r>
      </w:del>
      <w:ins w:id="1143" w:author="Mooney, Fintan" w:date="2026-01-12T22:42:00Z" w16du:dateUtc="2026-01-13T03:42:00Z">
        <w:r w:rsidR="00835F65">
          <w:rPr>
            <w:rFonts w:ascii="Calibri" w:hAnsi="Calibri" w:cs="Calibri"/>
          </w:rPr>
          <w:t>spillover risk</w:t>
        </w:r>
      </w:ins>
      <w:r w:rsidR="00ED749E">
        <w:rPr>
          <w:rFonts w:ascii="Calibri" w:hAnsi="Calibri" w:cs="Calibri"/>
        </w:rPr>
        <w:t xml:space="preserve">. </w:t>
      </w:r>
      <w:r w:rsidR="00AD1EE1">
        <w:rPr>
          <w:rFonts w:ascii="Calibri" w:hAnsi="Calibri" w:cs="Calibri"/>
        </w:rPr>
        <w:t>B</w:t>
      </w:r>
      <w:r w:rsidR="00532694">
        <w:rPr>
          <w:rFonts w:ascii="Calibri" w:hAnsi="Calibri" w:cs="Calibri"/>
        </w:rPr>
        <w:t>oth seasons were characterized by</w:t>
      </w:r>
      <w:r w:rsidR="004633D5">
        <w:rPr>
          <w:rFonts w:ascii="Calibri" w:hAnsi="Calibri" w:cs="Calibri"/>
        </w:rPr>
        <w:t xml:space="preserve"> much higher abundance of Anseriformes, </w:t>
      </w:r>
      <w:r w:rsidR="005977FD">
        <w:rPr>
          <w:rFonts w:ascii="Calibri" w:hAnsi="Calibri" w:cs="Calibri"/>
        </w:rPr>
        <w:t xml:space="preserve">consistent with migratory patterns and </w:t>
      </w:r>
      <w:r w:rsidR="00573D6B">
        <w:rPr>
          <w:rFonts w:ascii="Calibri" w:hAnsi="Calibri" w:cs="Calibri"/>
        </w:rPr>
        <w:t>the</w:t>
      </w:r>
      <w:r w:rsidR="00FD6425">
        <w:rPr>
          <w:rFonts w:ascii="Calibri" w:hAnsi="Calibri" w:cs="Calibri"/>
        </w:rPr>
        <w:t xml:space="preserve">ir </w:t>
      </w:r>
      <w:r w:rsidR="00E70E99">
        <w:rPr>
          <w:rFonts w:ascii="Calibri" w:hAnsi="Calibri" w:cs="Calibri"/>
        </w:rPr>
        <w:t>status as a primary host.</w:t>
      </w:r>
      <w:r w:rsidR="00573D6B">
        <w:rPr>
          <w:rFonts w:ascii="Calibri" w:hAnsi="Calibri" w:cs="Calibri"/>
        </w:rPr>
        <w:t xml:space="preserve"> </w:t>
      </w:r>
      <w:r w:rsidR="00E70E99">
        <w:rPr>
          <w:rFonts w:ascii="Calibri" w:hAnsi="Calibri" w:cs="Calibri"/>
        </w:rPr>
        <w:t>Spring</w:t>
      </w:r>
      <w:r w:rsidR="00C7561A">
        <w:rPr>
          <w:rFonts w:ascii="Calibri" w:hAnsi="Calibri" w:cs="Calibri"/>
        </w:rPr>
        <w:t>,</w:t>
      </w:r>
      <w:r w:rsidR="00573D6B">
        <w:rPr>
          <w:rFonts w:ascii="Calibri" w:hAnsi="Calibri" w:cs="Calibri"/>
        </w:rPr>
        <w:t xml:space="preserve"> which had </w:t>
      </w:r>
      <w:r w:rsidR="00547F98">
        <w:rPr>
          <w:rFonts w:ascii="Calibri" w:hAnsi="Calibri" w:cs="Calibri"/>
        </w:rPr>
        <w:t xml:space="preserve">over triple the number of </w:t>
      </w:r>
      <w:ins w:id="1144" w:author="Mooney, Fintan" w:date="2026-01-14T21:43:00Z" w16du:dateUtc="2026-01-15T02:43:00Z">
        <w:r w:rsidR="00910AC4">
          <w:rPr>
            <w:rFonts w:ascii="Calibri" w:hAnsi="Calibri" w:cs="Calibri"/>
          </w:rPr>
          <w:t>spillover event</w:t>
        </w:r>
      </w:ins>
      <w:del w:id="1145" w:author="Mooney, Fintan" w:date="2026-01-14T21:43:00Z" w16du:dateUtc="2026-01-15T02:43:00Z">
        <w:r w:rsidR="00547F98" w:rsidDel="00910AC4">
          <w:rPr>
            <w:rFonts w:ascii="Calibri" w:hAnsi="Calibri" w:cs="Calibri"/>
          </w:rPr>
          <w:delText>outbreaks</w:delText>
        </w:r>
      </w:del>
      <w:r w:rsidR="00547F98">
        <w:rPr>
          <w:rFonts w:ascii="Calibri" w:hAnsi="Calibri" w:cs="Calibri"/>
        </w:rPr>
        <w:t xml:space="preserve"> as fall,</w:t>
      </w:r>
      <w:r w:rsidR="00573D6B">
        <w:rPr>
          <w:rFonts w:ascii="Calibri" w:hAnsi="Calibri" w:cs="Calibri"/>
        </w:rPr>
        <w:t xml:space="preserve"> also saw higher </w:t>
      </w:r>
      <w:r w:rsidR="00CD17A5">
        <w:rPr>
          <w:rFonts w:ascii="Calibri" w:hAnsi="Calibri" w:cs="Calibri"/>
        </w:rPr>
        <w:t>weekly surface and subsurface runoff, soil moisture, and precipitation</w:t>
      </w:r>
      <w:r w:rsidR="0095114A">
        <w:rPr>
          <w:rFonts w:ascii="Calibri" w:hAnsi="Calibri" w:cs="Calibri"/>
        </w:rPr>
        <w:t xml:space="preserve">, </w:t>
      </w:r>
      <w:r w:rsidR="00B355C4">
        <w:rPr>
          <w:rFonts w:ascii="Calibri" w:hAnsi="Calibri" w:cs="Calibri"/>
        </w:rPr>
        <w:t xml:space="preserve">reflecting </w:t>
      </w:r>
      <w:r w:rsidR="009155C8">
        <w:rPr>
          <w:rFonts w:ascii="Calibri" w:hAnsi="Calibri" w:cs="Calibri"/>
        </w:rPr>
        <w:t>the</w:t>
      </w:r>
      <w:r w:rsidR="00EF58DE">
        <w:rPr>
          <w:rFonts w:ascii="Calibri" w:hAnsi="Calibri" w:cs="Calibri"/>
        </w:rPr>
        <w:t xml:space="preserve"> joint</w:t>
      </w:r>
      <w:r w:rsidR="009155C8">
        <w:rPr>
          <w:rFonts w:ascii="Calibri" w:hAnsi="Calibri" w:cs="Calibri"/>
        </w:rPr>
        <w:t xml:space="preserve"> significance of </w:t>
      </w:r>
      <w:r w:rsidR="002666C5">
        <w:rPr>
          <w:rFonts w:ascii="Calibri" w:hAnsi="Calibri" w:cs="Calibri"/>
        </w:rPr>
        <w:t xml:space="preserve">seasonal </w:t>
      </w:r>
      <w:r w:rsidR="00265D5B">
        <w:rPr>
          <w:rFonts w:ascii="Calibri" w:hAnsi="Calibri" w:cs="Calibri"/>
        </w:rPr>
        <w:t xml:space="preserve">bird abundance and </w:t>
      </w:r>
      <w:r w:rsidR="009155C8">
        <w:rPr>
          <w:rFonts w:ascii="Calibri" w:hAnsi="Calibri" w:cs="Calibri"/>
        </w:rPr>
        <w:t xml:space="preserve">hydrological conditions </w:t>
      </w:r>
      <w:r w:rsidR="002666C5">
        <w:rPr>
          <w:rFonts w:ascii="Calibri" w:hAnsi="Calibri" w:cs="Calibri"/>
        </w:rPr>
        <w:t xml:space="preserve">in exacerbating risk. </w:t>
      </w:r>
      <w:r w:rsidR="004052CA">
        <w:rPr>
          <w:rFonts w:ascii="Calibri" w:hAnsi="Calibri" w:cs="Calibri"/>
        </w:rPr>
        <w:t xml:space="preserve">Furthermore, there is the potential </w:t>
      </w:r>
      <w:r w:rsidR="00762731">
        <w:rPr>
          <w:rFonts w:ascii="Calibri" w:hAnsi="Calibri" w:cs="Calibri"/>
        </w:rPr>
        <w:t xml:space="preserve">that climate </w:t>
      </w:r>
      <w:del w:id="1146" w:author="Mooney, Fintan" w:date="2026-01-14T21:43:00Z" w16du:dateUtc="2026-01-15T02:43:00Z">
        <w:r w:rsidR="00762731" w:rsidDel="00C91D68">
          <w:rPr>
            <w:rFonts w:ascii="Calibri" w:hAnsi="Calibri" w:cs="Calibri"/>
          </w:rPr>
          <w:delText>change</w:delText>
        </w:r>
        <w:r w:rsidR="00281B30" w:rsidDel="00C91D68">
          <w:rPr>
            <w:rFonts w:ascii="Calibri" w:hAnsi="Calibri" w:cs="Calibri"/>
          </w:rPr>
          <w:delText xml:space="preserve"> </w:delText>
        </w:r>
      </w:del>
      <w:ins w:id="1147" w:author="Mooney, Fintan" w:date="2026-01-14T21:43:00Z" w16du:dateUtc="2026-01-15T02:43:00Z">
        <w:r w:rsidR="00C91D68">
          <w:rPr>
            <w:rFonts w:ascii="Calibri" w:hAnsi="Calibri" w:cs="Calibri"/>
          </w:rPr>
          <w:t xml:space="preserve">conditions </w:t>
        </w:r>
      </w:ins>
      <w:ins w:id="1148" w:author="Mooney, Fintan" w:date="2026-01-14T21:44:00Z" w16du:dateUtc="2026-01-15T02:44:00Z">
        <w:r w:rsidR="00C91D68">
          <w:rPr>
            <w:rFonts w:ascii="Calibri" w:hAnsi="Calibri" w:cs="Calibri"/>
          </w:rPr>
          <w:t>were</w:t>
        </w:r>
      </w:ins>
      <w:del w:id="1149" w:author="Mooney, Fintan" w:date="2026-01-14T21:43:00Z" w16du:dateUtc="2026-01-15T02:43:00Z">
        <w:r w:rsidR="00281B30" w:rsidDel="00C91D68">
          <w:rPr>
            <w:rFonts w:ascii="Calibri" w:hAnsi="Calibri" w:cs="Calibri"/>
          </w:rPr>
          <w:delText>is</w:delText>
        </w:r>
      </w:del>
      <w:r w:rsidR="00281B30">
        <w:rPr>
          <w:rFonts w:ascii="Calibri" w:hAnsi="Calibri" w:cs="Calibri"/>
        </w:rPr>
        <w:t xml:space="preserve"> </w:t>
      </w:r>
      <w:r w:rsidR="00762731">
        <w:rPr>
          <w:rFonts w:ascii="Calibri" w:hAnsi="Calibri" w:cs="Calibri"/>
        </w:rPr>
        <w:t xml:space="preserve">related to the relatively high concentration of </w:t>
      </w:r>
      <w:r w:rsidR="00281B30">
        <w:rPr>
          <w:rFonts w:ascii="Calibri" w:hAnsi="Calibri" w:cs="Calibri"/>
        </w:rPr>
        <w:t xml:space="preserve">HPAI </w:t>
      </w:r>
      <w:del w:id="1150" w:author="Mooney, Fintan" w:date="2026-01-14T21:44:00Z" w16du:dateUtc="2026-01-15T02:44:00Z">
        <w:r w:rsidR="00281B30" w:rsidDel="00C91D68">
          <w:rPr>
            <w:rFonts w:ascii="Calibri" w:hAnsi="Calibri" w:cs="Calibri"/>
          </w:rPr>
          <w:delText xml:space="preserve">outbreaks </w:delText>
        </w:r>
      </w:del>
      <w:ins w:id="1151" w:author="Mooney, Fintan" w:date="2026-01-14T21:44:00Z" w16du:dateUtc="2026-01-15T02:44:00Z">
        <w:r w:rsidR="00C91D68">
          <w:rPr>
            <w:rFonts w:ascii="Calibri" w:hAnsi="Calibri" w:cs="Calibri"/>
          </w:rPr>
          <w:t xml:space="preserve">spillover events </w:t>
        </w:r>
      </w:ins>
      <w:r w:rsidR="00281B30">
        <w:rPr>
          <w:rFonts w:ascii="Calibri" w:hAnsi="Calibri" w:cs="Calibri"/>
        </w:rPr>
        <w:t xml:space="preserve">in Minnesota during </w:t>
      </w:r>
      <w:r w:rsidR="002E0D7A">
        <w:rPr>
          <w:rFonts w:ascii="Calibri" w:hAnsi="Calibri" w:cs="Calibri"/>
        </w:rPr>
        <w:t>s</w:t>
      </w:r>
      <w:r w:rsidR="00281B30">
        <w:rPr>
          <w:rFonts w:ascii="Calibri" w:hAnsi="Calibri" w:cs="Calibri"/>
        </w:rPr>
        <w:t xml:space="preserve">pring 2022. In our analysis that compared </w:t>
      </w:r>
      <w:r w:rsidR="006A4FDF">
        <w:rPr>
          <w:rFonts w:ascii="Calibri" w:hAnsi="Calibri" w:cs="Calibri"/>
        </w:rPr>
        <w:t xml:space="preserve">the average </w:t>
      </w:r>
      <w:r w:rsidR="002E0D7A">
        <w:rPr>
          <w:rFonts w:ascii="Calibri" w:hAnsi="Calibri" w:cs="Calibri"/>
        </w:rPr>
        <w:t>conditions</w:t>
      </w:r>
      <w:r w:rsidR="006A4FDF">
        <w:rPr>
          <w:rFonts w:ascii="Calibri" w:hAnsi="Calibri" w:cs="Calibri"/>
        </w:rPr>
        <w:t xml:space="preserve"> in </w:t>
      </w:r>
      <w:r w:rsidR="002E0D7A">
        <w:rPr>
          <w:rFonts w:ascii="Calibri" w:hAnsi="Calibri" w:cs="Calibri"/>
        </w:rPr>
        <w:t>s</w:t>
      </w:r>
      <w:r w:rsidR="006A4FDF">
        <w:rPr>
          <w:rFonts w:ascii="Calibri" w:hAnsi="Calibri" w:cs="Calibri"/>
        </w:rPr>
        <w:t xml:space="preserve">pring 2022 to the 25-year climatological means, we find that </w:t>
      </w:r>
      <w:r w:rsidR="002E0D7A">
        <w:rPr>
          <w:rFonts w:ascii="Calibri" w:hAnsi="Calibri" w:cs="Calibri"/>
        </w:rPr>
        <w:t xml:space="preserve">this </w:t>
      </w:r>
      <w:ins w:id="1152" w:author="Mooney, Fintan" w:date="2026-01-14T21:44:00Z" w16du:dateUtc="2026-01-15T02:44:00Z">
        <w:r w:rsidR="00C91D68">
          <w:rPr>
            <w:rFonts w:ascii="Calibri" w:hAnsi="Calibri" w:cs="Calibri"/>
          </w:rPr>
          <w:t>s</w:t>
        </w:r>
      </w:ins>
      <w:del w:id="1153" w:author="Mooney, Fintan" w:date="2026-01-14T21:44:00Z" w16du:dateUtc="2026-01-15T02:44:00Z">
        <w:r w:rsidR="002E0D7A" w:rsidDel="00C91D68">
          <w:rPr>
            <w:rFonts w:ascii="Calibri" w:hAnsi="Calibri" w:cs="Calibri"/>
          </w:rPr>
          <w:delText>S</w:delText>
        </w:r>
      </w:del>
      <w:r w:rsidR="002E0D7A">
        <w:rPr>
          <w:rFonts w:ascii="Calibri" w:hAnsi="Calibri" w:cs="Calibri"/>
        </w:rPr>
        <w:t xml:space="preserve">pring was abnormally colder </w:t>
      </w:r>
      <w:r w:rsidR="008462F9">
        <w:rPr>
          <w:rFonts w:ascii="Calibri" w:hAnsi="Calibri" w:cs="Calibri"/>
        </w:rPr>
        <w:t xml:space="preserve">and had increased soil moisture, runoff, and snow density. </w:t>
      </w:r>
      <w:r w:rsidR="00AC4DEF">
        <w:rPr>
          <w:rFonts w:ascii="Calibri" w:hAnsi="Calibri" w:cs="Calibri"/>
        </w:rPr>
        <w:t xml:space="preserve">Future research should consider a more complete study of the relationship between </w:t>
      </w:r>
      <w:del w:id="1154" w:author="Mooney, Fintan" w:date="2026-01-14T21:44:00Z" w16du:dateUtc="2026-01-15T02:44:00Z">
        <w:r w:rsidR="007062F9" w:rsidDel="00DB1A17">
          <w:rPr>
            <w:rFonts w:ascii="Calibri" w:hAnsi="Calibri" w:cs="Calibri"/>
          </w:rPr>
          <w:delText>large-scale</w:delText>
        </w:r>
      </w:del>
      <w:ins w:id="1155" w:author="Mooney, Fintan" w:date="2026-01-14T21:44:00Z" w16du:dateUtc="2026-01-15T02:44:00Z">
        <w:r w:rsidR="00DB1A17">
          <w:rPr>
            <w:rFonts w:ascii="Calibri" w:hAnsi="Calibri" w:cs="Calibri"/>
          </w:rPr>
          <w:t>global weather</w:t>
        </w:r>
      </w:ins>
      <w:r w:rsidR="007062F9">
        <w:rPr>
          <w:rFonts w:ascii="Calibri" w:hAnsi="Calibri" w:cs="Calibri"/>
        </w:rPr>
        <w:t xml:space="preserve"> </w:t>
      </w:r>
      <w:del w:id="1156" w:author="Mooney, Fintan" w:date="2026-01-14T21:44:00Z" w16du:dateUtc="2026-01-15T02:44:00Z">
        <w:r w:rsidR="00AC4DEF" w:rsidDel="00DB1A17">
          <w:rPr>
            <w:rFonts w:ascii="Calibri" w:hAnsi="Calibri" w:cs="Calibri"/>
          </w:rPr>
          <w:delText xml:space="preserve">climate </w:delText>
        </w:r>
      </w:del>
      <w:r w:rsidR="00AC4DEF">
        <w:rPr>
          <w:rFonts w:ascii="Calibri" w:hAnsi="Calibri" w:cs="Calibri"/>
        </w:rPr>
        <w:t>change</w:t>
      </w:r>
      <w:r w:rsidR="007062F9">
        <w:rPr>
          <w:rFonts w:ascii="Calibri" w:hAnsi="Calibri" w:cs="Calibri"/>
        </w:rPr>
        <w:t>s and</w:t>
      </w:r>
      <w:r w:rsidR="00AC4DEF">
        <w:rPr>
          <w:rFonts w:ascii="Calibri" w:hAnsi="Calibri" w:cs="Calibri"/>
        </w:rPr>
        <w:t xml:space="preserve"> the </w:t>
      </w:r>
      <w:r w:rsidR="007062F9">
        <w:rPr>
          <w:rFonts w:ascii="Calibri" w:hAnsi="Calibri" w:cs="Calibri"/>
        </w:rPr>
        <w:t>spread of H5N1 in North America</w:t>
      </w:r>
      <w:r w:rsidR="009155D3">
        <w:rPr>
          <w:rFonts w:ascii="Calibri" w:hAnsi="Calibri" w:cs="Calibri"/>
        </w:rPr>
        <w:t xml:space="preserve">; </w:t>
      </w:r>
      <w:r w:rsidR="00195E0C">
        <w:rPr>
          <w:rFonts w:ascii="Calibri" w:hAnsi="Calibri" w:cs="Calibri"/>
        </w:rPr>
        <w:t xml:space="preserve">expanding on </w:t>
      </w:r>
      <w:r w:rsidR="00AE31A7">
        <w:rPr>
          <w:rFonts w:ascii="Calibri" w:hAnsi="Calibri" w:cs="Calibri"/>
        </w:rPr>
        <w:t xml:space="preserve">the impact of </w:t>
      </w:r>
      <w:ins w:id="1157" w:author="Mooney, Fintan" w:date="2026-01-14T21:44:00Z" w16du:dateUtc="2026-01-15T02:44:00Z">
        <w:r w:rsidR="00DB1A17">
          <w:rPr>
            <w:rFonts w:ascii="Calibri" w:hAnsi="Calibri" w:cs="Calibri"/>
          </w:rPr>
          <w:t xml:space="preserve">environmental </w:t>
        </w:r>
      </w:ins>
      <w:del w:id="1158" w:author="Mooney, Fintan" w:date="2026-01-14T21:44:00Z" w16du:dateUtc="2026-01-15T02:44:00Z">
        <w:r w:rsidR="00195E0C" w:rsidDel="00DB1A17">
          <w:rPr>
            <w:rFonts w:ascii="Calibri" w:hAnsi="Calibri" w:cs="Calibri"/>
          </w:rPr>
          <w:delText xml:space="preserve">climate </w:delText>
        </w:r>
      </w:del>
      <w:r w:rsidR="00195E0C">
        <w:rPr>
          <w:rFonts w:ascii="Calibri" w:hAnsi="Calibri" w:cs="Calibri"/>
        </w:rPr>
        <w:t xml:space="preserve">change </w:t>
      </w:r>
      <w:r w:rsidR="00AE31A7">
        <w:rPr>
          <w:rFonts w:ascii="Calibri" w:hAnsi="Calibri" w:cs="Calibri"/>
        </w:rPr>
        <w:t>on</w:t>
      </w:r>
      <w:r w:rsidR="00C77DF3">
        <w:rPr>
          <w:rFonts w:ascii="Calibri" w:hAnsi="Calibri" w:cs="Calibri"/>
        </w:rPr>
        <w:t xml:space="preserve"> waterfowl </w:t>
      </w:r>
      <w:r w:rsidR="00126AAD" w:rsidRPr="006F7B09">
        <w:rPr>
          <w:rFonts w:ascii="Calibri" w:hAnsi="Calibri" w:cs="Calibri"/>
        </w:rPr>
        <w:t xml:space="preserve">phenology </w:t>
      </w:r>
      <w:r w:rsidR="00126AAD" w:rsidRPr="006F7B09">
        <w:rPr>
          <w:rFonts w:ascii="Calibri" w:hAnsi="Calibri" w:cs="Calibri"/>
        </w:rPr>
        <w:fldChar w:fldCharType="begin"/>
      </w:r>
      <w:r w:rsidR="00592202">
        <w:rPr>
          <w:rFonts w:ascii="Calibri" w:hAnsi="Calibri" w:cs="Calibri"/>
        </w:rPr>
        <w:instrText xml:space="preserve"> ADDIN ZOTERO_ITEM CSL_CITATION {"citationID":"MM6oiKbU","properties":{"formattedCitation":"(Llanos-Soto et al., 2025; Sauter et al., 2010; Weller et al., 2022)","plainCitation":"(Llanos-Soto et al., 2025; Sauter et al., 2010; Weller et al., 2022)","noteIndex":0},"citationItems":[{"id":957,"uris":["http://zotero.org/users/3737837/items/IZRSUVWK"],"itemData":{"id":957,"type":"article-journal","abstract":"Spillover of Highly Pathogenic Avian Influenza (HPAI) to backyard poultry via migratory birds threatens the poultry industry and public health. To improve the understanding of spillover events, we developed a stochastic compartmental mathematical model of HPAI transmission dynamics at the waterfowl-backyard poultry interface in a high-risk area for HPAI introduction into poultry. The model described the infection spread among resident and migratory waterfowl and backyard poultry farms and was validated with historical outbreak data in backyard poultry farms and swan mortalities. We used the model to assess the impact of the timing and duration of migratory birds’ stopover period on the probability of HPAI infection in backyard poultry farms. Additionally, we predicted mortality in a sentinel bird species and assessed the impact of HPAI virulence and immunity in a resident reservoir species on the HPAI transmission dynamics. The stopover duration of the reservoir species predicts the HPAI infection probability in backyard poultry farms from waterfowl communities, but the stopover timing has no effect. HPAI virus virulence and immunity against the virus impact the transmission risk to backyard poultry. Understanding factors influencing reservoir species’ migration stopover duration in a location will aid HPAI outbreak forecasting and control in backyard poultry farms.","container-title":"Scientific Reports","DOI":"10.1038/s41598-025-89827-y","ISSN":"2045-2322","issue":"1","journalAbbreviation":"Sci Rep","language":"en","license":"2025 The Author(s)","page":"5861","publisher":"Nature Publishing Group","source":"www.nature.com","title":"Transmission dynamics of highly pathogenic avian influenza among multiple waterfowl species and backyard poultry: the impact of the stopover period","title-short":"Transmission dynamics of highly pathogenic avian influenza among multiple waterfowl species and backyard poultry","volume":"15","author":[{"family":"Llanos-Soto","given":"Sebastián G."},{"family":"Yaffy","given":"Dylan"},{"family":"Pavlak","given":"Marina"},{"family":"Ivanek","given":"Renata"}],"issued":{"date-parts":[["2025",2,18]]}}},{"id":1037,"uris":["http://zotero.org/users/3737837/items/GIREI3JT"],"itemData":{"id":1037,"type":"article-journal","abstract":"Other than during periods of migration, animal movement tends to be poorly described, despite the potential importance of such movements, which may prove crucial for surviving periods of bad weather and low food availability. We analysed within-winter (December–February) movements of Mallard using the EURING Data Bank. Most movements were directed towards the south or southwest during all three winter months. Distances covered increased with winter harshness and generally decreased from 1952 to 2004. Mallards appear to move less than other duck species during winter. Long-distance movements of Mallards seem to be related to cold weather, birds only moving long distances in large numbers during the very coldest winters. Movements are not restricted during midwinter, but occur throughout the winter. The decreasing within-winter movement over time (1952–2004) could be explained by decreasing reporting probabilities and/or warmer winters in recent decades. However, the first is only true if the decrease in reporting probability increases with distance moved, for which we found no indication in our study. Therefore, we suggest that the pattern found is evidence of long-term winter warming reducing the distance of within-winter movements in this species.","container-title":"Ibis","DOI":"10.1111/j.1474-919X.2010.01028.x","ISSN":"1474-919X","issue":"3","language":"en","note":"_eprint: https://onlinelibrary.wiley.com/doi/pdf/10.1111/j.1474-919X.2010.01028.x","page":"600-609","source":"Wiley Online Library","title":"Evidence of climate change effects on within-winter movements of European Mallards Anas platyrhynchos","volume":"152","author":[{"family":"Sauter","given":"Annette"},{"family":"Korner-Nievergelt","given":"Fränzi"},{"family":"Jenni","given":"Lukas"}],"issued":{"date-parts":[["2010"]]}}},{"id":1040,"uris":["http://zotero.org/users/3737837/items/5S7GYWBP"],"itemData":{"id":1040,"type":"article-journal","abstract":"The timing of autumn migration in ducks is influenced by a range of environmental conditions that may elicit individual experiences and responses from individual birds, yet most studies have investigated relationships at the population level. We used data from individual satellite-tracked mallards (Anas platyrhynchos) to model the timing and environmental drivers of autumn migration movements at a continental scale.","container-title":"Movement Ecology","DOI":"10.1186/s40462-021-00299-x","ISSN":"2051-3933","issue":"1","journalAbbreviation":"Movement Ecology","page":"1","source":"BioMed Central","title":"Environmental drivers of autumn migration departure decisions in midcontinental mallards","volume":"10","author":[{"family":"Weller","given":"Florian G."},{"family":"Beatty","given":"William S."},{"family":"Webb","given":"Elisabeth B."},{"family":"Kesler","given":"Dylan C."},{"family":"Krementz","given":"David G."},{"family":"Asante","given":"Kwasi"},{"family":"Naylor","given":"Luke W."}],"issued":{"date-parts":[["2022",1,5]]}}}],"schema":"https://github.com/citation-style-language/schema/raw/master/csl-citation.json"} </w:instrText>
      </w:r>
      <w:r w:rsidR="00126AAD" w:rsidRPr="006F7B09">
        <w:rPr>
          <w:rFonts w:ascii="Calibri" w:hAnsi="Calibri" w:cs="Calibri"/>
        </w:rPr>
        <w:fldChar w:fldCharType="separate"/>
      </w:r>
      <w:r w:rsidR="00126AAD">
        <w:rPr>
          <w:rFonts w:ascii="Calibri" w:hAnsi="Calibri" w:cs="Calibri"/>
          <w:noProof/>
        </w:rPr>
        <w:t>(Llanos-Soto et al., 2025; Sauter et al., 2010; Weller et al., 2022)</w:t>
      </w:r>
      <w:r w:rsidR="00126AAD" w:rsidRPr="006F7B09">
        <w:rPr>
          <w:rFonts w:ascii="Calibri" w:hAnsi="Calibri" w:cs="Calibri"/>
        </w:rPr>
        <w:fldChar w:fldCharType="end"/>
      </w:r>
      <w:r w:rsidR="007062F9">
        <w:rPr>
          <w:rFonts w:ascii="Calibri" w:hAnsi="Calibri" w:cs="Calibri"/>
        </w:rPr>
        <w:t xml:space="preserve">. </w:t>
      </w:r>
    </w:p>
    <w:p w14:paraId="7B0147C2" w14:textId="77777777" w:rsidR="00C7561A" w:rsidRDefault="00C7561A">
      <w:pPr>
        <w:rPr>
          <w:rFonts w:ascii="Calibri" w:hAnsi="Calibri" w:cs="Calibri"/>
        </w:rPr>
      </w:pPr>
    </w:p>
    <w:p w14:paraId="7F54659E" w14:textId="02D66812" w:rsidR="00C12E88" w:rsidRDefault="00B86423" w:rsidP="005D0C8D">
      <w:pPr>
        <w:rPr>
          <w:rFonts w:ascii="Calibri" w:hAnsi="Calibri" w:cs="Calibri"/>
        </w:rPr>
      </w:pPr>
      <w:r>
        <w:rPr>
          <w:rFonts w:ascii="Calibri" w:hAnsi="Calibri" w:cs="Calibri"/>
        </w:rPr>
        <w:t>4.4 Strengths and Limitations</w:t>
      </w:r>
    </w:p>
    <w:p w14:paraId="5456B33B" w14:textId="77777777" w:rsidR="005D0C8D" w:rsidRDefault="005D0C8D" w:rsidP="005D0C8D">
      <w:pPr>
        <w:rPr>
          <w:rFonts w:ascii="Calibri" w:hAnsi="Calibri" w:cs="Calibri"/>
        </w:rPr>
      </w:pPr>
    </w:p>
    <w:p w14:paraId="251EA318" w14:textId="677F62F7" w:rsidR="006666AC" w:rsidRDefault="00C12E88" w:rsidP="00C12E88">
      <w:pPr>
        <w:rPr>
          <w:rFonts w:ascii="Calibri" w:hAnsi="Calibri" w:cs="Calibri"/>
        </w:rPr>
      </w:pPr>
      <w:r>
        <w:rPr>
          <w:rFonts w:ascii="Calibri" w:hAnsi="Calibri" w:cs="Calibri"/>
        </w:rPr>
        <w:tab/>
      </w:r>
      <w:r w:rsidR="00C3614D">
        <w:rPr>
          <w:rFonts w:ascii="Calibri" w:hAnsi="Calibri" w:cs="Calibri"/>
        </w:rPr>
        <w:t xml:space="preserve">To our knowledge, this is the first study in the United States specifically examine how short-term variations </w:t>
      </w:r>
      <w:r w:rsidR="00852EA8">
        <w:rPr>
          <w:rFonts w:ascii="Calibri" w:hAnsi="Calibri" w:cs="Calibri"/>
        </w:rPr>
        <w:t xml:space="preserve">in meteorological conditions and wild bird abundance </w:t>
      </w:r>
      <w:r w:rsidR="000F2C6C">
        <w:rPr>
          <w:rFonts w:ascii="Calibri" w:hAnsi="Calibri" w:cs="Calibri"/>
        </w:rPr>
        <w:t xml:space="preserve">compound </w:t>
      </w:r>
      <w:r w:rsidR="007B2E5F">
        <w:rPr>
          <w:rFonts w:ascii="Calibri" w:hAnsi="Calibri" w:cs="Calibri"/>
        </w:rPr>
        <w:t xml:space="preserve">risk of HPAI </w:t>
      </w:r>
      <w:ins w:id="1159" w:author="Mooney, Fintan" w:date="2026-01-14T22:12:00Z" w16du:dateUtc="2026-01-15T03:12:00Z">
        <w:r w:rsidR="002A4F44">
          <w:rPr>
            <w:rFonts w:ascii="Calibri" w:hAnsi="Calibri" w:cs="Calibri"/>
          </w:rPr>
          <w:t xml:space="preserve">spillover </w:t>
        </w:r>
        <w:r w:rsidR="006B1AE6">
          <w:rPr>
            <w:rFonts w:ascii="Calibri" w:hAnsi="Calibri" w:cs="Calibri"/>
          </w:rPr>
          <w:t>into commercial and backyar</w:t>
        </w:r>
      </w:ins>
      <w:ins w:id="1160" w:author="Mooney, Fintan" w:date="2026-01-14T22:13:00Z" w16du:dateUtc="2026-01-15T03:13:00Z">
        <w:r w:rsidR="006B1AE6">
          <w:rPr>
            <w:rFonts w:ascii="Calibri" w:hAnsi="Calibri" w:cs="Calibri"/>
          </w:rPr>
          <w:t>d poultry farms</w:t>
        </w:r>
      </w:ins>
      <w:del w:id="1161" w:author="Mooney, Fintan" w:date="2026-01-14T22:12:00Z" w16du:dateUtc="2026-01-15T03:12:00Z">
        <w:r w:rsidR="007B2E5F" w:rsidDel="002A4F44">
          <w:rPr>
            <w:rFonts w:ascii="Calibri" w:hAnsi="Calibri" w:cs="Calibri"/>
          </w:rPr>
          <w:delText>outbreaks</w:delText>
        </w:r>
      </w:del>
      <w:r w:rsidR="000F2C6C">
        <w:rPr>
          <w:rFonts w:ascii="Calibri" w:hAnsi="Calibri" w:cs="Calibri"/>
        </w:rPr>
        <w:t xml:space="preserve">. </w:t>
      </w:r>
      <w:r w:rsidR="00136B43">
        <w:rPr>
          <w:rFonts w:ascii="Calibri" w:hAnsi="Calibri" w:cs="Calibri"/>
        </w:rPr>
        <w:t xml:space="preserve">A </w:t>
      </w:r>
      <w:r w:rsidR="00A06BEF">
        <w:rPr>
          <w:rFonts w:ascii="Calibri" w:hAnsi="Calibri" w:cs="Calibri"/>
        </w:rPr>
        <w:t>core strength of our approach is the ability to detect associations at fine spatial scales,</w:t>
      </w:r>
      <w:r w:rsidR="00F5650E">
        <w:rPr>
          <w:rFonts w:ascii="Calibri" w:hAnsi="Calibri" w:cs="Calibri"/>
        </w:rPr>
        <w:t xml:space="preserve"> using </w:t>
      </w:r>
      <w:r w:rsidR="00360743">
        <w:rPr>
          <w:rFonts w:ascii="Calibri" w:hAnsi="Calibri" w:cs="Calibri"/>
        </w:rPr>
        <w:t xml:space="preserve">meteorological </w:t>
      </w:r>
      <w:r w:rsidR="00F5650E">
        <w:rPr>
          <w:rFonts w:ascii="Calibri" w:hAnsi="Calibri" w:cs="Calibri"/>
        </w:rPr>
        <w:t>data aggregated to</w:t>
      </w:r>
      <w:r w:rsidR="00AE31A7">
        <w:rPr>
          <w:rFonts w:ascii="Calibri" w:hAnsi="Calibri" w:cs="Calibri"/>
        </w:rPr>
        <w:t xml:space="preserve"> </w:t>
      </w:r>
      <w:r w:rsidR="00360743">
        <w:rPr>
          <w:rFonts w:ascii="Calibri" w:hAnsi="Calibri" w:cs="Calibri"/>
        </w:rPr>
        <w:t>10km</w:t>
      </w:r>
      <w:ins w:id="1162" w:author="Mooney, Fintan" w:date="2026-01-13T10:53:00Z" w16du:dateUtc="2026-01-13T15:53:00Z">
        <w:r w:rsidR="004C0AF5" w:rsidRPr="00307316">
          <w:rPr>
            <w:rFonts w:ascii="Calibri" w:hAnsi="Calibri" w:cs="Calibri"/>
            <w:vertAlign w:val="superscript"/>
            <w:rPrChange w:id="1163" w:author="Mooney, Fintan" w:date="2026-01-13T10:54:00Z" w16du:dateUtc="2026-01-13T15:54:00Z">
              <w:rPr>
                <w:rFonts w:ascii="Calibri" w:hAnsi="Calibri" w:cs="Calibri"/>
              </w:rPr>
            </w:rPrChange>
          </w:rPr>
          <w:t xml:space="preserve">2 </w:t>
        </w:r>
        <w:r w:rsidR="004C0AF5">
          <w:rPr>
            <w:rFonts w:ascii="Calibri" w:hAnsi="Calibri" w:cs="Calibri"/>
          </w:rPr>
          <w:t>cells</w:t>
        </w:r>
      </w:ins>
      <w:del w:id="1164" w:author="Mooney, Fintan" w:date="2026-01-13T10:53:00Z" w16du:dateUtc="2026-01-13T15:53:00Z">
        <w:r w:rsidR="00360743" w:rsidDel="004C0AF5">
          <w:rPr>
            <w:rFonts w:ascii="Calibri" w:hAnsi="Calibri" w:cs="Calibri"/>
          </w:rPr>
          <w:delText xml:space="preserve"> x 10km</w:delText>
        </w:r>
      </w:del>
      <w:r w:rsidR="00360743">
        <w:rPr>
          <w:rFonts w:ascii="Calibri" w:hAnsi="Calibri" w:cs="Calibri"/>
        </w:rPr>
        <w:t xml:space="preserve"> and wild bird abundance</w:t>
      </w:r>
      <w:r w:rsidR="00D215D6">
        <w:rPr>
          <w:rFonts w:ascii="Calibri" w:hAnsi="Calibri" w:cs="Calibri"/>
        </w:rPr>
        <w:t xml:space="preserve"> estimates</w:t>
      </w:r>
      <w:r w:rsidR="00360743">
        <w:rPr>
          <w:rFonts w:ascii="Calibri" w:hAnsi="Calibri" w:cs="Calibri"/>
        </w:rPr>
        <w:t xml:space="preserve"> at 3</w:t>
      </w:r>
      <w:r w:rsidR="0036115D">
        <w:rPr>
          <w:rFonts w:ascii="Calibri" w:hAnsi="Calibri" w:cs="Calibri"/>
        </w:rPr>
        <w:t>km</w:t>
      </w:r>
      <w:ins w:id="1165" w:author="Mooney, Fintan" w:date="2026-01-13T10:53:00Z" w16du:dateUtc="2026-01-13T15:53:00Z">
        <w:r w:rsidR="004C0AF5" w:rsidRPr="00307316">
          <w:rPr>
            <w:rFonts w:ascii="Calibri" w:hAnsi="Calibri" w:cs="Calibri"/>
            <w:vertAlign w:val="superscript"/>
            <w:rPrChange w:id="1166" w:author="Mooney, Fintan" w:date="2026-01-13T10:54:00Z" w16du:dateUtc="2026-01-13T15:54:00Z">
              <w:rPr>
                <w:rFonts w:ascii="Calibri" w:hAnsi="Calibri" w:cs="Calibri"/>
              </w:rPr>
            </w:rPrChange>
          </w:rPr>
          <w:t>2</w:t>
        </w:r>
        <w:r w:rsidR="004C0AF5">
          <w:rPr>
            <w:rFonts w:ascii="Calibri" w:hAnsi="Calibri" w:cs="Calibri"/>
          </w:rPr>
          <w:t xml:space="preserve"> </w:t>
        </w:r>
      </w:ins>
      <w:del w:id="1167" w:author="Mooney, Fintan" w:date="2026-01-13T10:53:00Z" w16du:dateUtc="2026-01-13T15:53:00Z">
        <w:r w:rsidR="0036115D" w:rsidDel="004C0AF5">
          <w:rPr>
            <w:rFonts w:ascii="Calibri" w:hAnsi="Calibri" w:cs="Calibri"/>
          </w:rPr>
          <w:delText xml:space="preserve"> x 3km</w:delText>
        </w:r>
        <w:r w:rsidR="00D215D6" w:rsidDel="004C0AF5">
          <w:rPr>
            <w:rFonts w:ascii="Calibri" w:hAnsi="Calibri" w:cs="Calibri"/>
          </w:rPr>
          <w:delText xml:space="preserve"> </w:delText>
        </w:r>
      </w:del>
      <w:r w:rsidR="00D215D6">
        <w:rPr>
          <w:rFonts w:ascii="Calibri" w:hAnsi="Calibri" w:cs="Calibri"/>
        </w:rPr>
        <w:t>around farms. W</w:t>
      </w:r>
      <w:r w:rsidR="00AF4A41">
        <w:rPr>
          <w:rFonts w:ascii="Calibri" w:hAnsi="Calibri" w:cs="Calibri"/>
        </w:rPr>
        <w:t xml:space="preserve">e </w:t>
      </w:r>
      <w:r w:rsidR="00D215D6">
        <w:rPr>
          <w:rFonts w:ascii="Calibri" w:hAnsi="Calibri" w:cs="Calibri"/>
        </w:rPr>
        <w:t xml:space="preserve">also </w:t>
      </w:r>
      <w:r w:rsidR="00AF4A41">
        <w:rPr>
          <w:rFonts w:ascii="Calibri" w:hAnsi="Calibri" w:cs="Calibri"/>
        </w:rPr>
        <w:t>ma</w:t>
      </w:r>
      <w:r w:rsidR="00D215D6">
        <w:rPr>
          <w:rFonts w:ascii="Calibri" w:hAnsi="Calibri" w:cs="Calibri"/>
        </w:rPr>
        <w:t>de</w:t>
      </w:r>
      <w:r w:rsidR="00AF4A41">
        <w:rPr>
          <w:rFonts w:ascii="Calibri" w:hAnsi="Calibri" w:cs="Calibri"/>
        </w:rPr>
        <w:t xml:space="preserve"> use of </w:t>
      </w:r>
      <w:r w:rsidR="00D215D6">
        <w:rPr>
          <w:rFonts w:ascii="Calibri" w:hAnsi="Calibri" w:cs="Calibri"/>
        </w:rPr>
        <w:t>distributed lag non-linear models to</w:t>
      </w:r>
      <w:r w:rsidR="00AF4A41">
        <w:rPr>
          <w:rFonts w:ascii="Calibri" w:hAnsi="Calibri" w:cs="Calibri"/>
        </w:rPr>
        <w:t xml:space="preserve"> potential lagged effects</w:t>
      </w:r>
      <w:r w:rsidR="00D215D6">
        <w:rPr>
          <w:rFonts w:ascii="Calibri" w:hAnsi="Calibri" w:cs="Calibri"/>
        </w:rPr>
        <w:t xml:space="preserve"> within a month of a</w:t>
      </w:r>
      <w:ins w:id="1168" w:author="Mooney, Fintan" w:date="2026-01-14T21:45:00Z" w16du:dateUtc="2026-01-15T02:45:00Z">
        <w:r w:rsidR="00DB1A17">
          <w:rPr>
            <w:rFonts w:ascii="Calibri" w:hAnsi="Calibri" w:cs="Calibri"/>
          </w:rPr>
          <w:t xml:space="preserve"> spillover event</w:t>
        </w:r>
      </w:ins>
      <w:del w:id="1169" w:author="Mooney, Fintan" w:date="2026-01-14T21:45:00Z" w16du:dateUtc="2026-01-15T02:45:00Z">
        <w:r w:rsidR="00D215D6" w:rsidDel="00DB1A17">
          <w:rPr>
            <w:rFonts w:ascii="Calibri" w:hAnsi="Calibri" w:cs="Calibri"/>
          </w:rPr>
          <w:delText>n outbreak</w:delText>
        </w:r>
      </w:del>
      <w:r w:rsidR="00AF4A41">
        <w:rPr>
          <w:rFonts w:ascii="Calibri" w:hAnsi="Calibri" w:cs="Calibri"/>
        </w:rPr>
        <w:t xml:space="preserve">. </w:t>
      </w:r>
      <w:r w:rsidR="00987F7D">
        <w:rPr>
          <w:rFonts w:ascii="Calibri" w:hAnsi="Calibri" w:cs="Calibri"/>
        </w:rPr>
        <w:t xml:space="preserve">On the other hand, the small spatiotemporal scale and the relatively limited number of </w:t>
      </w:r>
      <w:del w:id="1170" w:author="Mooney, Fintan" w:date="2026-01-14T21:45:00Z" w16du:dateUtc="2026-01-15T02:45:00Z">
        <w:r w:rsidR="00987F7D" w:rsidDel="003B55BD">
          <w:rPr>
            <w:rFonts w:ascii="Calibri" w:hAnsi="Calibri" w:cs="Calibri"/>
          </w:rPr>
          <w:delText xml:space="preserve">outbreaks </w:delText>
        </w:r>
      </w:del>
      <w:ins w:id="1171" w:author="Mooney, Fintan" w:date="2026-01-14T21:45:00Z" w16du:dateUtc="2026-01-15T02:45:00Z">
        <w:r w:rsidR="003B55BD">
          <w:rPr>
            <w:rFonts w:ascii="Calibri" w:hAnsi="Calibri" w:cs="Calibri"/>
          </w:rPr>
          <w:t xml:space="preserve">spillovers </w:t>
        </w:r>
      </w:ins>
      <w:r w:rsidR="00987F7D">
        <w:rPr>
          <w:rFonts w:ascii="Calibri" w:hAnsi="Calibri" w:cs="Calibri"/>
        </w:rPr>
        <w:t xml:space="preserve">reduced the statistical power, constrained our ability to investigate longer lag windows, and impeded </w:t>
      </w:r>
      <w:r w:rsidR="004277D8">
        <w:rPr>
          <w:rFonts w:ascii="Calibri" w:hAnsi="Calibri" w:cs="Calibri"/>
        </w:rPr>
        <w:t xml:space="preserve">us from assessing whether anomalous </w:t>
      </w:r>
      <w:r w:rsidR="00770608">
        <w:rPr>
          <w:rFonts w:ascii="Calibri" w:hAnsi="Calibri" w:cs="Calibri"/>
        </w:rPr>
        <w:t>winter or summer</w:t>
      </w:r>
      <w:r w:rsidR="004277D8">
        <w:rPr>
          <w:rFonts w:ascii="Calibri" w:hAnsi="Calibri" w:cs="Calibri"/>
        </w:rPr>
        <w:t xml:space="preserve"> conditions increased risk </w:t>
      </w:r>
      <w:r w:rsidR="00770608">
        <w:rPr>
          <w:rFonts w:ascii="Calibri" w:hAnsi="Calibri" w:cs="Calibri"/>
        </w:rPr>
        <w:t>for</w:t>
      </w:r>
      <w:ins w:id="1172" w:author="Mooney, Fintan" w:date="2026-01-13T10:54:00Z" w16du:dateUtc="2026-01-13T15:54:00Z">
        <w:r w:rsidR="00792D0B">
          <w:rPr>
            <w:rFonts w:ascii="Calibri" w:hAnsi="Calibri" w:cs="Calibri"/>
          </w:rPr>
          <w:t xml:space="preserve"> </w:t>
        </w:r>
      </w:ins>
      <w:ins w:id="1173" w:author="Mooney, Fintan" w:date="2026-01-14T22:14:00Z" w16du:dateUtc="2026-01-15T03:14:00Z">
        <w:r w:rsidR="00254AFD">
          <w:rPr>
            <w:rFonts w:ascii="Calibri" w:hAnsi="Calibri" w:cs="Calibri"/>
          </w:rPr>
          <w:t>transmission</w:t>
        </w:r>
      </w:ins>
      <w:del w:id="1174" w:author="Mooney, Fintan" w:date="2026-01-13T10:54:00Z" w16du:dateUtc="2026-01-13T15:54:00Z">
        <w:r w:rsidR="00770608" w:rsidDel="00792D0B">
          <w:rPr>
            <w:rFonts w:ascii="Calibri" w:hAnsi="Calibri" w:cs="Calibri"/>
          </w:rPr>
          <w:delText xml:space="preserve"> outbreaks</w:delText>
        </w:r>
      </w:del>
      <w:r w:rsidR="00770608">
        <w:rPr>
          <w:rFonts w:ascii="Calibri" w:hAnsi="Calibri" w:cs="Calibri"/>
        </w:rPr>
        <w:t xml:space="preserve"> in the spring and fall</w:t>
      </w:r>
      <w:ins w:id="1175" w:author="Mooney, Fintan" w:date="2026-01-13T10:55:00Z" w16du:dateUtc="2026-01-13T15:55:00Z">
        <w:r w:rsidR="00FC5ED6">
          <w:rPr>
            <w:rFonts w:ascii="Calibri" w:hAnsi="Calibri" w:cs="Calibri"/>
          </w:rPr>
          <w:t>, or modify avian migratory behavior</w:t>
        </w:r>
      </w:ins>
      <w:r w:rsidR="00770608">
        <w:rPr>
          <w:rFonts w:ascii="Calibri" w:hAnsi="Calibri" w:cs="Calibri"/>
        </w:rPr>
        <w:t xml:space="preserve">. </w:t>
      </w:r>
      <w:r w:rsidR="0076450A">
        <w:rPr>
          <w:rFonts w:ascii="Calibri" w:hAnsi="Calibri" w:cs="Calibri"/>
        </w:rPr>
        <w:t xml:space="preserve">Furthermore, due to data availability our analysis was restricted to </w:t>
      </w:r>
      <w:del w:id="1176" w:author="Mooney, Fintan" w:date="2026-01-13T10:54:00Z" w16du:dateUtc="2026-01-13T15:54:00Z">
        <w:r w:rsidR="0076450A" w:rsidDel="00792D0B">
          <w:rPr>
            <w:rFonts w:ascii="Calibri" w:hAnsi="Calibri" w:cs="Calibri"/>
          </w:rPr>
          <w:delText xml:space="preserve">outbreaks </w:delText>
        </w:r>
      </w:del>
      <w:ins w:id="1177" w:author="Mooney, Fintan" w:date="2026-01-13T10:54:00Z" w16du:dateUtc="2026-01-13T15:54:00Z">
        <w:r w:rsidR="00792D0B">
          <w:rPr>
            <w:rFonts w:ascii="Calibri" w:hAnsi="Calibri" w:cs="Calibri"/>
          </w:rPr>
          <w:t xml:space="preserve">spillover events </w:t>
        </w:r>
      </w:ins>
      <w:r w:rsidR="0076450A">
        <w:rPr>
          <w:rFonts w:ascii="Calibri" w:hAnsi="Calibri" w:cs="Calibri"/>
        </w:rPr>
        <w:t>occurring in 2022</w:t>
      </w:r>
      <w:r w:rsidR="001C24C8">
        <w:rPr>
          <w:rFonts w:ascii="Calibri" w:hAnsi="Calibri" w:cs="Calibri"/>
        </w:rPr>
        <w:t xml:space="preserve">, preventing </w:t>
      </w:r>
      <w:r w:rsidR="00A554C2">
        <w:rPr>
          <w:rFonts w:ascii="Calibri" w:hAnsi="Calibri" w:cs="Calibri"/>
        </w:rPr>
        <w:t xml:space="preserve">the </w:t>
      </w:r>
      <w:del w:id="1178" w:author="Mooney, Fintan" w:date="2026-01-13T10:55:00Z" w16du:dateUtc="2026-01-13T15:55:00Z">
        <w:r w:rsidR="006666AC" w:rsidDel="00FC5ED6">
          <w:rPr>
            <w:rFonts w:ascii="Calibri" w:hAnsi="Calibri" w:cs="Calibri"/>
          </w:rPr>
          <w:delText xml:space="preserve">capability </w:delText>
        </w:r>
        <w:r w:rsidR="00A554C2" w:rsidDel="00FC5ED6">
          <w:rPr>
            <w:rFonts w:ascii="Calibri" w:hAnsi="Calibri" w:cs="Calibri"/>
          </w:rPr>
          <w:delText>to</w:delText>
        </w:r>
      </w:del>
      <w:ins w:id="1179" w:author="Mooney, Fintan" w:date="2026-01-13T10:56:00Z" w16du:dateUtc="2026-01-13T15:56:00Z">
        <w:r w:rsidR="00E338F0">
          <w:rPr>
            <w:rFonts w:ascii="Calibri" w:hAnsi="Calibri" w:cs="Calibri"/>
          </w:rPr>
          <w:t>exchangeability</w:t>
        </w:r>
      </w:ins>
      <w:ins w:id="1180" w:author="Mooney, Fintan" w:date="2026-01-13T10:55:00Z" w16du:dateUtc="2026-01-13T15:55:00Z">
        <w:r w:rsidR="00FC5ED6">
          <w:rPr>
            <w:rFonts w:ascii="Calibri" w:hAnsi="Calibri" w:cs="Calibri"/>
          </w:rPr>
          <w:t xml:space="preserve"> of our hyp</w:t>
        </w:r>
        <w:r w:rsidR="00E338F0">
          <w:rPr>
            <w:rFonts w:ascii="Calibri" w:hAnsi="Calibri" w:cs="Calibri"/>
          </w:rPr>
          <w:t>othesis regarding HPAI transmission from wild bir</w:t>
        </w:r>
      </w:ins>
      <w:ins w:id="1181" w:author="Mooney, Fintan" w:date="2026-01-13T10:56:00Z" w16du:dateUtc="2026-01-13T15:56:00Z">
        <w:r w:rsidR="00E338F0">
          <w:rPr>
            <w:rFonts w:ascii="Calibri" w:hAnsi="Calibri" w:cs="Calibri"/>
          </w:rPr>
          <w:t xml:space="preserve">ds </w:t>
        </w:r>
      </w:ins>
      <w:ins w:id="1182" w:author="Mooney, Fintan" w:date="2026-01-13T10:55:00Z" w16du:dateUtc="2026-01-13T15:55:00Z">
        <w:r w:rsidR="00E338F0">
          <w:rPr>
            <w:rFonts w:ascii="Calibri" w:hAnsi="Calibri" w:cs="Calibri"/>
          </w:rPr>
          <w:t xml:space="preserve">to </w:t>
        </w:r>
      </w:ins>
      <w:ins w:id="1183" w:author="Mooney, Fintan" w:date="2026-01-13T10:56:00Z" w16du:dateUtc="2026-01-13T15:56:00Z">
        <w:r w:rsidR="005A02CE">
          <w:rPr>
            <w:rFonts w:ascii="Calibri" w:hAnsi="Calibri" w:cs="Calibri"/>
          </w:rPr>
          <w:t>recent spillover in different regions of the US and in farmed mammalian hosts.</w:t>
        </w:r>
      </w:ins>
      <w:del w:id="1184" w:author="Mooney, Fintan" w:date="2026-01-13T10:56:00Z" w16du:dateUtc="2026-01-13T15:56:00Z">
        <w:r w:rsidR="00A554C2" w:rsidDel="00E338F0">
          <w:rPr>
            <w:rFonts w:ascii="Calibri" w:hAnsi="Calibri" w:cs="Calibri"/>
          </w:rPr>
          <w:delText xml:space="preserve"> </w:delText>
        </w:r>
        <w:r w:rsidR="001E7F3B" w:rsidDel="00E338F0">
          <w:rPr>
            <w:rFonts w:ascii="Calibri" w:hAnsi="Calibri" w:cs="Calibri"/>
          </w:rPr>
          <w:delText xml:space="preserve">evaluate more recent </w:delText>
        </w:r>
      </w:del>
      <w:del w:id="1185" w:author="Mooney, Fintan" w:date="2026-01-13T10:54:00Z" w16du:dateUtc="2026-01-13T15:54:00Z">
        <w:r w:rsidR="006666AC" w:rsidDel="00792D0B">
          <w:rPr>
            <w:rFonts w:ascii="Calibri" w:hAnsi="Calibri" w:cs="Calibri"/>
          </w:rPr>
          <w:delText xml:space="preserve">HPAI </w:delText>
        </w:r>
      </w:del>
      <w:del w:id="1186" w:author="Mooney, Fintan" w:date="2026-01-13T10:56:00Z" w16du:dateUtc="2026-01-13T15:56:00Z">
        <w:r w:rsidR="009104A5" w:rsidDel="005A02CE">
          <w:rPr>
            <w:rFonts w:ascii="Calibri" w:hAnsi="Calibri" w:cs="Calibri"/>
          </w:rPr>
          <w:delText>spillover</w:delText>
        </w:r>
      </w:del>
      <w:ins w:id="1187" w:author="Mooney, Fintan" w:date="2026-01-13T10:56:00Z" w16du:dateUtc="2026-01-13T15:56:00Z">
        <w:r w:rsidR="005A02CE">
          <w:rPr>
            <w:rFonts w:ascii="Calibri" w:hAnsi="Calibri" w:cs="Calibri"/>
          </w:rPr>
          <w:t xml:space="preserve"> Nonetheless</w:t>
        </w:r>
      </w:ins>
      <w:del w:id="1188" w:author="Mooney, Fintan" w:date="2026-01-13T10:54:00Z" w16du:dateUtc="2026-01-13T15:54:00Z">
        <w:r w:rsidR="009104A5" w:rsidDel="00792D0B">
          <w:rPr>
            <w:rFonts w:ascii="Calibri" w:hAnsi="Calibri" w:cs="Calibri"/>
          </w:rPr>
          <w:delText xml:space="preserve"> events,</w:delText>
        </w:r>
        <w:r w:rsidR="001E7F3B" w:rsidDel="00792D0B">
          <w:rPr>
            <w:rFonts w:ascii="Calibri" w:hAnsi="Calibri" w:cs="Calibri"/>
          </w:rPr>
          <w:delText xml:space="preserve"> </w:delText>
        </w:r>
      </w:del>
      <w:del w:id="1189" w:author="Mooney, Fintan" w:date="2026-01-13T10:56:00Z" w16du:dateUtc="2026-01-13T15:56:00Z">
        <w:r w:rsidR="001E7F3B" w:rsidDel="005A02CE">
          <w:rPr>
            <w:rFonts w:ascii="Calibri" w:hAnsi="Calibri" w:cs="Calibri"/>
          </w:rPr>
          <w:delText xml:space="preserve">especially </w:delText>
        </w:r>
        <w:r w:rsidR="003551BB" w:rsidDel="005A02CE">
          <w:rPr>
            <w:rFonts w:ascii="Calibri" w:hAnsi="Calibri" w:cs="Calibri"/>
          </w:rPr>
          <w:delText>those that occurred in dairy cattle. Nonetheless</w:delText>
        </w:r>
      </w:del>
      <w:r w:rsidR="003551BB">
        <w:rPr>
          <w:rFonts w:ascii="Calibri" w:hAnsi="Calibri" w:cs="Calibri"/>
        </w:rPr>
        <w:t xml:space="preserve">, </w:t>
      </w:r>
      <w:r w:rsidR="007F31B4">
        <w:rPr>
          <w:rFonts w:ascii="Calibri" w:hAnsi="Calibri" w:cs="Calibri"/>
        </w:rPr>
        <w:t xml:space="preserve">our study </w:t>
      </w:r>
      <w:del w:id="1190" w:author="Mooney, Fintan" w:date="2026-01-14T22:14:00Z" w16du:dateUtc="2026-01-15T03:14:00Z">
        <w:r w:rsidR="007F31B4" w:rsidDel="00D21D3C">
          <w:rPr>
            <w:rFonts w:ascii="Calibri" w:hAnsi="Calibri" w:cs="Calibri"/>
          </w:rPr>
          <w:delText>gives an understanding</w:delText>
        </w:r>
      </w:del>
      <w:ins w:id="1191" w:author="Mooney, Fintan" w:date="2026-01-14T22:14:00Z" w16du:dateUtc="2026-01-15T03:14:00Z">
        <w:r w:rsidR="00D21D3C">
          <w:rPr>
            <w:rFonts w:ascii="Calibri" w:hAnsi="Calibri" w:cs="Calibri"/>
          </w:rPr>
          <w:t>provides insight</w:t>
        </w:r>
      </w:ins>
      <w:r w:rsidR="007F31B4">
        <w:rPr>
          <w:rFonts w:ascii="Calibri" w:hAnsi="Calibri" w:cs="Calibri"/>
        </w:rPr>
        <w:t xml:space="preserve"> of the </w:t>
      </w:r>
      <w:r w:rsidR="00BC4B43">
        <w:rPr>
          <w:rFonts w:ascii="Calibri" w:hAnsi="Calibri" w:cs="Calibri"/>
        </w:rPr>
        <w:t xml:space="preserve">early spillover dynamics as </w:t>
      </w:r>
      <w:r w:rsidR="003551BB">
        <w:rPr>
          <w:rFonts w:ascii="Calibri" w:hAnsi="Calibri" w:cs="Calibri"/>
        </w:rPr>
        <w:t xml:space="preserve">2022 </w:t>
      </w:r>
      <w:ins w:id="1192" w:author="Mooney, Fintan" w:date="2026-01-14T22:14:00Z" w16du:dateUtc="2026-01-15T03:14:00Z">
        <w:r w:rsidR="00D21D3C">
          <w:rPr>
            <w:rFonts w:ascii="Calibri" w:hAnsi="Calibri" w:cs="Calibri"/>
          </w:rPr>
          <w:t xml:space="preserve">falls </w:t>
        </w:r>
      </w:ins>
      <w:del w:id="1193" w:author="Mooney, Fintan" w:date="2026-01-14T22:14:00Z" w16du:dateUtc="2026-01-15T03:14:00Z">
        <w:r w:rsidR="00BC4B43" w:rsidDel="00D21D3C">
          <w:rPr>
            <w:rFonts w:ascii="Calibri" w:hAnsi="Calibri" w:cs="Calibri"/>
          </w:rPr>
          <w:delText xml:space="preserve">is </w:delText>
        </w:r>
      </w:del>
      <w:r w:rsidR="00BC4B43">
        <w:rPr>
          <w:rFonts w:ascii="Calibri" w:hAnsi="Calibri" w:cs="Calibri"/>
        </w:rPr>
        <w:t>within the</w:t>
      </w:r>
      <w:r w:rsidR="00FF2F20">
        <w:rPr>
          <w:rFonts w:ascii="Calibri" w:hAnsi="Calibri" w:cs="Calibri"/>
        </w:rPr>
        <w:t xml:space="preserve"> initial period </w:t>
      </w:r>
      <w:ins w:id="1194" w:author="Mooney, Fintan" w:date="2026-01-14T22:14:00Z" w16du:dateUtc="2026-01-15T03:14:00Z">
        <w:r w:rsidR="00D21D3C">
          <w:rPr>
            <w:rFonts w:ascii="Calibri" w:hAnsi="Calibri" w:cs="Calibri"/>
          </w:rPr>
          <w:t xml:space="preserve">of </w:t>
        </w:r>
      </w:ins>
      <w:del w:id="1195" w:author="Mooney, Fintan" w:date="2026-01-14T22:14:00Z" w16du:dateUtc="2026-01-15T03:14:00Z">
        <w:r w:rsidR="00BC4B43" w:rsidDel="00D21D3C">
          <w:rPr>
            <w:rFonts w:ascii="Calibri" w:hAnsi="Calibri" w:cs="Calibri"/>
          </w:rPr>
          <w:delText xml:space="preserve">that </w:delText>
        </w:r>
      </w:del>
      <w:r w:rsidR="00FF2F20">
        <w:rPr>
          <w:rFonts w:ascii="Calibri" w:hAnsi="Calibri" w:cs="Calibri"/>
        </w:rPr>
        <w:t xml:space="preserve">H5N1 </w:t>
      </w:r>
      <w:del w:id="1196" w:author="Mooney, Fintan" w:date="2026-01-14T22:14:00Z" w16du:dateUtc="2026-01-15T03:14:00Z">
        <w:r w:rsidR="00FF2F20" w:rsidDel="00D21D3C">
          <w:rPr>
            <w:rFonts w:ascii="Calibri" w:hAnsi="Calibri" w:cs="Calibri"/>
          </w:rPr>
          <w:delText>was introduced</w:delText>
        </w:r>
      </w:del>
      <w:ins w:id="1197" w:author="Mooney, Fintan" w:date="2026-01-14T22:14:00Z" w16du:dateUtc="2026-01-15T03:14:00Z">
        <w:r w:rsidR="00D21D3C">
          <w:rPr>
            <w:rFonts w:ascii="Calibri" w:hAnsi="Calibri" w:cs="Calibri"/>
          </w:rPr>
          <w:t>introduction</w:t>
        </w:r>
      </w:ins>
      <w:r w:rsidR="00FF2F20">
        <w:rPr>
          <w:rFonts w:ascii="Calibri" w:hAnsi="Calibri" w:cs="Calibri"/>
        </w:rPr>
        <w:t xml:space="preserve"> in</w:t>
      </w:r>
      <w:del w:id="1198" w:author="Mooney, Fintan" w:date="2026-01-14T22:14:00Z" w16du:dateUtc="2026-01-15T03:14:00Z">
        <w:r w:rsidR="00FF2F20" w:rsidDel="00F759C8">
          <w:rPr>
            <w:rFonts w:ascii="Calibri" w:hAnsi="Calibri" w:cs="Calibri"/>
          </w:rPr>
          <w:delText>to</w:delText>
        </w:r>
      </w:del>
      <w:r w:rsidR="00FF2F20">
        <w:rPr>
          <w:rFonts w:ascii="Calibri" w:hAnsi="Calibri" w:cs="Calibri"/>
        </w:rPr>
        <w:t xml:space="preserve"> North America</w:t>
      </w:r>
      <w:r w:rsidR="00BC4B43">
        <w:rPr>
          <w:rFonts w:ascii="Calibri" w:hAnsi="Calibri" w:cs="Calibri"/>
        </w:rPr>
        <w:t>.</w:t>
      </w:r>
    </w:p>
    <w:p w14:paraId="28A06B79" w14:textId="77777777" w:rsidR="00BC4B43" w:rsidRDefault="00BC4B43" w:rsidP="00C3614D">
      <w:pPr>
        <w:tabs>
          <w:tab w:val="left" w:pos="3140"/>
        </w:tabs>
        <w:rPr>
          <w:rFonts w:ascii="Calibri" w:hAnsi="Calibri" w:cs="Calibri"/>
        </w:rPr>
      </w:pPr>
    </w:p>
    <w:p w14:paraId="22D08B99" w14:textId="380B8C03" w:rsidR="00B86423" w:rsidRDefault="00C12E88" w:rsidP="00C12E88">
      <w:pPr>
        <w:rPr>
          <w:rFonts w:ascii="Calibri" w:hAnsi="Calibri" w:cs="Calibri"/>
        </w:rPr>
      </w:pPr>
      <w:r>
        <w:rPr>
          <w:rFonts w:ascii="Calibri" w:hAnsi="Calibri" w:cs="Calibri"/>
        </w:rPr>
        <w:tab/>
      </w:r>
      <w:r w:rsidR="00BC4B43">
        <w:rPr>
          <w:rFonts w:ascii="Calibri" w:hAnsi="Calibri" w:cs="Calibri"/>
        </w:rPr>
        <w:t xml:space="preserve">The external generalizability of these finding to other state and countries with different climates remains unclear. However, it is notable that </w:t>
      </w:r>
      <w:r w:rsidR="00F40237">
        <w:rPr>
          <w:rFonts w:ascii="Calibri" w:hAnsi="Calibri" w:cs="Calibri"/>
        </w:rPr>
        <w:t xml:space="preserve">our results confer with studies </w:t>
      </w:r>
      <w:r w:rsidR="00EB249C">
        <w:rPr>
          <w:rFonts w:ascii="Calibri" w:hAnsi="Calibri" w:cs="Calibri"/>
        </w:rPr>
        <w:t>based in Europe, Japan, Chille, and Australia</w:t>
      </w:r>
      <w:r w:rsidR="007D14CE">
        <w:rPr>
          <w:rFonts w:ascii="Calibri" w:hAnsi="Calibri" w:cs="Calibri"/>
        </w:rPr>
        <w:t xml:space="preserve"> </w:t>
      </w:r>
      <w:r w:rsidR="007D14CE">
        <w:rPr>
          <w:rFonts w:ascii="Calibri" w:hAnsi="Calibri" w:cs="Calibri"/>
        </w:rPr>
        <w:fldChar w:fldCharType="begin"/>
      </w:r>
      <w:r w:rsidR="00592202">
        <w:rPr>
          <w:rFonts w:ascii="Calibri" w:hAnsi="Calibri" w:cs="Calibri"/>
        </w:rPr>
        <w:instrText xml:space="preserve"> ADDIN ZOTERO_ITEM CSL_CITATION {"citationID":"BtSbouum","properties":{"formattedCitation":"(Azat et al., 2024; Caliendo et al., 2022; Ferenczi et al., 2021; Fujimoto &amp; Haga, 2024; Opata et al., 2025; Ruiz et al., 2021)","plainCitation":"(Azat et al., 2024; Caliendo et al., 2022; Ferenczi et al., 2021; Fujimoto &amp; Haga, 2024; Opata et al., 2025; Ruiz et al., 2021)","noteIndex":0},"citationItems":[{"id":1028,"uris":["http://zotero.org/users/3737837/items/ZQG2ZKFS"],"itemData":{"id":1028,"type":"article-journal","abstract":"Highly pathogenic avian influenza A H5N1 clade 2.3.4.4b (hereafter H5N1) is causing vast impacts on biodiversity and poultry around the globe. In Chile, lethal H5N1 cases have been reported in a wide range of wild bird species, marine mammals, backyard and industrial poultry, and in a human. This study describes the spatio-temporal patterns of the current epizootic of H5N1 in Chile and test drivers that could be associated with outbreak occurrence. We used H5N1 cases reported by the Chilean national animal health authority from December 5 th , 2022, to April 5 th , 2023. These included wild bird cases confirmed through avian influenza specific real-time reverse transcription PCR assay (RT-qPCR), obtained from passive and active surveillance. Data was analyzed to detect the presence of H5N1 clusters under space-time permutation probability modelling, H5N1 association between distance and days since first outbreak through linear regression, and correlation between H5N1 presence and a range of ecological and anthropogenic variables by general linear modelling. From 445 H5N1 identified outbreaks, involving 613 individual cases in wild birds, a consistent wave-like spread of H5N1 from north to south was identified, that can help predict hotspots of outbreak risk. For instance, seven statistically significant clusters were identified in central and northern Chile, where poultry production and wildlife mortalities are concentrated, respectively. The presence of outbreaks was correlated with landscape-scale variables, notably temperature range, bird richness and human footprint. In less than a year H5N1 has been associated with the unusual mortality of &gt;100,000 individuals of wild animals in Chile, mainly coastal birds and marine mammals. It is urgent that scientists, the poultry sector, local communities, and national health authorities co-design and implement science-based measures from a One Health perspective to avoid further H5N1 spillover from wildlife to domestic animals and humans, including rapid removal and proper disposal of wild dead animals, and the closure of public areas (e.g., beaches) reporting high wildlife mortalities.","container-title":"Frontiers in Veterinary Science","DOI":"10.3389/fvets.2024.1387040","ISSN":"2297-1769","journalAbbreviation":"Front. Vet. Sci.","language":"English","publisher":"Frontiers","source":"Frontiers","title":"Spatio-temporal dynamics and drivers of highly pathogenic avian influenza H5N1 in Chile","URL":"https://www.frontiersin.org/journals/veterinary-science/articles/10.3389/fvets.2024.1387040/full","volume":"11","author":[{"family":"Azat","given":"Claudio"},{"family":"Alvarado-Rybak","given":"Mario"},{"family":"Aguilera","given":"José F."},{"family":"Benavides","given":"Julio A."}],"accessed":{"date-parts":[["2025",11,17]]},"issued":{"date-parts":[["2024",5,2]]}}},{"id":965,"uris":["http://zotero.org/users/3737837/items/82G4MAJ3"],"itemData":{"id":965,"type":"article-journal","abstract":"Highly pathogenic avian influenza (HPAI) viruses of the A/Goose/Guangdong/1/1996 lineage (GsGd), which threaten the health of poultry, wildlife and humans, are spreading across Asia, Europe, Africa and North America but are currently absent from South America and Oceania. In December 2021, H5N1 HPAI viruses were detected in poultry and a free-living gull in St. John’s, Newfoundland and Labrador, Canada. Our phylogenetic analysis showed that these viruses were most closely related to HPAI GsGd viruses circulating in northwestern Europe in spring 2021. Our analysis of wild bird migration suggested that these viruses may have been carried across the Atlantic via Iceland, Greenland/Arctic or pelagic routes. The here documented incursion of HPAI GsGd viruses into North America raises concern for further virus spread across the Americas by wild bird migration.","container-title":"Scientific Reports","DOI":"10.1038/s41598-022-13447-z","ISSN":"2045-2322","issue":"1","journalAbbreviation":"Sci Rep","language":"en","license":"2022 The Author(s)","page":"11729","publisher":"Nature Publishing Group","source":"www.nature.com","title":"Transatlantic spread of highly pathogenic avian influenza H5N1 by wild birds from Europe to North America in 2021","volume":"12","author":[{"family":"Caliendo","given":"V."},{"family":"Lewis","given":"N. S."},{"family":"Pohlmann","given":"A."},{"family":"Baillie","given":"S. R."},{"family":"Banyard","given":"A. C."},{"family":"Beer","given":"M."},{"family":"Brown","given":"I. H."},{"family":"Fouchier","given":"R. a. M."},{"family":"Hansen","given":"R. D. E."},{"family":"Lameris","given":"T. K."},{"family":"Lang","given":"A. S."},{"family":"Laurendeau","given":"S."},{"family":"Lung","given":"O."},{"family":"Robertson","given":"G."},{"family":"Jeugd","given":"H.","non-dropping-particle":"van der"},{"family":"Alkie","given":"T. N."},{"family":"Thorup","given":"K."},{"family":"Toor","given":"M. L.","non-dropping-particle":"van"},{"family":"Waldenström","given":"J."},{"family":"Yason","given":"C."},{"family":"Kuiken","given":"T."},{"family":"Berhane","given":"Y."}],"issued":{"date-parts":[["2022",7,11]]}}},{"id":45,"uris":["http://zotero.org/users/3737837/items/2336C8E9"],"itemData":{"id":45,"type":"article-journal","abstract":"Globally, outbreaks of Avian Influenza Virus (AIV) in poultry continue to burden economies and endanger human, livestock and wildlife health. Wild waterbirds are often identified as possible sources for poultry infection. Therefore, it is important to understand the ecological and environmental factors that directly influence infection dynamics in wild birds, as these factors may thereby indirectly affect outbreaks in poultry. In Australia, where large parts of the country experience erratic rainfall patterns, intense rainfalls lead to wild waterfowl breeding events at temporary wetlands and increased proportions of immunologically naïve juvenile birds. It is hypothesized that after breeding, when the temporary wetlands dry, increasing densities of immunologically naïve waterbirds returning to permanent water bodies might strongly contribute to AIV prevalence in wild waterfowl in Australia. Since rainfall has been implicated as an important environmental driver in AIV dynamics in wild waterbirds in southeast Australia and wild waterbirds are identified globally to have a role in virus spillover into poultry, we hypothesise that rainfall events have an indirect effect on AIV outbreaks in poultry in southeast Australia. In this study we investigated this hypothesis by examining the correlation between the timing of AIV outbreaks in poultry in and near the Murray-Darling basin in relation to temporal patterns in regional rainfall since 1970. Our findings support our hypothesis and suggest that the risk of AIV outbreaks in poultry increases after a period of high rainfall, with peak AIV risk two years after the onset of the high-rainfall period. This is presumably triggered by increased rates of waterbird breeding and consequent higher proportions of immunologically naïve juvenile waterbirds entering the population directly after major rainfall events, which subsequently aggregate near permanent water bodies when the landscape dries out.","container-title":"BMC Veterinary Research","DOI":"10.1186/s12917-021-03010-9","ISSN":"1746-6148","issue":"1","journalAbbreviation":"BMC Vet Res","language":"en","page":"306","source":"Springer Link","title":"Rainfall driven and wild-bird mediated avian influenza virus outbreaks in Australian poultry","volume":"17","author":[{"family":"Ferenczi","given":"Marta"},{"family":"Beckmann","given":"Christa"},{"family":"Klaassen","given":"Marcel"}],"issued":{"date-parts":[["2021",9,14]]}}},{"id":33,"uris":["http://zotero.org/users/3737837/items/9YB5ES8W"],"itemData":{"id":33,"type":"article-journal","abstract":"Highly pathogenic avian influenza (HPAI) poses a significant threat to animal and public\nhealth, with outbreaks occurring globally. HPAI poses significant challenges due to its\nhigh mortality rate and public health concerns, with outbreaks spreading globally since\nthe emergence of the H5N1 virus in 2003. In Japan, HPAI outbreaks have been particularly\nprevalent during autumn and winter seasons, with the 2022–2023 winter experiencing the\nmost severe outbreak to date. However, limited research has directly examined the\nassociation between HPAI outbreaks and weather conditions in Japan. Here we show that\nspecific weather conditions are associated with an increased risk of HPAI outbreaks on\npoultry farms in Japan. By analyzing databases of HPAI cases and meteorological data from\n2020–2023, we found that higher average air temperatures two to three weeks prior, lower\naverage wind speeds four weeks prior, and longer sunlight hours two and four weeks prior\nto outbreaks were significantly associated with increased risk of HPAI outbreaks in Japan.\nThese results suggest that weather may influence environmental survival and transmission\nof the virus, as well as patterns of wild bird movement that could seed new outbreaks.\nThese findings enhance our understanding of the factors influencing HPAI transmission\ndynamics and highlight the importance of integrating weather forecasts into disease\nsurveillance and prevention strategies.","container-title":"The Journal of Veterinary Medical Science","DOI":"10.1292/jvms.23-0521","ISSN":"0916-7250","issue":"10","journalAbbreviation":"J Vet Med Sci","page":"1045-1051","PMID":"39155082","PMCID":"PMC11442392","source":"PubMed Central","title":"Association between highly pathogenic avian influenza outbreaks and weather conditions in Japan","volume":"86","author":[{"family":"Fujimoto","given":"Yuri"},{"family":"Haga","given":"Takeshi"}],"issued":{"date-parts":[["2024",10]]}}},{"id":1035,"uris":["http://zotero.org/users/3737837/items/3JJQYLKS"],"itemData":{"id":1035,"type":"article-journal","abstract":"Avian Influenza (AI) outbreaks are on an increasing trajectory. This disease carries a substantial economic burden, resulting in considerable losses to farmers with profound impacts on economies. As the outbreaks continue in birds and other unusual host species, further virus evolution and spillover to humans’ risk is anticipated to grow and potentially involve into new pandemics. Despite this, the underlying drivers of the outbreaks remain elusive. We develop machine learning models capable of predicting HPAI events in Europe dynamically uncovering the critical determinants of their onset. Temperature, water index, vegetation index, and poultry density play pivotal roles, with their importance coming into play at different times of the year. Temperature, water index, and vegetation index are important in the ecology of pathogen transmission as well as environmental ecological processes while water index determines how birds aggregate at different locations depending on the season of the year. Combining these drivers, the outbreak pattern is predicted with an accuracy of 94% for model two (M2). A true out of sample with the same model yielded 88% accuracy highlighting its predicting capability. These insights lay a robust foundation for elucidating the intricate landscape of AI outbreaks, offering valuable insights for proactive preventive interventions to mitigate spillover.","container-title":"Scientific Reports","DOI":"10.1038/s41598-025-04624-x","ISSN":"2045-2322","issue":"1","journalAbbreviation":"Sci Rep","language":"en","license":"2025 The Author(s)","page":"20286","publisher":"Nature Publishing Group","source":"www.nature.com","title":"Predictiveness and drivers of highly pathogenic avian influenza outbreaks in Europe","volume":"15","author":[{"family":"Opata","given":"Michael Rogo"},{"family":"Lavarello-Schettini","given":"Andrea"},{"family":"Semenza","given":"Jan C."},{"family":"Rocklöv","given":"Joacim"}],"issued":{"date-parts":[["2025",7,17]]}}},{"id":963,"uris":["http://zotero.org/users/3737837/items/KW2RV7BJ"],"itemData":{"id":963,"type":"article-journal","abstract":"Although wild birds are considered the main reservoir of the influenza A virus (IAV) in nature, empirical investigations exploring the interaction between the IAV prevalence in these populations and environmental drivers remain scarce. Chile has a coastline of more than 4000 kilometres with hundreds of wetlands, which are important habitats for both resident and inter-hemispheric migratory species. The aim of this study was to characterize the temporal dynamics of IAV in main wetlands in central Chile and to assess the influence of environmental variables on AIV prevalence. For that purpose, four wetlands were studied from September 2015 to June 2018. Fresh faecal samples of wild birds were collected for IAV detection by real-time RT-PCR. Furthermore, a count of wild birds present at the site was performed and environmental variables, such as temperature, rainfall, vegetation coverage (Normalized Difference Vegetation Index (NDVI)) and water body size, were determined. A generalized linear mixed model was built to assess the association between IAV prevalence and explanatory variables. An overall prevalence of 4.28% ± 0.28% was detected with important fluctuations among seasons, being greater during summer (OR = 4.87, 95% CI 2.11 to 11.21) and fall (OR = 2.59, 95% CI 1.12 to 5.97). Prevalence was positively associated with minimum temperature for the month of sampling and negatively associated with water body size measured two months before sampling, and NDVI measured three months before sampling. These results contribute to the understanding of IAV ecological drivers in Chilean wetlands providing important considerations for the global surveillance of IAV.","container-title":"Transboundary and Emerging Diseases","DOI":"10.1111/tbed.13831","ISSN":"1865-1682","issue":"3","language":"en","license":"© 2020 Wiley-VCH GmbH","note":"_eprint: https://onlinelibrary.wiley.com/doi/pdf/10.1111/tbed.13831","page":"1601-1614","source":"Wiley Online Library","title":"Temporal dynamics and the influence of environmental variables on the prevalence of avian influenza virus in main wetlands in central Chile","volume":"68","author":[{"family":"Ruiz","given":"Soledad"},{"family":"Jimenez-Bluhm","given":"Pedro"},{"family":"Di Pillo","given":"Francisca"},{"family":"Baumberger","given":"Cecilia"},{"family":"Galdames","given":"Pablo"},{"family":"Marambio","given":"Victor"},{"family":"Salazar","given":"Carla"},{"family":"Mattar","given":"Cristian"},{"family":"Sanhueza","given":"Juan"},{"family":"Schultz-Cherry","given":"Stacey"},{"family":"Hamilton-West","given":"Christopher"}],"issued":{"date-parts":[["2021"]]}}}],"schema":"https://github.com/citation-style-language/schema/raw/master/csl-citation.json"} </w:instrText>
      </w:r>
      <w:r w:rsidR="007D14CE">
        <w:rPr>
          <w:rFonts w:ascii="Calibri" w:hAnsi="Calibri" w:cs="Calibri"/>
        </w:rPr>
        <w:fldChar w:fldCharType="separate"/>
      </w:r>
      <w:r w:rsidR="00162D2A">
        <w:rPr>
          <w:rFonts w:ascii="Calibri" w:hAnsi="Calibri" w:cs="Calibri"/>
          <w:noProof/>
        </w:rPr>
        <w:t>(Azat et al., 2024; Caliendo et al., 2022; Ferenczi et al., 2021; Fujimoto &amp; Haga, 2024; Opata et al., 2025; Ruiz et al., 2021)</w:t>
      </w:r>
      <w:r w:rsidR="007D14CE">
        <w:rPr>
          <w:rFonts w:ascii="Calibri" w:hAnsi="Calibri" w:cs="Calibri"/>
        </w:rPr>
        <w:fldChar w:fldCharType="end"/>
      </w:r>
      <w:r w:rsidR="00EB249C">
        <w:rPr>
          <w:rFonts w:ascii="Calibri" w:hAnsi="Calibri" w:cs="Calibri"/>
        </w:rPr>
        <w:t xml:space="preserve">. Further work intends to extrapolate this analysis nationwide to assess generalizability and to </w:t>
      </w:r>
      <w:r w:rsidR="0012624C">
        <w:rPr>
          <w:rFonts w:ascii="Calibri" w:hAnsi="Calibri" w:cs="Calibri"/>
        </w:rPr>
        <w:t xml:space="preserve">investigate how different climate zones may modify the associations seen here. </w:t>
      </w:r>
      <w:r w:rsidR="003F5094">
        <w:rPr>
          <w:rFonts w:ascii="Calibri" w:hAnsi="Calibri" w:cs="Calibri"/>
        </w:rPr>
        <w:t xml:space="preserve">Lastly, </w:t>
      </w:r>
      <w:r w:rsidR="002F267D">
        <w:rPr>
          <w:rFonts w:ascii="Calibri" w:hAnsi="Calibri" w:cs="Calibri"/>
        </w:rPr>
        <w:t>although we can</w:t>
      </w:r>
      <w:r w:rsidR="00162D2A">
        <w:rPr>
          <w:rFonts w:ascii="Calibri" w:hAnsi="Calibri" w:cs="Calibri"/>
        </w:rPr>
        <w:t xml:space="preserve"> theorize the</w:t>
      </w:r>
      <w:r w:rsidR="002F267D">
        <w:rPr>
          <w:rFonts w:ascii="Calibri" w:hAnsi="Calibri" w:cs="Calibri"/>
        </w:rPr>
        <w:t xml:space="preserve"> primary pathways through which transmission from wild birds to </w:t>
      </w:r>
      <w:r w:rsidR="005F5E60">
        <w:rPr>
          <w:rFonts w:ascii="Calibri" w:hAnsi="Calibri" w:cs="Calibri"/>
        </w:rPr>
        <w:t>poultry</w:t>
      </w:r>
      <w:r w:rsidR="002F267D">
        <w:rPr>
          <w:rFonts w:ascii="Calibri" w:hAnsi="Calibri" w:cs="Calibri"/>
        </w:rPr>
        <w:t xml:space="preserve"> farms occurs, we </w:t>
      </w:r>
      <w:r w:rsidR="003F5094">
        <w:rPr>
          <w:rFonts w:ascii="Calibri" w:hAnsi="Calibri" w:cs="Calibri"/>
        </w:rPr>
        <w:t>are un</w:t>
      </w:r>
      <w:r w:rsidR="00223402">
        <w:rPr>
          <w:rFonts w:ascii="Calibri" w:hAnsi="Calibri" w:cs="Calibri"/>
        </w:rPr>
        <w:t xml:space="preserve">able to assess causality </w:t>
      </w:r>
      <w:r w:rsidR="003F5094">
        <w:rPr>
          <w:rFonts w:ascii="Calibri" w:hAnsi="Calibri" w:cs="Calibri"/>
        </w:rPr>
        <w:t xml:space="preserve">within the confines of </w:t>
      </w:r>
      <w:r w:rsidR="00223402">
        <w:rPr>
          <w:rFonts w:ascii="Calibri" w:hAnsi="Calibri" w:cs="Calibri"/>
        </w:rPr>
        <w:t xml:space="preserve">our </w:t>
      </w:r>
      <w:r w:rsidR="003F5094">
        <w:rPr>
          <w:rFonts w:ascii="Calibri" w:hAnsi="Calibri" w:cs="Calibri"/>
        </w:rPr>
        <w:t xml:space="preserve">case-crossover </w:t>
      </w:r>
      <w:r w:rsidR="00223402">
        <w:rPr>
          <w:rFonts w:ascii="Calibri" w:hAnsi="Calibri" w:cs="Calibri"/>
        </w:rPr>
        <w:t xml:space="preserve">study design. </w:t>
      </w:r>
      <w:r w:rsidR="005617A3">
        <w:rPr>
          <w:rFonts w:ascii="Calibri" w:hAnsi="Calibri" w:cs="Calibri"/>
        </w:rPr>
        <w:t>Casual inference could be strengthened with f</w:t>
      </w:r>
      <w:r w:rsidR="00223402">
        <w:rPr>
          <w:rFonts w:ascii="Calibri" w:hAnsi="Calibri" w:cs="Calibri"/>
        </w:rPr>
        <w:t xml:space="preserve">uture research </w:t>
      </w:r>
      <w:r w:rsidR="005617A3">
        <w:rPr>
          <w:rFonts w:ascii="Calibri" w:hAnsi="Calibri" w:cs="Calibri"/>
        </w:rPr>
        <w:t xml:space="preserve">that links </w:t>
      </w:r>
      <w:r w:rsidR="007C1FE5">
        <w:rPr>
          <w:rFonts w:ascii="Calibri" w:hAnsi="Calibri" w:cs="Calibri"/>
        </w:rPr>
        <w:t xml:space="preserve">the specific </w:t>
      </w:r>
      <w:r w:rsidR="007D14CE">
        <w:rPr>
          <w:rFonts w:ascii="Calibri" w:hAnsi="Calibri" w:cs="Calibri"/>
        </w:rPr>
        <w:t xml:space="preserve">viral </w:t>
      </w:r>
      <w:r w:rsidR="007C1FE5">
        <w:rPr>
          <w:rFonts w:ascii="Calibri" w:hAnsi="Calibri" w:cs="Calibri"/>
        </w:rPr>
        <w:t xml:space="preserve">clades </w:t>
      </w:r>
      <w:r w:rsidR="005F5E60">
        <w:rPr>
          <w:rFonts w:ascii="Calibri" w:hAnsi="Calibri" w:cs="Calibri"/>
        </w:rPr>
        <w:t xml:space="preserve">(e.g., 2.3.4.4b) </w:t>
      </w:r>
      <w:r w:rsidR="007C1FE5">
        <w:rPr>
          <w:rFonts w:ascii="Calibri" w:hAnsi="Calibri" w:cs="Calibri"/>
        </w:rPr>
        <w:t xml:space="preserve">found in local wild bird populations with those </w:t>
      </w:r>
      <w:r w:rsidR="007D14CE">
        <w:rPr>
          <w:rFonts w:ascii="Calibri" w:hAnsi="Calibri" w:cs="Calibri"/>
        </w:rPr>
        <w:t xml:space="preserve">identified </w:t>
      </w:r>
      <w:r w:rsidR="007C1FE5">
        <w:rPr>
          <w:rFonts w:ascii="Calibri" w:hAnsi="Calibri" w:cs="Calibri"/>
        </w:rPr>
        <w:t xml:space="preserve">in </w:t>
      </w:r>
      <w:r w:rsidR="005F5E60">
        <w:rPr>
          <w:rFonts w:ascii="Calibri" w:hAnsi="Calibri" w:cs="Calibri"/>
        </w:rPr>
        <w:t>poultry farms</w:t>
      </w:r>
      <w:r w:rsidR="005617A3">
        <w:rPr>
          <w:rFonts w:ascii="Calibri" w:hAnsi="Calibri" w:cs="Calibri"/>
        </w:rPr>
        <w:t>.</w:t>
      </w:r>
    </w:p>
    <w:p w14:paraId="1048563C" w14:textId="77777777" w:rsidR="005617A3" w:rsidRDefault="005617A3" w:rsidP="00C3614D">
      <w:pPr>
        <w:tabs>
          <w:tab w:val="left" w:pos="3140"/>
        </w:tabs>
        <w:rPr>
          <w:rFonts w:ascii="Calibri" w:hAnsi="Calibri" w:cs="Calibri"/>
        </w:rPr>
      </w:pPr>
    </w:p>
    <w:p w14:paraId="0406C7ED" w14:textId="279B6DDD" w:rsidR="005617A3" w:rsidRPr="0022450D" w:rsidRDefault="0022450D" w:rsidP="00C3614D">
      <w:pPr>
        <w:tabs>
          <w:tab w:val="left" w:pos="3140"/>
        </w:tabs>
        <w:rPr>
          <w:rFonts w:ascii="Calibri" w:hAnsi="Calibri" w:cs="Calibri"/>
        </w:rPr>
      </w:pPr>
      <w:r>
        <w:rPr>
          <w:rFonts w:ascii="Calibri" w:hAnsi="Calibri" w:cs="Calibri"/>
        </w:rPr>
        <w:t>4.</w:t>
      </w:r>
      <w:r w:rsidR="008A3879" w:rsidRPr="0022450D">
        <w:rPr>
          <w:rFonts w:ascii="Calibri" w:hAnsi="Calibri" w:cs="Calibri"/>
        </w:rPr>
        <w:t>5</w:t>
      </w:r>
      <w:r w:rsidR="00B02F15" w:rsidRPr="0022450D">
        <w:rPr>
          <w:rFonts w:ascii="Calibri" w:hAnsi="Calibri" w:cs="Calibri"/>
        </w:rPr>
        <w:t>.</w:t>
      </w:r>
      <w:r w:rsidR="008A3879" w:rsidRPr="0022450D">
        <w:rPr>
          <w:rFonts w:ascii="Calibri" w:hAnsi="Calibri" w:cs="Calibri"/>
        </w:rPr>
        <w:t xml:space="preserve"> Conclusion</w:t>
      </w:r>
    </w:p>
    <w:p w14:paraId="3AF1D704" w14:textId="77777777" w:rsidR="007505E6" w:rsidRDefault="007505E6">
      <w:pPr>
        <w:rPr>
          <w:rFonts w:ascii="Calibri" w:hAnsi="Calibri" w:cs="Calibri"/>
        </w:rPr>
      </w:pPr>
    </w:p>
    <w:p w14:paraId="4E7BA02B" w14:textId="713E47F4" w:rsidR="00855772" w:rsidDel="00674DD0" w:rsidRDefault="00855772">
      <w:pPr>
        <w:rPr>
          <w:del w:id="1199" w:author="Mooney, Fintan" w:date="2026-01-15T15:37:00Z" w16du:dateUtc="2026-01-15T20:37:00Z"/>
          <w:rFonts w:ascii="Calibri" w:hAnsi="Calibri" w:cs="Calibri"/>
        </w:rPr>
      </w:pPr>
      <w:r>
        <w:rPr>
          <w:rFonts w:ascii="Calibri" w:hAnsi="Calibri" w:cs="Calibri"/>
        </w:rPr>
        <w:t xml:space="preserve"> </w:t>
      </w:r>
      <w:r w:rsidR="003F7D09">
        <w:rPr>
          <w:rFonts w:ascii="Calibri" w:hAnsi="Calibri" w:cs="Calibri"/>
        </w:rPr>
        <w:tab/>
      </w:r>
      <w:r w:rsidR="00BC6645">
        <w:rPr>
          <w:rFonts w:ascii="Calibri" w:hAnsi="Calibri" w:cs="Calibri"/>
        </w:rPr>
        <w:t xml:space="preserve">Fine spatiotemporal variations in </w:t>
      </w:r>
      <w:r w:rsidR="00B37DCA">
        <w:rPr>
          <w:rFonts w:ascii="Calibri" w:hAnsi="Calibri" w:cs="Calibri"/>
        </w:rPr>
        <w:t>metrological conditions and wild bird abundance influence</w:t>
      </w:r>
      <w:r w:rsidR="00091AD1">
        <w:rPr>
          <w:rFonts w:ascii="Calibri" w:hAnsi="Calibri" w:cs="Calibri"/>
        </w:rPr>
        <w:t xml:space="preserve">d the risk for HPAI </w:t>
      </w:r>
      <w:del w:id="1200" w:author="Mooney, Fintan" w:date="2026-01-14T21:46:00Z" w16du:dateUtc="2026-01-15T02:46:00Z">
        <w:r w:rsidR="00091AD1" w:rsidDel="003B55BD">
          <w:rPr>
            <w:rFonts w:ascii="Calibri" w:hAnsi="Calibri" w:cs="Calibri"/>
          </w:rPr>
          <w:delText xml:space="preserve">outbreaks </w:delText>
        </w:r>
      </w:del>
      <w:ins w:id="1201" w:author="Mooney, Fintan" w:date="2026-01-14T21:46:00Z" w16du:dateUtc="2026-01-15T02:46:00Z">
        <w:r w:rsidR="003B55BD">
          <w:rPr>
            <w:rFonts w:ascii="Calibri" w:hAnsi="Calibri" w:cs="Calibri"/>
          </w:rPr>
          <w:t xml:space="preserve">spillover events </w:t>
        </w:r>
      </w:ins>
      <w:r w:rsidR="00091AD1">
        <w:rPr>
          <w:rFonts w:ascii="Calibri" w:hAnsi="Calibri" w:cs="Calibri"/>
        </w:rPr>
        <w:t>in Min</w:t>
      </w:r>
      <w:r w:rsidR="00CB5254">
        <w:rPr>
          <w:rFonts w:ascii="Calibri" w:hAnsi="Calibri" w:cs="Calibri"/>
        </w:rPr>
        <w:t>n</w:t>
      </w:r>
      <w:r w:rsidR="00091AD1">
        <w:rPr>
          <w:rFonts w:ascii="Calibri" w:hAnsi="Calibri" w:cs="Calibri"/>
        </w:rPr>
        <w:t xml:space="preserve">esota </w:t>
      </w:r>
      <w:r w:rsidR="00CB5254">
        <w:rPr>
          <w:rFonts w:ascii="Calibri" w:hAnsi="Calibri" w:cs="Calibri"/>
        </w:rPr>
        <w:t>backyard and commercial farms during</w:t>
      </w:r>
      <w:r w:rsidR="00F456FF">
        <w:rPr>
          <w:rFonts w:ascii="Calibri" w:hAnsi="Calibri" w:cs="Calibri"/>
        </w:rPr>
        <w:t xml:space="preserve"> 2022</w:t>
      </w:r>
      <w:r w:rsidR="004A7432">
        <w:rPr>
          <w:rFonts w:ascii="Calibri" w:hAnsi="Calibri" w:cs="Calibri"/>
        </w:rPr>
        <w:t xml:space="preserve">, when </w:t>
      </w:r>
      <w:r w:rsidR="00F456FF">
        <w:rPr>
          <w:rFonts w:ascii="Calibri" w:hAnsi="Calibri" w:cs="Calibri"/>
        </w:rPr>
        <w:t>emerging H5N1</w:t>
      </w:r>
      <w:r w:rsidR="004A7432">
        <w:rPr>
          <w:rFonts w:ascii="Calibri" w:hAnsi="Calibri" w:cs="Calibri"/>
        </w:rPr>
        <w:t xml:space="preserve"> strains </w:t>
      </w:r>
      <w:r w:rsidR="00F456FF">
        <w:rPr>
          <w:rFonts w:ascii="Calibri" w:hAnsi="Calibri" w:cs="Calibri"/>
        </w:rPr>
        <w:t>were first introduced into North America. We f</w:t>
      </w:r>
      <w:r w:rsidR="004A7432">
        <w:rPr>
          <w:rFonts w:ascii="Calibri" w:hAnsi="Calibri" w:cs="Calibri"/>
        </w:rPr>
        <w:t>ound that</w:t>
      </w:r>
      <w:r w:rsidR="00772ED6">
        <w:rPr>
          <w:rFonts w:ascii="Calibri" w:hAnsi="Calibri" w:cs="Calibri"/>
        </w:rPr>
        <w:t xml:space="preserve"> three to four weeks before spillover</w:t>
      </w:r>
      <w:del w:id="1202" w:author="Mooney, Fintan" w:date="2026-01-14T21:46:00Z" w16du:dateUtc="2026-01-15T02:46:00Z">
        <w:r w:rsidR="00772ED6" w:rsidDel="005A2200">
          <w:rPr>
            <w:rFonts w:ascii="Calibri" w:hAnsi="Calibri" w:cs="Calibri"/>
          </w:rPr>
          <w:delText xml:space="preserve"> events</w:delText>
        </w:r>
      </w:del>
      <w:ins w:id="1203" w:author="Mooney, Fintan" w:date="2026-01-14T21:46:00Z" w16du:dateUtc="2026-01-15T02:46:00Z">
        <w:r w:rsidR="005A2200">
          <w:rPr>
            <w:rFonts w:ascii="Calibri" w:hAnsi="Calibri" w:cs="Calibri"/>
          </w:rPr>
          <w:t>s</w:t>
        </w:r>
      </w:ins>
      <w:r w:rsidR="004A7432">
        <w:rPr>
          <w:rFonts w:ascii="Calibri" w:hAnsi="Calibri" w:cs="Calibri"/>
        </w:rPr>
        <w:t>,</w:t>
      </w:r>
      <w:r w:rsidR="00772ED6">
        <w:rPr>
          <w:rFonts w:ascii="Calibri" w:hAnsi="Calibri" w:cs="Calibri"/>
        </w:rPr>
        <w:t xml:space="preserve"> increased abundance of Anseriformes and predator bird species and wet</w:t>
      </w:r>
      <w:r w:rsidR="00375001">
        <w:rPr>
          <w:rFonts w:ascii="Calibri" w:hAnsi="Calibri" w:cs="Calibri"/>
        </w:rPr>
        <w:t>ter</w:t>
      </w:r>
      <w:r w:rsidR="00772ED6">
        <w:rPr>
          <w:rFonts w:ascii="Calibri" w:hAnsi="Calibri" w:cs="Calibri"/>
        </w:rPr>
        <w:t xml:space="preserve"> conditions exacerbated risk. </w:t>
      </w:r>
      <w:del w:id="1204" w:author="Mooney, Fintan" w:date="2026-01-13T10:57:00Z" w16du:dateUtc="2026-01-13T15:57:00Z">
        <w:r w:rsidR="002C680E" w:rsidDel="000956E5">
          <w:rPr>
            <w:rFonts w:ascii="Calibri" w:hAnsi="Calibri" w:cs="Calibri"/>
          </w:rPr>
          <w:delText>While, c</w:delText>
        </w:r>
        <w:r w:rsidR="00772ED6" w:rsidDel="000956E5">
          <w:rPr>
            <w:rFonts w:ascii="Calibri" w:hAnsi="Calibri" w:cs="Calibri"/>
          </w:rPr>
          <w:delText>loser to the event</w:delText>
        </w:r>
      </w:del>
      <w:ins w:id="1205" w:author="Mooney, Fintan" w:date="2026-01-13T10:57:00Z" w16du:dateUtc="2026-01-13T15:57:00Z">
        <w:r w:rsidR="000956E5">
          <w:rPr>
            <w:rFonts w:ascii="Calibri" w:hAnsi="Calibri" w:cs="Calibri"/>
          </w:rPr>
          <w:t>Acute</w:t>
        </w:r>
      </w:ins>
      <w:r w:rsidR="00772ED6">
        <w:rPr>
          <w:rFonts w:ascii="Calibri" w:hAnsi="Calibri" w:cs="Calibri"/>
        </w:rPr>
        <w:t xml:space="preserve"> </w:t>
      </w:r>
      <w:r w:rsidR="002C680E">
        <w:rPr>
          <w:rFonts w:ascii="Calibri" w:hAnsi="Calibri" w:cs="Calibri"/>
        </w:rPr>
        <w:t>risk was elevated by relatively</w:t>
      </w:r>
      <w:r w:rsidR="00B93852">
        <w:rPr>
          <w:rFonts w:ascii="Calibri" w:hAnsi="Calibri" w:cs="Calibri"/>
        </w:rPr>
        <w:t xml:space="preserve"> </w:t>
      </w:r>
      <w:r w:rsidR="00772ED6">
        <w:rPr>
          <w:rFonts w:ascii="Calibri" w:hAnsi="Calibri" w:cs="Calibri"/>
        </w:rPr>
        <w:t>dry</w:t>
      </w:r>
      <w:r w:rsidR="002C680E">
        <w:rPr>
          <w:rFonts w:ascii="Calibri" w:hAnsi="Calibri" w:cs="Calibri"/>
        </w:rPr>
        <w:t xml:space="preserve">er </w:t>
      </w:r>
      <w:r w:rsidR="00772ED6">
        <w:rPr>
          <w:rFonts w:ascii="Calibri" w:hAnsi="Calibri" w:cs="Calibri"/>
        </w:rPr>
        <w:t xml:space="preserve">conditions </w:t>
      </w:r>
      <w:r w:rsidR="00B93852">
        <w:rPr>
          <w:rFonts w:ascii="Calibri" w:hAnsi="Calibri" w:cs="Calibri"/>
        </w:rPr>
        <w:t>characterized</w:t>
      </w:r>
      <w:r w:rsidR="00772ED6">
        <w:rPr>
          <w:rFonts w:ascii="Calibri" w:hAnsi="Calibri" w:cs="Calibri"/>
        </w:rPr>
        <w:t xml:space="preserve"> by </w:t>
      </w:r>
      <w:r w:rsidR="00B165B5">
        <w:rPr>
          <w:rFonts w:ascii="Calibri" w:hAnsi="Calibri" w:cs="Calibri"/>
        </w:rPr>
        <w:t>high</w:t>
      </w:r>
      <w:r w:rsidR="002C680E">
        <w:rPr>
          <w:rFonts w:ascii="Calibri" w:hAnsi="Calibri" w:cs="Calibri"/>
        </w:rPr>
        <w:t>er</w:t>
      </w:r>
      <w:r w:rsidR="00B165B5">
        <w:rPr>
          <w:rFonts w:ascii="Calibri" w:hAnsi="Calibri" w:cs="Calibri"/>
        </w:rPr>
        <w:t xml:space="preserve"> runoff</w:t>
      </w:r>
      <w:r w:rsidR="002C680E">
        <w:rPr>
          <w:rFonts w:ascii="Calibri" w:hAnsi="Calibri" w:cs="Calibri"/>
        </w:rPr>
        <w:t xml:space="preserve"> and </w:t>
      </w:r>
      <w:r w:rsidR="00B165B5">
        <w:rPr>
          <w:rFonts w:ascii="Calibri" w:hAnsi="Calibri" w:cs="Calibri"/>
        </w:rPr>
        <w:t>low</w:t>
      </w:r>
      <w:r w:rsidR="002C680E">
        <w:rPr>
          <w:rFonts w:ascii="Calibri" w:hAnsi="Calibri" w:cs="Calibri"/>
        </w:rPr>
        <w:t>er</w:t>
      </w:r>
      <w:r w:rsidR="00B165B5">
        <w:rPr>
          <w:rFonts w:ascii="Calibri" w:hAnsi="Calibri" w:cs="Calibri"/>
        </w:rPr>
        <w:t xml:space="preserve"> precipitation and snow density</w:t>
      </w:r>
      <w:r w:rsidR="00B93852">
        <w:rPr>
          <w:rFonts w:ascii="Calibri" w:hAnsi="Calibri" w:cs="Calibri"/>
        </w:rPr>
        <w:t xml:space="preserve">. </w:t>
      </w:r>
      <w:r w:rsidR="009D0B2A">
        <w:rPr>
          <w:rFonts w:ascii="Calibri" w:hAnsi="Calibri" w:cs="Calibri"/>
        </w:rPr>
        <w:t>Additionally</w:t>
      </w:r>
      <w:r w:rsidR="00B93852">
        <w:rPr>
          <w:rFonts w:ascii="Calibri" w:hAnsi="Calibri" w:cs="Calibri"/>
        </w:rPr>
        <w:t xml:space="preserve">, </w:t>
      </w:r>
      <w:r w:rsidR="002C680E">
        <w:rPr>
          <w:rFonts w:ascii="Calibri" w:hAnsi="Calibri" w:cs="Calibri"/>
        </w:rPr>
        <w:t xml:space="preserve">our seasonal analyses </w:t>
      </w:r>
      <w:r w:rsidR="00B93852">
        <w:rPr>
          <w:rFonts w:ascii="Calibri" w:hAnsi="Calibri" w:cs="Calibri"/>
        </w:rPr>
        <w:t xml:space="preserve">suggest that </w:t>
      </w:r>
      <w:r w:rsidR="009D0B2A">
        <w:rPr>
          <w:rFonts w:ascii="Calibri" w:hAnsi="Calibri" w:cs="Calibri"/>
        </w:rPr>
        <w:t xml:space="preserve">colder temperature during the </w:t>
      </w:r>
      <w:del w:id="1206" w:author="Mooney, Fintan" w:date="2026-01-13T10:57:00Z" w16du:dateUtc="2026-01-13T15:57:00Z">
        <w:r w:rsidR="009D0B2A" w:rsidDel="00614B9B">
          <w:rPr>
            <w:rFonts w:ascii="Calibri" w:hAnsi="Calibri" w:cs="Calibri"/>
          </w:rPr>
          <w:delText xml:space="preserve">outbreak </w:delText>
        </w:r>
      </w:del>
      <w:r w:rsidR="009D0B2A">
        <w:rPr>
          <w:rFonts w:ascii="Calibri" w:hAnsi="Calibri" w:cs="Calibri"/>
        </w:rPr>
        <w:t>week</w:t>
      </w:r>
      <w:ins w:id="1207" w:author="Mooney, Fintan" w:date="2026-01-13T10:58:00Z" w16du:dateUtc="2026-01-13T15:58:00Z">
        <w:r w:rsidR="00614B9B">
          <w:rPr>
            <w:rFonts w:ascii="Calibri" w:hAnsi="Calibri" w:cs="Calibri"/>
          </w:rPr>
          <w:t xml:space="preserve"> of the spillover</w:t>
        </w:r>
      </w:ins>
      <w:r w:rsidR="009D0B2A">
        <w:rPr>
          <w:rFonts w:ascii="Calibri" w:hAnsi="Calibri" w:cs="Calibri"/>
        </w:rPr>
        <w:t xml:space="preserve"> and high wind speed throughout</w:t>
      </w:r>
      <w:r w:rsidR="002C680E">
        <w:rPr>
          <w:rFonts w:ascii="Calibri" w:hAnsi="Calibri" w:cs="Calibri"/>
        </w:rPr>
        <w:t xml:space="preserve"> the</w:t>
      </w:r>
      <w:r w:rsidR="009D0B2A">
        <w:rPr>
          <w:rFonts w:ascii="Calibri" w:hAnsi="Calibri" w:cs="Calibri"/>
        </w:rPr>
        <w:t xml:space="preserve"> </w:t>
      </w:r>
      <w:r w:rsidR="0090407A">
        <w:rPr>
          <w:rFonts w:ascii="Calibri" w:hAnsi="Calibri" w:cs="Calibri"/>
        </w:rPr>
        <w:t>four-week</w:t>
      </w:r>
      <w:r w:rsidR="009D0B2A">
        <w:rPr>
          <w:rFonts w:ascii="Calibri" w:hAnsi="Calibri" w:cs="Calibri"/>
        </w:rPr>
        <w:t xml:space="preserve"> lag window </w:t>
      </w:r>
      <w:r w:rsidR="007A7D90">
        <w:rPr>
          <w:rFonts w:ascii="Calibri" w:hAnsi="Calibri" w:cs="Calibri"/>
        </w:rPr>
        <w:t xml:space="preserve">increased HPAI </w:t>
      </w:r>
      <w:del w:id="1208" w:author="Mooney, Fintan" w:date="2026-01-12T22:42:00Z" w16du:dateUtc="2026-01-13T03:42:00Z">
        <w:r w:rsidR="007A7D90" w:rsidDel="00835F65">
          <w:rPr>
            <w:rFonts w:ascii="Calibri" w:hAnsi="Calibri" w:cs="Calibri"/>
          </w:rPr>
          <w:delText>outbreak risk</w:delText>
        </w:r>
      </w:del>
      <w:ins w:id="1209" w:author="Mooney, Fintan" w:date="2026-01-12T22:42:00Z" w16du:dateUtc="2026-01-13T03:42:00Z">
        <w:r w:rsidR="00835F65">
          <w:rPr>
            <w:rFonts w:ascii="Calibri" w:hAnsi="Calibri" w:cs="Calibri"/>
          </w:rPr>
          <w:t>risk</w:t>
        </w:r>
      </w:ins>
      <w:r w:rsidR="007A7D90">
        <w:rPr>
          <w:rFonts w:ascii="Calibri" w:hAnsi="Calibri" w:cs="Calibri"/>
        </w:rPr>
        <w:t xml:space="preserve"> in the fall and spring, </w:t>
      </w:r>
      <w:r w:rsidR="002C680E">
        <w:rPr>
          <w:rFonts w:ascii="Calibri" w:hAnsi="Calibri" w:cs="Calibri"/>
        </w:rPr>
        <w:t xml:space="preserve">when </w:t>
      </w:r>
      <w:r w:rsidR="007A7D90">
        <w:rPr>
          <w:rFonts w:ascii="Calibri" w:hAnsi="Calibri" w:cs="Calibri"/>
        </w:rPr>
        <w:t xml:space="preserve">outbreaks were overwhelmingly more common. </w:t>
      </w:r>
      <w:r w:rsidR="0090407A">
        <w:rPr>
          <w:rFonts w:ascii="Calibri" w:hAnsi="Calibri" w:cs="Calibri"/>
        </w:rPr>
        <w:t xml:space="preserve">These findings </w:t>
      </w:r>
      <w:r w:rsidR="00D25449">
        <w:rPr>
          <w:rFonts w:ascii="Calibri" w:hAnsi="Calibri" w:cs="Calibri"/>
        </w:rPr>
        <w:t xml:space="preserve">aid our understanding of how early spillover dynamics were driven by </w:t>
      </w:r>
      <w:r w:rsidR="001414F6">
        <w:rPr>
          <w:rFonts w:ascii="Calibri" w:hAnsi="Calibri" w:cs="Calibri"/>
        </w:rPr>
        <w:t xml:space="preserve">fluctuations in meteorological conditions, and possibly </w:t>
      </w:r>
      <w:r w:rsidR="00E22A74">
        <w:rPr>
          <w:rFonts w:ascii="Calibri" w:hAnsi="Calibri" w:cs="Calibri"/>
        </w:rPr>
        <w:t>large-scale</w:t>
      </w:r>
      <w:r w:rsidR="001414F6">
        <w:rPr>
          <w:rFonts w:ascii="Calibri" w:hAnsi="Calibri" w:cs="Calibri"/>
        </w:rPr>
        <w:t xml:space="preserve"> </w:t>
      </w:r>
      <w:del w:id="1210" w:author="Mooney, Fintan" w:date="2026-01-14T21:47:00Z" w16du:dateUtc="2026-01-15T02:47:00Z">
        <w:r w:rsidR="001414F6" w:rsidDel="00B97214">
          <w:rPr>
            <w:rFonts w:ascii="Calibri" w:hAnsi="Calibri" w:cs="Calibri"/>
          </w:rPr>
          <w:delText xml:space="preserve">climate </w:delText>
        </w:r>
      </w:del>
      <w:r w:rsidR="001414F6">
        <w:rPr>
          <w:rFonts w:ascii="Calibri" w:hAnsi="Calibri" w:cs="Calibri"/>
        </w:rPr>
        <w:t>changes</w:t>
      </w:r>
      <w:ins w:id="1211" w:author="Mooney, Fintan" w:date="2026-01-14T21:47:00Z" w16du:dateUtc="2026-01-15T02:47:00Z">
        <w:r w:rsidR="00B97214">
          <w:rPr>
            <w:rFonts w:ascii="Calibri" w:hAnsi="Calibri" w:cs="Calibri"/>
          </w:rPr>
          <w:t xml:space="preserve"> in climate conditions</w:t>
        </w:r>
      </w:ins>
      <w:r w:rsidR="001414F6">
        <w:rPr>
          <w:rFonts w:ascii="Calibri" w:hAnsi="Calibri" w:cs="Calibri"/>
        </w:rPr>
        <w:t xml:space="preserve">, that </w:t>
      </w:r>
      <w:r w:rsidR="002C680E">
        <w:rPr>
          <w:rFonts w:ascii="Calibri" w:hAnsi="Calibri" w:cs="Calibri"/>
        </w:rPr>
        <w:t>influence</w:t>
      </w:r>
      <w:del w:id="1212" w:author="Mooney, Fintan" w:date="2026-01-13T10:57:00Z" w16du:dateUtc="2026-01-13T15:57:00Z">
        <w:r w:rsidR="002C680E" w:rsidDel="000956E5">
          <w:rPr>
            <w:rFonts w:ascii="Calibri" w:hAnsi="Calibri" w:cs="Calibri"/>
          </w:rPr>
          <w:delText>d</w:delText>
        </w:r>
      </w:del>
      <w:r w:rsidR="002C680E">
        <w:rPr>
          <w:rFonts w:ascii="Calibri" w:hAnsi="Calibri" w:cs="Calibri"/>
        </w:rPr>
        <w:t xml:space="preserve"> </w:t>
      </w:r>
      <w:r w:rsidR="00E22A74">
        <w:rPr>
          <w:rFonts w:ascii="Calibri" w:hAnsi="Calibri" w:cs="Calibri"/>
        </w:rPr>
        <w:t>wild bird migratory patterns and H5N1</w:t>
      </w:r>
      <w:r w:rsidR="002C680E">
        <w:rPr>
          <w:rFonts w:ascii="Calibri" w:hAnsi="Calibri" w:cs="Calibri"/>
        </w:rPr>
        <w:t xml:space="preserve"> virulence</w:t>
      </w:r>
      <w:r w:rsidR="00E22A74">
        <w:rPr>
          <w:rFonts w:ascii="Calibri" w:hAnsi="Calibri" w:cs="Calibri"/>
        </w:rPr>
        <w:t>.</w:t>
      </w:r>
      <w:r w:rsidR="005F214D">
        <w:rPr>
          <w:rFonts w:ascii="Calibri" w:hAnsi="Calibri" w:cs="Calibri"/>
        </w:rPr>
        <w:t xml:space="preserve"> </w:t>
      </w:r>
      <w:r w:rsidR="000B413C">
        <w:rPr>
          <w:rFonts w:ascii="Calibri" w:hAnsi="Calibri" w:cs="Calibri"/>
        </w:rPr>
        <w:t>Moreover, t</w:t>
      </w:r>
      <w:r w:rsidR="00FC4049">
        <w:rPr>
          <w:rFonts w:ascii="Calibri" w:hAnsi="Calibri" w:cs="Calibri"/>
        </w:rPr>
        <w:t xml:space="preserve">hese </w:t>
      </w:r>
      <w:r w:rsidR="005F214D">
        <w:rPr>
          <w:rFonts w:ascii="Calibri" w:hAnsi="Calibri" w:cs="Calibri"/>
        </w:rPr>
        <w:t xml:space="preserve">results </w:t>
      </w:r>
      <w:r w:rsidR="00FC4049">
        <w:rPr>
          <w:rFonts w:ascii="Calibri" w:hAnsi="Calibri" w:cs="Calibri"/>
        </w:rPr>
        <w:t xml:space="preserve">highlight </w:t>
      </w:r>
      <w:r w:rsidR="002172A8">
        <w:rPr>
          <w:rFonts w:ascii="Calibri" w:hAnsi="Calibri" w:cs="Calibri"/>
        </w:rPr>
        <w:t>opportunities</w:t>
      </w:r>
      <w:r w:rsidR="00FC4049">
        <w:rPr>
          <w:rFonts w:ascii="Calibri" w:hAnsi="Calibri" w:cs="Calibri"/>
        </w:rPr>
        <w:t xml:space="preserve"> for short-term intervention</w:t>
      </w:r>
      <w:r w:rsidR="002172A8">
        <w:rPr>
          <w:rFonts w:ascii="Calibri" w:hAnsi="Calibri" w:cs="Calibri"/>
        </w:rPr>
        <w:t>s</w:t>
      </w:r>
      <w:ins w:id="1213" w:author="Mooney, Fintan" w:date="2026-01-13T10:57:00Z" w16du:dateUtc="2026-01-13T15:57:00Z">
        <w:r w:rsidR="000956E5">
          <w:rPr>
            <w:rFonts w:ascii="Calibri" w:hAnsi="Calibri" w:cs="Calibri"/>
          </w:rPr>
          <w:t xml:space="preserve"> for </w:t>
        </w:r>
      </w:ins>
      <w:ins w:id="1214" w:author="Mooney, Fintan" w:date="2026-01-13T10:58:00Z" w16du:dateUtc="2026-01-13T15:58:00Z">
        <w:r w:rsidR="00614B9B">
          <w:rPr>
            <w:rFonts w:ascii="Calibri" w:hAnsi="Calibri" w:cs="Calibri"/>
          </w:rPr>
          <w:t>farms</w:t>
        </w:r>
      </w:ins>
      <w:r w:rsidR="002172A8">
        <w:rPr>
          <w:rFonts w:ascii="Calibri" w:hAnsi="Calibri" w:cs="Calibri"/>
        </w:rPr>
        <w:t xml:space="preserve">, particularly runoff management and expanding surveillance during peak migration times, to </w:t>
      </w:r>
      <w:r w:rsidR="000B6AFD">
        <w:rPr>
          <w:rFonts w:ascii="Calibri" w:hAnsi="Calibri" w:cs="Calibri"/>
        </w:rPr>
        <w:t xml:space="preserve">reduce </w:t>
      </w:r>
      <w:del w:id="1215" w:author="Mooney, Fintan" w:date="2026-01-13T10:58:00Z" w16du:dateUtc="2026-01-13T15:58:00Z">
        <w:r w:rsidR="002172A8" w:rsidDel="00614B9B">
          <w:rPr>
            <w:rFonts w:ascii="Calibri" w:hAnsi="Calibri" w:cs="Calibri"/>
          </w:rPr>
          <w:delText>HPAI spillover risk.</w:delText>
        </w:r>
      </w:del>
      <w:ins w:id="1216" w:author="Mooney, Fintan" w:date="2026-01-13T10:58:00Z" w16du:dateUtc="2026-01-13T15:58:00Z">
        <w:r w:rsidR="00614B9B">
          <w:rPr>
            <w:rFonts w:ascii="Calibri" w:hAnsi="Calibri" w:cs="Calibri"/>
          </w:rPr>
          <w:t xml:space="preserve">spillover of HPAI. </w:t>
        </w:r>
      </w:ins>
      <w:r w:rsidR="002172A8">
        <w:rPr>
          <w:rFonts w:ascii="Calibri" w:hAnsi="Calibri" w:cs="Calibri"/>
        </w:rPr>
        <w:t xml:space="preserve"> </w:t>
      </w:r>
      <w:r w:rsidR="000B6AFD">
        <w:rPr>
          <w:rFonts w:ascii="Calibri" w:hAnsi="Calibri" w:cs="Calibri"/>
        </w:rPr>
        <w:t xml:space="preserve">  </w:t>
      </w:r>
    </w:p>
    <w:p w14:paraId="28A070AC" w14:textId="77777777" w:rsidR="00BA0C9A" w:rsidDel="00674DD0" w:rsidRDefault="00BA0C9A">
      <w:pPr>
        <w:rPr>
          <w:del w:id="1217" w:author="Mooney, Fintan" w:date="2026-01-15T15:37:00Z" w16du:dateUtc="2026-01-15T20:37:00Z"/>
          <w:rFonts w:ascii="Calibri" w:hAnsi="Calibri" w:cs="Calibri"/>
        </w:rPr>
      </w:pPr>
    </w:p>
    <w:p w14:paraId="1A86C8FA" w14:textId="3FD8DA9D" w:rsidR="00BA0C9A" w:rsidRDefault="00BA0C9A">
      <w:pPr>
        <w:rPr>
          <w:rFonts w:ascii="Calibri" w:hAnsi="Calibri" w:cs="Calibri"/>
        </w:rPr>
      </w:pPr>
      <w:del w:id="1218" w:author="Mooney, Fintan" w:date="2026-01-15T15:37:00Z" w16du:dateUtc="2026-01-15T20:37:00Z">
        <w:r w:rsidDel="00674DD0">
          <w:rPr>
            <w:rFonts w:ascii="Calibri" w:hAnsi="Calibri" w:cs="Calibri"/>
          </w:rPr>
          <w:tab/>
        </w:r>
      </w:del>
    </w:p>
    <w:p w14:paraId="3F499294" w14:textId="77777777" w:rsidR="008E418B" w:rsidDel="00F92E36" w:rsidRDefault="008E418B">
      <w:pPr>
        <w:rPr>
          <w:del w:id="1219" w:author="Mooney, Fintan" w:date="2026-01-15T15:32:00Z" w16du:dateUtc="2026-01-15T20:32:00Z"/>
          <w:rFonts w:ascii="Calibri" w:hAnsi="Calibri" w:cs="Calibri"/>
        </w:rPr>
      </w:pPr>
    </w:p>
    <w:p w14:paraId="4006AE50" w14:textId="77777777" w:rsidR="00B97214" w:rsidDel="00F92E36" w:rsidRDefault="00B97214">
      <w:pPr>
        <w:rPr>
          <w:del w:id="1220" w:author="Mooney, Fintan" w:date="2026-01-15T15:32:00Z" w16du:dateUtc="2026-01-15T20:32:00Z"/>
          <w:rFonts w:ascii="Calibri" w:hAnsi="Calibri" w:cs="Calibri"/>
        </w:rPr>
      </w:pPr>
    </w:p>
    <w:p w14:paraId="5EE0D75A" w14:textId="16388B50" w:rsidR="00B02F15" w:rsidRPr="00B02F15" w:rsidRDefault="00B02F15">
      <w:pPr>
        <w:pStyle w:val="Bibliography"/>
        <w:ind w:left="0" w:firstLine="0"/>
        <w:rPr>
          <w:rFonts w:ascii="Calibri" w:hAnsi="Calibri" w:cs="Calibri"/>
          <w:b/>
          <w:bCs/>
        </w:rPr>
        <w:pPrChange w:id="1221" w:author="Mooney, Fintan" w:date="2026-01-15T15:32:00Z" w16du:dateUtc="2026-01-15T20:32:00Z">
          <w:pPr>
            <w:pStyle w:val="Bibliography"/>
          </w:pPr>
        </w:pPrChange>
      </w:pPr>
      <w:r>
        <w:rPr>
          <w:rFonts w:ascii="Calibri" w:hAnsi="Calibri" w:cs="Calibri"/>
          <w:b/>
          <w:bCs/>
        </w:rPr>
        <w:t>References</w:t>
      </w:r>
    </w:p>
    <w:p w14:paraId="7E896EF8" w14:textId="77777777" w:rsidR="00F92E36" w:rsidRPr="00F92E36" w:rsidRDefault="00B02F15" w:rsidP="00F92E36">
      <w:pPr>
        <w:pStyle w:val="Bibliography"/>
        <w:rPr>
          <w:rFonts w:ascii="Calibri" w:eastAsiaTheme="minorHAnsi" w:hAnsi="Calibri" w:cs="Calibri"/>
        </w:rPr>
      </w:pPr>
      <w:r>
        <w:rPr>
          <w:rFonts w:ascii="Calibri" w:hAnsi="Calibri" w:cs="Calibri"/>
        </w:rPr>
        <w:fldChar w:fldCharType="begin"/>
      </w:r>
      <w:r w:rsidR="00F92E36">
        <w:rPr>
          <w:rFonts w:ascii="Calibri" w:hAnsi="Calibri" w:cs="Calibri"/>
        </w:rPr>
        <w:instrText xml:space="preserve"> ADDIN ZOTERO_BIBL {"uncited":[],"omitted":[],"custom":[]} CSL_BIBLIOGRAPHY </w:instrText>
      </w:r>
      <w:r>
        <w:rPr>
          <w:rFonts w:ascii="Calibri" w:hAnsi="Calibri" w:cs="Calibri"/>
        </w:rPr>
        <w:fldChar w:fldCharType="separate"/>
      </w:r>
      <w:r w:rsidR="00F92E36" w:rsidRPr="00F92E36">
        <w:rPr>
          <w:rFonts w:ascii="Calibri" w:eastAsiaTheme="minorHAnsi" w:hAnsi="Calibri" w:cs="Calibri"/>
        </w:rPr>
        <w:t xml:space="preserve">Azat, C., Alvarado-Rybak, M., Aguilera, J. F., &amp; Benavides, J. A. (2024). Spatio-temporal dynamics and drivers of highly pathogenic avian influenza H5N1 in Chile. </w:t>
      </w:r>
      <w:r w:rsidR="00F92E36" w:rsidRPr="00F92E36">
        <w:rPr>
          <w:rFonts w:ascii="Calibri" w:eastAsiaTheme="minorHAnsi" w:hAnsi="Calibri" w:cs="Calibri"/>
          <w:i/>
          <w:iCs/>
        </w:rPr>
        <w:t>Frontiers in Veterinary Science</w:t>
      </w:r>
      <w:r w:rsidR="00F92E36" w:rsidRPr="00F92E36">
        <w:rPr>
          <w:rFonts w:ascii="Calibri" w:eastAsiaTheme="minorHAnsi" w:hAnsi="Calibri" w:cs="Calibri"/>
        </w:rPr>
        <w:t xml:space="preserve">, </w:t>
      </w:r>
      <w:r w:rsidR="00F92E36" w:rsidRPr="00F92E36">
        <w:rPr>
          <w:rFonts w:ascii="Calibri" w:eastAsiaTheme="minorHAnsi" w:hAnsi="Calibri" w:cs="Calibri"/>
          <w:i/>
          <w:iCs/>
        </w:rPr>
        <w:t>11</w:t>
      </w:r>
      <w:r w:rsidR="00F92E36" w:rsidRPr="00F92E36">
        <w:rPr>
          <w:rFonts w:ascii="Calibri" w:eastAsiaTheme="minorHAnsi" w:hAnsi="Calibri" w:cs="Calibri"/>
        </w:rPr>
        <w:t>. https://doi.org/10.3389/fvets.2024.1387040</w:t>
      </w:r>
    </w:p>
    <w:p w14:paraId="79732371" w14:textId="77777777" w:rsidR="00F92E36" w:rsidRPr="00F92E36" w:rsidRDefault="00F92E36" w:rsidP="00F92E36">
      <w:pPr>
        <w:pStyle w:val="Bibliography"/>
        <w:rPr>
          <w:rFonts w:ascii="Calibri" w:eastAsiaTheme="minorHAnsi" w:hAnsi="Calibri" w:cs="Calibri"/>
        </w:rPr>
      </w:pPr>
      <w:r w:rsidRPr="00F92E36">
        <w:rPr>
          <w:rFonts w:ascii="Calibri" w:eastAsiaTheme="minorHAnsi" w:hAnsi="Calibri" w:cs="Calibri"/>
        </w:rPr>
        <w:t xml:space="preserve">Caliendo, V., Lewis, N. S., Pohlmann, A., Baillie, S. R., Banyard, A. C., Beer, M., Brown, I. H., Fouchier, R. a. M., Hansen, R. D. E., Lameris, T. K., Lang, A. S., Laurendeau, S., Lung, O., Robertson, G., van der Jeugd, H., Alkie, T. N., Thorup, K., van Toor, M. L., Waldenström, J., … Berhane, Y. (2022). Transatlantic spread of highly pathogenic avian influenza H5N1 by wild birds from Europe to North America in 2021. </w:t>
      </w:r>
      <w:r w:rsidRPr="00F92E36">
        <w:rPr>
          <w:rFonts w:ascii="Calibri" w:eastAsiaTheme="minorHAnsi" w:hAnsi="Calibri" w:cs="Calibri"/>
          <w:i/>
          <w:iCs/>
        </w:rPr>
        <w:t>Scientific Reports</w:t>
      </w:r>
      <w:r w:rsidRPr="00F92E36">
        <w:rPr>
          <w:rFonts w:ascii="Calibri" w:eastAsiaTheme="minorHAnsi" w:hAnsi="Calibri" w:cs="Calibri"/>
        </w:rPr>
        <w:t xml:space="preserve">, </w:t>
      </w:r>
      <w:r w:rsidRPr="00F92E36">
        <w:rPr>
          <w:rFonts w:ascii="Calibri" w:eastAsiaTheme="minorHAnsi" w:hAnsi="Calibri" w:cs="Calibri"/>
          <w:i/>
          <w:iCs/>
        </w:rPr>
        <w:t>12</w:t>
      </w:r>
      <w:r w:rsidRPr="00F92E36">
        <w:rPr>
          <w:rFonts w:ascii="Calibri" w:eastAsiaTheme="minorHAnsi" w:hAnsi="Calibri" w:cs="Calibri"/>
        </w:rPr>
        <w:t>(1), 11729. https://doi.org/10.1038/s41598-022-13447-z</w:t>
      </w:r>
    </w:p>
    <w:p w14:paraId="51238FEC" w14:textId="77777777" w:rsidR="00F92E36" w:rsidRPr="00F92E36" w:rsidRDefault="00F92E36" w:rsidP="00F92E36">
      <w:pPr>
        <w:pStyle w:val="Bibliography"/>
        <w:rPr>
          <w:rFonts w:ascii="Calibri" w:eastAsiaTheme="minorHAnsi" w:hAnsi="Calibri" w:cs="Calibri"/>
        </w:rPr>
      </w:pPr>
      <w:r w:rsidRPr="00F92E36">
        <w:rPr>
          <w:rFonts w:ascii="Calibri" w:eastAsiaTheme="minorHAnsi" w:hAnsi="Calibri" w:cs="Calibri"/>
        </w:rPr>
        <w:t xml:space="preserve">CDC. (2025, November 14). </w:t>
      </w:r>
      <w:r w:rsidRPr="00F92E36">
        <w:rPr>
          <w:rFonts w:ascii="Calibri" w:eastAsiaTheme="minorHAnsi" w:hAnsi="Calibri" w:cs="Calibri"/>
          <w:i/>
          <w:iCs/>
        </w:rPr>
        <w:t>H5 Bird Flu: Current Situation</w:t>
      </w:r>
      <w:r w:rsidRPr="00F92E36">
        <w:rPr>
          <w:rFonts w:ascii="Calibri" w:eastAsiaTheme="minorHAnsi" w:hAnsi="Calibri" w:cs="Calibri"/>
        </w:rPr>
        <w:t>. Avian Influenza (Bird Flu). https://www.cdc.gov/bird-flu/situation-summary/index.html</w:t>
      </w:r>
    </w:p>
    <w:p w14:paraId="5C5543E6" w14:textId="77777777" w:rsidR="00F92E36" w:rsidRPr="00F92E36" w:rsidRDefault="00F92E36" w:rsidP="00F92E36">
      <w:pPr>
        <w:pStyle w:val="Bibliography"/>
        <w:rPr>
          <w:rFonts w:ascii="Calibri" w:eastAsiaTheme="minorHAnsi" w:hAnsi="Calibri" w:cs="Calibri"/>
        </w:rPr>
      </w:pPr>
      <w:r w:rsidRPr="00F92E36">
        <w:rPr>
          <w:rFonts w:ascii="Calibri" w:eastAsiaTheme="minorHAnsi" w:hAnsi="Calibri" w:cs="Calibri"/>
        </w:rPr>
        <w:t xml:space="preserve">Chen, W., Zhang, X., Zhao, W., Yang, L., Wang, Z., &amp; Bi, H. (2022). Environmental factors and spatiotemporal distribution characteristics of the global outbreaks of the highly pathogenic avian influenza H5N1. </w:t>
      </w:r>
      <w:r w:rsidRPr="00F92E36">
        <w:rPr>
          <w:rFonts w:ascii="Calibri" w:eastAsiaTheme="minorHAnsi" w:hAnsi="Calibri" w:cs="Calibri"/>
          <w:i/>
          <w:iCs/>
        </w:rPr>
        <w:t>Environmental Science and Pollution Research</w:t>
      </w:r>
      <w:r w:rsidRPr="00F92E36">
        <w:rPr>
          <w:rFonts w:ascii="Calibri" w:eastAsiaTheme="minorHAnsi" w:hAnsi="Calibri" w:cs="Calibri"/>
        </w:rPr>
        <w:t xml:space="preserve">, </w:t>
      </w:r>
      <w:r w:rsidRPr="00F92E36">
        <w:rPr>
          <w:rFonts w:ascii="Calibri" w:eastAsiaTheme="minorHAnsi" w:hAnsi="Calibri" w:cs="Calibri"/>
          <w:i/>
          <w:iCs/>
        </w:rPr>
        <w:t>29</w:t>
      </w:r>
      <w:r w:rsidRPr="00F92E36">
        <w:rPr>
          <w:rFonts w:ascii="Calibri" w:eastAsiaTheme="minorHAnsi" w:hAnsi="Calibri" w:cs="Calibri"/>
        </w:rPr>
        <w:t>(29), 44175–44185. https://doi.org/10.1007/s11356-022-19016-1</w:t>
      </w:r>
    </w:p>
    <w:p w14:paraId="4E1AAF5D" w14:textId="77777777" w:rsidR="00F92E36" w:rsidRPr="00F92E36" w:rsidRDefault="00F92E36" w:rsidP="00F92E36">
      <w:pPr>
        <w:pStyle w:val="Bibliography"/>
        <w:rPr>
          <w:rFonts w:ascii="Calibri" w:eastAsiaTheme="minorHAnsi" w:hAnsi="Calibri" w:cs="Calibri"/>
        </w:rPr>
      </w:pPr>
      <w:r w:rsidRPr="00F92E36">
        <w:rPr>
          <w:rFonts w:ascii="Calibri" w:eastAsiaTheme="minorHAnsi" w:hAnsi="Calibri" w:cs="Calibri"/>
        </w:rPr>
        <w:t xml:space="preserve">Damodaran, L., Jaeger, A., &amp; Moncla, L. H. (2025a). Intensive transmission in wild, migratory birds drove rapid geographic dissemination and repeated spillovers of H5N1 into agriculture in North America. </w:t>
      </w:r>
      <w:r w:rsidRPr="00F92E36">
        <w:rPr>
          <w:rFonts w:ascii="Calibri" w:eastAsiaTheme="minorHAnsi" w:hAnsi="Calibri" w:cs="Calibri"/>
          <w:i/>
          <w:iCs/>
        </w:rPr>
        <w:t>bioRxiv</w:t>
      </w:r>
      <w:r w:rsidRPr="00F92E36">
        <w:rPr>
          <w:rFonts w:ascii="Calibri" w:eastAsiaTheme="minorHAnsi" w:hAnsi="Calibri" w:cs="Calibri"/>
        </w:rPr>
        <w:t>, 2024.12.16.628739. https://doi.org/10.1101/2024.12.16.628739</w:t>
      </w:r>
    </w:p>
    <w:p w14:paraId="70C65055" w14:textId="77777777" w:rsidR="00F92E36" w:rsidRPr="00F92E36" w:rsidRDefault="00F92E36" w:rsidP="00F92E36">
      <w:pPr>
        <w:pStyle w:val="Bibliography"/>
        <w:rPr>
          <w:rFonts w:ascii="Calibri" w:eastAsiaTheme="minorHAnsi" w:hAnsi="Calibri" w:cs="Calibri"/>
        </w:rPr>
      </w:pPr>
      <w:r w:rsidRPr="00F92E36">
        <w:rPr>
          <w:rFonts w:ascii="Calibri" w:eastAsiaTheme="minorHAnsi" w:hAnsi="Calibri" w:cs="Calibri"/>
        </w:rPr>
        <w:t xml:space="preserve">Damodaran, L., Jaeger, A. S., &amp; Moncla, L. H. (2025b). Ecology and spread of the North American H5N1 epizootic. </w:t>
      </w:r>
      <w:r w:rsidRPr="00F92E36">
        <w:rPr>
          <w:rFonts w:ascii="Calibri" w:eastAsiaTheme="minorHAnsi" w:hAnsi="Calibri" w:cs="Calibri"/>
          <w:i/>
          <w:iCs/>
        </w:rPr>
        <w:t>Nature</w:t>
      </w:r>
      <w:r w:rsidRPr="00F92E36">
        <w:rPr>
          <w:rFonts w:ascii="Calibri" w:eastAsiaTheme="minorHAnsi" w:hAnsi="Calibri" w:cs="Calibri"/>
        </w:rPr>
        <w:t>, 1–10. https://doi.org/10.1038/s41586-025-09737-x</w:t>
      </w:r>
    </w:p>
    <w:p w14:paraId="0304CD03" w14:textId="77777777" w:rsidR="00F92E36" w:rsidRPr="00F92E36" w:rsidRDefault="00F92E36" w:rsidP="00F92E36">
      <w:pPr>
        <w:pStyle w:val="Bibliography"/>
        <w:rPr>
          <w:rFonts w:ascii="Calibri" w:eastAsiaTheme="minorHAnsi" w:hAnsi="Calibri" w:cs="Calibri"/>
        </w:rPr>
      </w:pPr>
      <w:r w:rsidRPr="00F92E36">
        <w:rPr>
          <w:rFonts w:ascii="Calibri" w:eastAsiaTheme="minorHAnsi" w:hAnsi="Calibri" w:cs="Calibri"/>
        </w:rPr>
        <w:lastRenderedPageBreak/>
        <w:t xml:space="preserve">Dhingra, M. S., Artois, J., Dellicour, S., Lemey, P., Dauphin, G., Von Dobschuetz, S., Van Boeckel, T. P., Castellan, D. M., Morzaria, S., &amp; Gilbert, M. (2018). Geographical and Historical Patterns in the Emergences of Novel Highly Pathogenic Avian Influenza (HPAI) H5 and H7 Viruses in Poultry. </w:t>
      </w:r>
      <w:r w:rsidRPr="00F92E36">
        <w:rPr>
          <w:rFonts w:ascii="Calibri" w:eastAsiaTheme="minorHAnsi" w:hAnsi="Calibri" w:cs="Calibri"/>
          <w:i/>
          <w:iCs/>
        </w:rPr>
        <w:t>Frontiers in Veterinary Science</w:t>
      </w:r>
      <w:r w:rsidRPr="00F92E36">
        <w:rPr>
          <w:rFonts w:ascii="Calibri" w:eastAsiaTheme="minorHAnsi" w:hAnsi="Calibri" w:cs="Calibri"/>
        </w:rPr>
        <w:t xml:space="preserve">, </w:t>
      </w:r>
      <w:r w:rsidRPr="00F92E36">
        <w:rPr>
          <w:rFonts w:ascii="Calibri" w:eastAsiaTheme="minorHAnsi" w:hAnsi="Calibri" w:cs="Calibri"/>
          <w:i/>
          <w:iCs/>
        </w:rPr>
        <w:t>5</w:t>
      </w:r>
      <w:r w:rsidRPr="00F92E36">
        <w:rPr>
          <w:rFonts w:ascii="Calibri" w:eastAsiaTheme="minorHAnsi" w:hAnsi="Calibri" w:cs="Calibri"/>
        </w:rPr>
        <w:t>. https://doi.org/10.3389/fvets.2018.00084</w:t>
      </w:r>
    </w:p>
    <w:p w14:paraId="6A39906E" w14:textId="77777777" w:rsidR="00F92E36" w:rsidRPr="00F92E36" w:rsidRDefault="00F92E36" w:rsidP="00F92E36">
      <w:pPr>
        <w:pStyle w:val="Bibliography"/>
        <w:rPr>
          <w:rFonts w:ascii="Calibri" w:eastAsiaTheme="minorHAnsi" w:hAnsi="Calibri" w:cs="Calibri"/>
        </w:rPr>
      </w:pPr>
      <w:r w:rsidRPr="00F92E36">
        <w:rPr>
          <w:rFonts w:ascii="Calibri" w:eastAsiaTheme="minorHAnsi" w:hAnsi="Calibri" w:cs="Calibri"/>
        </w:rPr>
        <w:t xml:space="preserve">EROS Center. (2018). </w:t>
      </w:r>
      <w:r w:rsidRPr="00F92E36">
        <w:rPr>
          <w:rFonts w:ascii="Calibri" w:eastAsiaTheme="minorHAnsi" w:hAnsi="Calibri" w:cs="Calibri"/>
          <w:i/>
          <w:iCs/>
        </w:rPr>
        <w:t>National Land Cover Database</w:t>
      </w:r>
      <w:r w:rsidRPr="00F92E36">
        <w:rPr>
          <w:rFonts w:ascii="Calibri" w:eastAsiaTheme="minorHAnsi" w:hAnsi="Calibri" w:cs="Calibri"/>
        </w:rPr>
        <w:t xml:space="preserve"> (Version 2022) [Dataset]. https://www.usgs.gov/centers/eros/science/national-land-cover-database</w:t>
      </w:r>
    </w:p>
    <w:p w14:paraId="3D66A979" w14:textId="77777777" w:rsidR="00F92E36" w:rsidRPr="00F92E36" w:rsidRDefault="00F92E36" w:rsidP="00F92E36">
      <w:pPr>
        <w:pStyle w:val="Bibliography"/>
        <w:rPr>
          <w:rFonts w:ascii="Calibri" w:eastAsiaTheme="minorHAnsi" w:hAnsi="Calibri" w:cs="Calibri"/>
        </w:rPr>
      </w:pPr>
      <w:r w:rsidRPr="00F92E36">
        <w:rPr>
          <w:rFonts w:ascii="Calibri" w:eastAsiaTheme="minorHAnsi" w:hAnsi="Calibri" w:cs="Calibri"/>
        </w:rPr>
        <w:t xml:space="preserve">Ferenczi, M., Beckmann, C., &amp; Klaassen, M. (2021). Rainfall driven and wild-bird mediated avian influenza virus outbreaks in Australian poultry. </w:t>
      </w:r>
      <w:r w:rsidRPr="00F92E36">
        <w:rPr>
          <w:rFonts w:ascii="Calibri" w:eastAsiaTheme="minorHAnsi" w:hAnsi="Calibri" w:cs="Calibri"/>
          <w:i/>
          <w:iCs/>
        </w:rPr>
        <w:t>BMC Veterinary Research</w:t>
      </w:r>
      <w:r w:rsidRPr="00F92E36">
        <w:rPr>
          <w:rFonts w:ascii="Calibri" w:eastAsiaTheme="minorHAnsi" w:hAnsi="Calibri" w:cs="Calibri"/>
        </w:rPr>
        <w:t xml:space="preserve">, </w:t>
      </w:r>
      <w:r w:rsidRPr="00F92E36">
        <w:rPr>
          <w:rFonts w:ascii="Calibri" w:eastAsiaTheme="minorHAnsi" w:hAnsi="Calibri" w:cs="Calibri"/>
          <w:i/>
          <w:iCs/>
        </w:rPr>
        <w:t>17</w:t>
      </w:r>
      <w:r w:rsidRPr="00F92E36">
        <w:rPr>
          <w:rFonts w:ascii="Calibri" w:eastAsiaTheme="minorHAnsi" w:hAnsi="Calibri" w:cs="Calibri"/>
        </w:rPr>
        <w:t>(1), 306. https://doi.org/10.1186/s12917-021-03010-9</w:t>
      </w:r>
    </w:p>
    <w:p w14:paraId="26806BD0" w14:textId="77777777" w:rsidR="00F92E36" w:rsidRPr="00F92E36" w:rsidRDefault="00F92E36" w:rsidP="00F92E36">
      <w:pPr>
        <w:pStyle w:val="Bibliography"/>
        <w:rPr>
          <w:rFonts w:ascii="Calibri" w:eastAsiaTheme="minorHAnsi" w:hAnsi="Calibri" w:cs="Calibri"/>
        </w:rPr>
      </w:pPr>
      <w:r w:rsidRPr="00F92E36">
        <w:rPr>
          <w:rFonts w:ascii="Calibri" w:eastAsiaTheme="minorHAnsi" w:hAnsi="Calibri" w:cs="Calibri"/>
        </w:rPr>
        <w:t xml:space="preserve">Fink, D., Auer, T., Johnson, A., Strimas-Mackey, M., Ligocki, S., Robinson, O., Hochachka, W., Jaromczyk, L., Crowley, C., Dunham, K., Stillman, A., Davies, I., Rodewald, A., Ruiz-Gutierrez, V., &amp; Wood, C. (2023). </w:t>
      </w:r>
      <w:r w:rsidRPr="00F92E36">
        <w:rPr>
          <w:rFonts w:ascii="Calibri" w:eastAsiaTheme="minorHAnsi" w:hAnsi="Calibri" w:cs="Calibri"/>
          <w:i/>
          <w:iCs/>
        </w:rPr>
        <w:t>eBird Status and Trends, Data Version: 2022</w:t>
      </w:r>
      <w:r w:rsidRPr="00F92E36">
        <w:rPr>
          <w:rFonts w:ascii="Calibri" w:eastAsiaTheme="minorHAnsi" w:hAnsi="Calibri" w:cs="Calibri"/>
        </w:rPr>
        <w:t xml:space="preserve"> (Version 2022) [Dataset]. Cornell Lab of Ornithology, Ithaca, New York. https://doi.org/10.2173/ebirdst.2022</w:t>
      </w:r>
    </w:p>
    <w:p w14:paraId="27B4D0C6" w14:textId="77777777" w:rsidR="00F92E36" w:rsidRPr="00F92E36" w:rsidRDefault="00F92E36" w:rsidP="00F92E36">
      <w:pPr>
        <w:pStyle w:val="Bibliography"/>
        <w:rPr>
          <w:rFonts w:ascii="Calibri" w:eastAsiaTheme="minorHAnsi" w:hAnsi="Calibri" w:cs="Calibri"/>
        </w:rPr>
      </w:pPr>
      <w:r w:rsidRPr="00F92E36">
        <w:rPr>
          <w:rFonts w:ascii="Calibri" w:eastAsiaTheme="minorHAnsi" w:hAnsi="Calibri" w:cs="Calibri"/>
        </w:rPr>
        <w:t xml:space="preserve">Firestone, S. M., Cogger, N., Ward, M. P., Toribio, J.-A. L. M. L., Moloney, B. J., &amp; Dhand, N. K. (2012). The Influence of Meteorology on the Spread of Influenza: Survival Analysis of an Equine Influenza (A/H3N8) Outbreak. </w:t>
      </w:r>
      <w:r w:rsidRPr="00F92E36">
        <w:rPr>
          <w:rFonts w:ascii="Calibri" w:eastAsiaTheme="minorHAnsi" w:hAnsi="Calibri" w:cs="Calibri"/>
          <w:i/>
          <w:iCs/>
        </w:rPr>
        <w:t>PLOS ONE</w:t>
      </w:r>
      <w:r w:rsidRPr="00F92E36">
        <w:rPr>
          <w:rFonts w:ascii="Calibri" w:eastAsiaTheme="minorHAnsi" w:hAnsi="Calibri" w:cs="Calibri"/>
        </w:rPr>
        <w:t xml:space="preserve">, </w:t>
      </w:r>
      <w:r w:rsidRPr="00F92E36">
        <w:rPr>
          <w:rFonts w:ascii="Calibri" w:eastAsiaTheme="minorHAnsi" w:hAnsi="Calibri" w:cs="Calibri"/>
          <w:i/>
          <w:iCs/>
        </w:rPr>
        <w:t>7</w:t>
      </w:r>
      <w:r w:rsidRPr="00F92E36">
        <w:rPr>
          <w:rFonts w:ascii="Calibri" w:eastAsiaTheme="minorHAnsi" w:hAnsi="Calibri" w:cs="Calibri"/>
        </w:rPr>
        <w:t>(4), e35284. https://doi.org/10.1371/journal.pone.0035284</w:t>
      </w:r>
    </w:p>
    <w:p w14:paraId="5EB9F6F9" w14:textId="77777777" w:rsidR="00F92E36" w:rsidRPr="00F92E36" w:rsidRDefault="00F92E36" w:rsidP="00F92E36">
      <w:pPr>
        <w:pStyle w:val="Bibliography"/>
        <w:rPr>
          <w:rFonts w:ascii="Calibri" w:eastAsiaTheme="minorHAnsi" w:hAnsi="Calibri" w:cs="Calibri"/>
        </w:rPr>
      </w:pPr>
      <w:r w:rsidRPr="00F92E36">
        <w:rPr>
          <w:rFonts w:ascii="Calibri" w:eastAsiaTheme="minorHAnsi" w:hAnsi="Calibri" w:cs="Calibri"/>
        </w:rPr>
        <w:t xml:space="preserve">Foundation, P. S. (2025). </w:t>
      </w:r>
      <w:r w:rsidRPr="00F92E36">
        <w:rPr>
          <w:rFonts w:ascii="Calibri" w:eastAsiaTheme="minorHAnsi" w:hAnsi="Calibri" w:cs="Calibri"/>
          <w:i/>
          <w:iCs/>
        </w:rPr>
        <w:t>Python Language Reference, version 3.11</w:t>
      </w:r>
      <w:r w:rsidRPr="00F92E36">
        <w:rPr>
          <w:rFonts w:ascii="Calibri" w:eastAsiaTheme="minorHAnsi" w:hAnsi="Calibri" w:cs="Calibri"/>
        </w:rPr>
        <w:t>. https://www.python.org/</w:t>
      </w:r>
    </w:p>
    <w:p w14:paraId="1F448D65" w14:textId="77777777" w:rsidR="00F92E36" w:rsidRPr="00F92E36" w:rsidRDefault="00F92E36" w:rsidP="00F92E36">
      <w:pPr>
        <w:pStyle w:val="Bibliography"/>
        <w:rPr>
          <w:rFonts w:ascii="Calibri" w:eastAsiaTheme="minorHAnsi" w:hAnsi="Calibri" w:cs="Calibri"/>
        </w:rPr>
      </w:pPr>
      <w:r w:rsidRPr="00F92E36">
        <w:rPr>
          <w:rFonts w:ascii="Calibri" w:eastAsiaTheme="minorHAnsi" w:hAnsi="Calibri" w:cs="Calibri"/>
        </w:rPr>
        <w:lastRenderedPageBreak/>
        <w:t xml:space="preserve">Fujimoto, Y., &amp; Haga, T. (2024). Association between highly pathogenic avian influenza outbreaks and weather conditions in Japan. </w:t>
      </w:r>
      <w:r w:rsidRPr="00F92E36">
        <w:rPr>
          <w:rFonts w:ascii="Calibri" w:eastAsiaTheme="minorHAnsi" w:hAnsi="Calibri" w:cs="Calibri"/>
          <w:i/>
          <w:iCs/>
        </w:rPr>
        <w:t>The Journal of Veterinary Medical Science</w:t>
      </w:r>
      <w:r w:rsidRPr="00F92E36">
        <w:rPr>
          <w:rFonts w:ascii="Calibri" w:eastAsiaTheme="minorHAnsi" w:hAnsi="Calibri" w:cs="Calibri"/>
        </w:rPr>
        <w:t xml:space="preserve">, </w:t>
      </w:r>
      <w:r w:rsidRPr="00F92E36">
        <w:rPr>
          <w:rFonts w:ascii="Calibri" w:eastAsiaTheme="minorHAnsi" w:hAnsi="Calibri" w:cs="Calibri"/>
          <w:i/>
          <w:iCs/>
        </w:rPr>
        <w:t>86</w:t>
      </w:r>
      <w:r w:rsidRPr="00F92E36">
        <w:rPr>
          <w:rFonts w:ascii="Calibri" w:eastAsiaTheme="minorHAnsi" w:hAnsi="Calibri" w:cs="Calibri"/>
        </w:rPr>
        <w:t>(10), 1045–1051. https://doi.org/10.1292/jvms.23-0521</w:t>
      </w:r>
    </w:p>
    <w:p w14:paraId="23F1147D" w14:textId="77777777" w:rsidR="00F92E36" w:rsidRPr="00F92E36" w:rsidRDefault="00F92E36" w:rsidP="00F92E36">
      <w:pPr>
        <w:pStyle w:val="Bibliography"/>
        <w:rPr>
          <w:rFonts w:ascii="Calibri" w:eastAsiaTheme="minorHAnsi" w:hAnsi="Calibri" w:cs="Calibri"/>
        </w:rPr>
      </w:pPr>
      <w:r w:rsidRPr="00F92E36">
        <w:rPr>
          <w:rFonts w:ascii="Calibri" w:eastAsiaTheme="minorHAnsi" w:hAnsi="Calibri" w:cs="Calibri"/>
        </w:rPr>
        <w:t xml:space="preserve">Gasparrini, A. (2011). Distributed Lag Linear and Non-Linear Models in R: The Package dlnm. </w:t>
      </w:r>
      <w:r w:rsidRPr="00F92E36">
        <w:rPr>
          <w:rFonts w:ascii="Calibri" w:eastAsiaTheme="minorHAnsi" w:hAnsi="Calibri" w:cs="Calibri"/>
          <w:i/>
          <w:iCs/>
        </w:rPr>
        <w:t>Journal of Statistical Software</w:t>
      </w:r>
      <w:r w:rsidRPr="00F92E36">
        <w:rPr>
          <w:rFonts w:ascii="Calibri" w:eastAsiaTheme="minorHAnsi" w:hAnsi="Calibri" w:cs="Calibri"/>
        </w:rPr>
        <w:t xml:space="preserve">, </w:t>
      </w:r>
      <w:r w:rsidRPr="00F92E36">
        <w:rPr>
          <w:rFonts w:ascii="Calibri" w:eastAsiaTheme="minorHAnsi" w:hAnsi="Calibri" w:cs="Calibri"/>
          <w:i/>
          <w:iCs/>
        </w:rPr>
        <w:t>43</w:t>
      </w:r>
      <w:r w:rsidRPr="00F92E36">
        <w:rPr>
          <w:rFonts w:ascii="Calibri" w:eastAsiaTheme="minorHAnsi" w:hAnsi="Calibri" w:cs="Calibri"/>
        </w:rPr>
        <w:t>, 1–20. https://doi.org/10.18637/jss.v043.i08</w:t>
      </w:r>
    </w:p>
    <w:p w14:paraId="72ABCD1C" w14:textId="77777777" w:rsidR="00F92E36" w:rsidRPr="00F92E36" w:rsidRDefault="00F92E36" w:rsidP="00F92E36">
      <w:pPr>
        <w:pStyle w:val="Bibliography"/>
        <w:rPr>
          <w:rFonts w:ascii="Calibri" w:eastAsiaTheme="minorHAnsi" w:hAnsi="Calibri" w:cs="Calibri"/>
        </w:rPr>
      </w:pPr>
      <w:r w:rsidRPr="00F92E36">
        <w:rPr>
          <w:rFonts w:ascii="Calibri" w:eastAsiaTheme="minorHAnsi" w:hAnsi="Calibri" w:cs="Calibri"/>
        </w:rPr>
        <w:t xml:space="preserve">Gorelick, N., Hancher, M., Dixon, M., Ilyushchenko, S., Thau, D., &amp; Moore, R. (2017). Google Earth Engine: Planetary-scale geospatial analysis for everyone. </w:t>
      </w:r>
      <w:r w:rsidRPr="00F92E36">
        <w:rPr>
          <w:rFonts w:ascii="Calibri" w:eastAsiaTheme="minorHAnsi" w:hAnsi="Calibri" w:cs="Calibri"/>
          <w:i/>
          <w:iCs/>
        </w:rPr>
        <w:t>Remote Sensing of Environment</w:t>
      </w:r>
      <w:r w:rsidRPr="00F92E36">
        <w:rPr>
          <w:rFonts w:ascii="Calibri" w:eastAsiaTheme="minorHAnsi" w:hAnsi="Calibri" w:cs="Calibri"/>
        </w:rPr>
        <w:t xml:space="preserve">, </w:t>
      </w:r>
      <w:r w:rsidRPr="00F92E36">
        <w:rPr>
          <w:rFonts w:ascii="Calibri" w:eastAsiaTheme="minorHAnsi" w:hAnsi="Calibri" w:cs="Calibri"/>
          <w:i/>
          <w:iCs/>
        </w:rPr>
        <w:t>202</w:t>
      </w:r>
      <w:r w:rsidRPr="00F92E36">
        <w:rPr>
          <w:rFonts w:ascii="Calibri" w:eastAsiaTheme="minorHAnsi" w:hAnsi="Calibri" w:cs="Calibri"/>
        </w:rPr>
        <w:t>, 18–27. https://doi.org/10.1016/j.rse.2017.06.031</w:t>
      </w:r>
    </w:p>
    <w:p w14:paraId="43E892DF" w14:textId="77777777" w:rsidR="00F92E36" w:rsidRPr="00F92E36" w:rsidRDefault="00F92E36" w:rsidP="00F92E36">
      <w:pPr>
        <w:pStyle w:val="Bibliography"/>
        <w:rPr>
          <w:rFonts w:ascii="Calibri" w:eastAsiaTheme="minorHAnsi" w:hAnsi="Calibri" w:cs="Calibri"/>
        </w:rPr>
      </w:pPr>
      <w:r w:rsidRPr="00F92E36">
        <w:rPr>
          <w:rFonts w:ascii="Calibri" w:eastAsiaTheme="minorHAnsi" w:hAnsi="Calibri" w:cs="Calibri"/>
        </w:rPr>
        <w:t xml:space="preserve">Guinat, C., Valenzuela Agüí, C., Briand, F.-X., Chakraborty, D., Fourtune, L., Lambert, S., Jimenez Pellicer, A., Rautureau, S., Gerbier, G., du Plessis, L., Stadler, T., Grasland, B., Paul, M. C., &amp; Vergne, T. (2025). Poultry farm density and proximity drive highly pathogenic avian influenza spread. </w:t>
      </w:r>
      <w:r w:rsidRPr="00F92E36">
        <w:rPr>
          <w:rFonts w:ascii="Calibri" w:eastAsiaTheme="minorHAnsi" w:hAnsi="Calibri" w:cs="Calibri"/>
          <w:i/>
          <w:iCs/>
        </w:rPr>
        <w:t>Communications Biology</w:t>
      </w:r>
      <w:r w:rsidRPr="00F92E36">
        <w:rPr>
          <w:rFonts w:ascii="Calibri" w:eastAsiaTheme="minorHAnsi" w:hAnsi="Calibri" w:cs="Calibri"/>
        </w:rPr>
        <w:t xml:space="preserve">, </w:t>
      </w:r>
      <w:r w:rsidRPr="00F92E36">
        <w:rPr>
          <w:rFonts w:ascii="Calibri" w:eastAsiaTheme="minorHAnsi" w:hAnsi="Calibri" w:cs="Calibri"/>
          <w:i/>
          <w:iCs/>
        </w:rPr>
        <w:t>8</w:t>
      </w:r>
      <w:r w:rsidRPr="00F92E36">
        <w:rPr>
          <w:rFonts w:ascii="Calibri" w:eastAsiaTheme="minorHAnsi" w:hAnsi="Calibri" w:cs="Calibri"/>
        </w:rPr>
        <w:t>(1), 1306. https://doi.org/10.1038/s42003-025-08687-4</w:t>
      </w:r>
    </w:p>
    <w:p w14:paraId="4C575DD6" w14:textId="77777777" w:rsidR="00F92E36" w:rsidRPr="00F92E36" w:rsidRDefault="00F92E36" w:rsidP="00F92E36">
      <w:pPr>
        <w:pStyle w:val="Bibliography"/>
        <w:rPr>
          <w:rFonts w:ascii="Calibri" w:eastAsiaTheme="minorHAnsi" w:hAnsi="Calibri" w:cs="Calibri"/>
        </w:rPr>
      </w:pPr>
      <w:r w:rsidRPr="00F92E36">
        <w:rPr>
          <w:rFonts w:ascii="Calibri" w:eastAsiaTheme="minorHAnsi" w:hAnsi="Calibri" w:cs="Calibri"/>
        </w:rPr>
        <w:t xml:space="preserve">Harvey, J. A., Mullinax, J. M., Runge, M. C., &amp; Prosser, D. J. (2023). The changing dynamics of highly pathogenic avian influenza H5N1: Next steps for management &amp; science in North America. </w:t>
      </w:r>
      <w:r w:rsidRPr="00F92E36">
        <w:rPr>
          <w:rFonts w:ascii="Calibri" w:eastAsiaTheme="minorHAnsi" w:hAnsi="Calibri" w:cs="Calibri"/>
          <w:i/>
          <w:iCs/>
        </w:rPr>
        <w:t>Biological Conservation</w:t>
      </w:r>
      <w:r w:rsidRPr="00F92E36">
        <w:rPr>
          <w:rFonts w:ascii="Calibri" w:eastAsiaTheme="minorHAnsi" w:hAnsi="Calibri" w:cs="Calibri"/>
        </w:rPr>
        <w:t xml:space="preserve">, </w:t>
      </w:r>
      <w:r w:rsidRPr="00F92E36">
        <w:rPr>
          <w:rFonts w:ascii="Calibri" w:eastAsiaTheme="minorHAnsi" w:hAnsi="Calibri" w:cs="Calibri"/>
          <w:i/>
          <w:iCs/>
        </w:rPr>
        <w:t>282</w:t>
      </w:r>
      <w:r w:rsidRPr="00F92E36">
        <w:rPr>
          <w:rFonts w:ascii="Calibri" w:eastAsiaTheme="minorHAnsi" w:hAnsi="Calibri" w:cs="Calibri"/>
        </w:rPr>
        <w:t>, 110041. https://doi.org/10.1016/j.biocon.2023.110041</w:t>
      </w:r>
    </w:p>
    <w:p w14:paraId="4EB7B900" w14:textId="77777777" w:rsidR="00F92E36" w:rsidRPr="00F92E36" w:rsidRDefault="00F92E36" w:rsidP="00F92E36">
      <w:pPr>
        <w:pStyle w:val="Bibliography"/>
        <w:rPr>
          <w:rFonts w:ascii="Calibri" w:eastAsiaTheme="minorHAnsi" w:hAnsi="Calibri" w:cs="Calibri"/>
        </w:rPr>
      </w:pPr>
      <w:r w:rsidRPr="00F92E36">
        <w:rPr>
          <w:rFonts w:ascii="Calibri" w:eastAsiaTheme="minorHAnsi" w:hAnsi="Calibri" w:cs="Calibri"/>
        </w:rPr>
        <w:t xml:space="preserve">Hénaux, V., Parmley, J., Soos, C., &amp; Samuel, M. D. (2013). Estimating transmission of avian influenza in wild birds from incomplete epizootic data: Implications for surveillance and disease spread. </w:t>
      </w:r>
      <w:r w:rsidRPr="00F92E36">
        <w:rPr>
          <w:rFonts w:ascii="Calibri" w:eastAsiaTheme="minorHAnsi" w:hAnsi="Calibri" w:cs="Calibri"/>
          <w:i/>
          <w:iCs/>
        </w:rPr>
        <w:t>Journal of Applied Ecology</w:t>
      </w:r>
      <w:r w:rsidRPr="00F92E36">
        <w:rPr>
          <w:rFonts w:ascii="Calibri" w:eastAsiaTheme="minorHAnsi" w:hAnsi="Calibri" w:cs="Calibri"/>
        </w:rPr>
        <w:t xml:space="preserve">, </w:t>
      </w:r>
      <w:r w:rsidRPr="00F92E36">
        <w:rPr>
          <w:rFonts w:ascii="Calibri" w:eastAsiaTheme="minorHAnsi" w:hAnsi="Calibri" w:cs="Calibri"/>
          <w:i/>
          <w:iCs/>
        </w:rPr>
        <w:t>50</w:t>
      </w:r>
      <w:r w:rsidRPr="00F92E36">
        <w:rPr>
          <w:rFonts w:ascii="Calibri" w:eastAsiaTheme="minorHAnsi" w:hAnsi="Calibri" w:cs="Calibri"/>
        </w:rPr>
        <w:t>(1), 223–231. https://doi.org/10.1111/1365-2664.12031</w:t>
      </w:r>
    </w:p>
    <w:p w14:paraId="7941222B" w14:textId="77777777" w:rsidR="00F92E36" w:rsidRPr="00F92E36" w:rsidRDefault="00F92E36" w:rsidP="00F92E36">
      <w:pPr>
        <w:pStyle w:val="Bibliography"/>
        <w:rPr>
          <w:rFonts w:ascii="Calibri" w:eastAsiaTheme="minorHAnsi" w:hAnsi="Calibri" w:cs="Calibri"/>
        </w:rPr>
      </w:pPr>
      <w:r w:rsidRPr="00F92E36">
        <w:rPr>
          <w:rFonts w:ascii="Calibri" w:eastAsiaTheme="minorHAnsi" w:hAnsi="Calibri" w:cs="Calibri"/>
        </w:rPr>
        <w:lastRenderedPageBreak/>
        <w:t xml:space="preserve">Hill, N. J., Bishop, M. A., Trovão, N. S., Ineson, K. M., Schaefer, A. L., Puryear, W. B., Zhou, K., Foss, A. D., Clark, D. E., MacKenzie, K. G., Jr, J. D. G., Borkenhagen, L. K., Hall, J. S., &amp; Runstadler, J. A. (2022). Ecological divergence of wild birds drives avian influenza spillover and global spread. </w:t>
      </w:r>
      <w:r w:rsidRPr="00F92E36">
        <w:rPr>
          <w:rFonts w:ascii="Calibri" w:eastAsiaTheme="minorHAnsi" w:hAnsi="Calibri" w:cs="Calibri"/>
          <w:i/>
          <w:iCs/>
        </w:rPr>
        <w:t>PLOS Pathogens</w:t>
      </w:r>
      <w:r w:rsidRPr="00F92E36">
        <w:rPr>
          <w:rFonts w:ascii="Calibri" w:eastAsiaTheme="minorHAnsi" w:hAnsi="Calibri" w:cs="Calibri"/>
        </w:rPr>
        <w:t xml:space="preserve">, </w:t>
      </w:r>
      <w:r w:rsidRPr="00F92E36">
        <w:rPr>
          <w:rFonts w:ascii="Calibri" w:eastAsiaTheme="minorHAnsi" w:hAnsi="Calibri" w:cs="Calibri"/>
          <w:i/>
          <w:iCs/>
        </w:rPr>
        <w:t>18</w:t>
      </w:r>
      <w:r w:rsidRPr="00F92E36">
        <w:rPr>
          <w:rFonts w:ascii="Calibri" w:eastAsiaTheme="minorHAnsi" w:hAnsi="Calibri" w:cs="Calibri"/>
        </w:rPr>
        <w:t>(5), e1010062. https://doi.org/10.1371/journal.ppat.1010062</w:t>
      </w:r>
    </w:p>
    <w:p w14:paraId="52C8BE69" w14:textId="77777777" w:rsidR="00F92E36" w:rsidRPr="00F92E36" w:rsidRDefault="00F92E36" w:rsidP="00F92E36">
      <w:pPr>
        <w:pStyle w:val="Bibliography"/>
        <w:rPr>
          <w:rFonts w:ascii="Calibri" w:eastAsiaTheme="minorHAnsi" w:hAnsi="Calibri" w:cs="Calibri"/>
        </w:rPr>
      </w:pPr>
      <w:r w:rsidRPr="00F92E36">
        <w:rPr>
          <w:rFonts w:ascii="Calibri" w:eastAsiaTheme="minorHAnsi" w:hAnsi="Calibri" w:cs="Calibri"/>
        </w:rPr>
        <w:t xml:space="preserve">Horm, V. S., Gutiérrez, R. A., Nicholls, J. M., &amp; Buchy, P. (2012). Highly Pathogenic Influenza A(H5N1) Virus Survival in Complex Artificial Aquatic Biotopes. </w:t>
      </w:r>
      <w:r w:rsidRPr="00F92E36">
        <w:rPr>
          <w:rFonts w:ascii="Calibri" w:eastAsiaTheme="minorHAnsi" w:hAnsi="Calibri" w:cs="Calibri"/>
          <w:i/>
          <w:iCs/>
        </w:rPr>
        <w:t>PLOS ONE</w:t>
      </w:r>
      <w:r w:rsidRPr="00F92E36">
        <w:rPr>
          <w:rFonts w:ascii="Calibri" w:eastAsiaTheme="minorHAnsi" w:hAnsi="Calibri" w:cs="Calibri"/>
        </w:rPr>
        <w:t xml:space="preserve">, </w:t>
      </w:r>
      <w:r w:rsidRPr="00F92E36">
        <w:rPr>
          <w:rFonts w:ascii="Calibri" w:eastAsiaTheme="minorHAnsi" w:hAnsi="Calibri" w:cs="Calibri"/>
          <w:i/>
          <w:iCs/>
        </w:rPr>
        <w:t>7</w:t>
      </w:r>
      <w:r w:rsidRPr="00F92E36">
        <w:rPr>
          <w:rFonts w:ascii="Calibri" w:eastAsiaTheme="minorHAnsi" w:hAnsi="Calibri" w:cs="Calibri"/>
        </w:rPr>
        <w:t>(4), e34160. https://doi.org/10.1371/journal.pone.0034160</w:t>
      </w:r>
    </w:p>
    <w:p w14:paraId="7A3DA678" w14:textId="77777777" w:rsidR="00F92E36" w:rsidRPr="00F92E36" w:rsidRDefault="00F92E36" w:rsidP="00F92E36">
      <w:pPr>
        <w:pStyle w:val="Bibliography"/>
        <w:rPr>
          <w:rFonts w:ascii="Calibri" w:eastAsiaTheme="minorHAnsi" w:hAnsi="Calibri" w:cs="Calibri"/>
        </w:rPr>
      </w:pPr>
      <w:r w:rsidRPr="00F92E36">
        <w:rPr>
          <w:rFonts w:ascii="Calibri" w:eastAsiaTheme="minorHAnsi" w:hAnsi="Calibri" w:cs="Calibri"/>
        </w:rPr>
        <w:t xml:space="preserve">Islam, A., Munro, S., Hassan, M. M., Epstein, J. H., &amp; Klaassen, M. (2023). The role of vaccination and environmental factors on outbreaks of high pathogenicity avian influenza H5N1 in Bangladesh. </w:t>
      </w:r>
      <w:r w:rsidRPr="00F92E36">
        <w:rPr>
          <w:rFonts w:ascii="Calibri" w:eastAsiaTheme="minorHAnsi" w:hAnsi="Calibri" w:cs="Calibri"/>
          <w:i/>
          <w:iCs/>
        </w:rPr>
        <w:t>One Health</w:t>
      </w:r>
      <w:r w:rsidRPr="00F92E36">
        <w:rPr>
          <w:rFonts w:ascii="Calibri" w:eastAsiaTheme="minorHAnsi" w:hAnsi="Calibri" w:cs="Calibri"/>
        </w:rPr>
        <w:t xml:space="preserve">, </w:t>
      </w:r>
      <w:r w:rsidRPr="00F92E36">
        <w:rPr>
          <w:rFonts w:ascii="Calibri" w:eastAsiaTheme="minorHAnsi" w:hAnsi="Calibri" w:cs="Calibri"/>
          <w:i/>
          <w:iCs/>
        </w:rPr>
        <w:t>17</w:t>
      </w:r>
      <w:r w:rsidRPr="00F92E36">
        <w:rPr>
          <w:rFonts w:ascii="Calibri" w:eastAsiaTheme="minorHAnsi" w:hAnsi="Calibri" w:cs="Calibri"/>
        </w:rPr>
        <w:t>, 100655. https://doi.org/10.1016/j.onehlt.2023.100655</w:t>
      </w:r>
    </w:p>
    <w:p w14:paraId="2A28521D" w14:textId="77777777" w:rsidR="00F92E36" w:rsidRPr="00F92E36" w:rsidRDefault="00F92E36" w:rsidP="00F92E36">
      <w:pPr>
        <w:pStyle w:val="Bibliography"/>
        <w:rPr>
          <w:rFonts w:ascii="Calibri" w:eastAsiaTheme="minorHAnsi" w:hAnsi="Calibri" w:cs="Calibri"/>
        </w:rPr>
      </w:pPr>
      <w:r w:rsidRPr="00F92E36">
        <w:rPr>
          <w:rFonts w:ascii="Calibri" w:eastAsiaTheme="minorHAnsi" w:hAnsi="Calibri" w:cs="Calibri"/>
        </w:rPr>
        <w:t xml:space="preserve">Jindal, M., Stone, H., Lim, S., &amp; MacIntyre, C. R. (2025). A Geospatial Perspective Toward the Role of Wild Bird Migrations and Global Poultry Trade in the Spread of Highly Pathogenic Avian Influenza H5N1. </w:t>
      </w:r>
      <w:r w:rsidRPr="00F92E36">
        <w:rPr>
          <w:rFonts w:ascii="Calibri" w:eastAsiaTheme="minorHAnsi" w:hAnsi="Calibri" w:cs="Calibri"/>
          <w:i/>
          <w:iCs/>
        </w:rPr>
        <w:t>GeoHealth</w:t>
      </w:r>
      <w:r w:rsidRPr="00F92E36">
        <w:rPr>
          <w:rFonts w:ascii="Calibri" w:eastAsiaTheme="minorHAnsi" w:hAnsi="Calibri" w:cs="Calibri"/>
        </w:rPr>
        <w:t xml:space="preserve">, </w:t>
      </w:r>
      <w:r w:rsidRPr="00F92E36">
        <w:rPr>
          <w:rFonts w:ascii="Calibri" w:eastAsiaTheme="minorHAnsi" w:hAnsi="Calibri" w:cs="Calibri"/>
          <w:i/>
          <w:iCs/>
        </w:rPr>
        <w:t>9</w:t>
      </w:r>
      <w:r w:rsidRPr="00F92E36">
        <w:rPr>
          <w:rFonts w:ascii="Calibri" w:eastAsiaTheme="minorHAnsi" w:hAnsi="Calibri" w:cs="Calibri"/>
        </w:rPr>
        <w:t>(3), e2024GH001296. https://doi.org/10.1029/2024GH001296</w:t>
      </w:r>
    </w:p>
    <w:p w14:paraId="67E2FA6D" w14:textId="77777777" w:rsidR="00F92E36" w:rsidRPr="00F92E36" w:rsidRDefault="00F92E36" w:rsidP="00F92E36">
      <w:pPr>
        <w:pStyle w:val="Bibliography"/>
        <w:rPr>
          <w:rFonts w:ascii="Calibri" w:eastAsiaTheme="minorHAnsi" w:hAnsi="Calibri" w:cs="Calibri"/>
        </w:rPr>
      </w:pPr>
      <w:r w:rsidRPr="00F92E36">
        <w:rPr>
          <w:rFonts w:ascii="Calibri" w:eastAsiaTheme="minorHAnsi" w:hAnsi="Calibri" w:cs="Calibri"/>
        </w:rPr>
        <w:t xml:space="preserve">Jordahl, K., Bossche, J. V. den, Fleischmann, M., Wasserman, J., McBride, J., Gerard, J., Tratner, J., Perry, M., Badaracco, A. G., Farmer, C., Hjelle, G. A., Snow, A. D., Cochran, M., Gillies, S., Culbertson, L., Bartos, M., Eubank, N., maxalbert, Bilogur, A., … Leblanc, F. (2020). </w:t>
      </w:r>
      <w:r w:rsidRPr="00F92E36">
        <w:rPr>
          <w:rFonts w:ascii="Calibri" w:eastAsiaTheme="minorHAnsi" w:hAnsi="Calibri" w:cs="Calibri"/>
          <w:i/>
          <w:iCs/>
        </w:rPr>
        <w:t>geopandas/geopandas: V0.8.1</w:t>
      </w:r>
      <w:r w:rsidRPr="00F92E36">
        <w:rPr>
          <w:rFonts w:ascii="Calibri" w:eastAsiaTheme="minorHAnsi" w:hAnsi="Calibri" w:cs="Calibri"/>
        </w:rPr>
        <w:t xml:space="preserve"> (Version v0.8.1) [Computer software]. Zenodo. https://doi.org/10.5281/zenodo.3946761</w:t>
      </w:r>
    </w:p>
    <w:p w14:paraId="09AE03EA" w14:textId="77777777" w:rsidR="00F92E36" w:rsidRPr="00F92E36" w:rsidRDefault="00F92E36" w:rsidP="00F92E36">
      <w:pPr>
        <w:pStyle w:val="Bibliography"/>
        <w:rPr>
          <w:rFonts w:ascii="Calibri" w:eastAsiaTheme="minorHAnsi" w:hAnsi="Calibri" w:cs="Calibri"/>
        </w:rPr>
      </w:pPr>
      <w:r w:rsidRPr="00F92E36">
        <w:rPr>
          <w:rFonts w:ascii="Calibri" w:eastAsiaTheme="minorHAnsi" w:hAnsi="Calibri" w:cs="Calibri"/>
        </w:rPr>
        <w:t xml:space="preserve">Jung Kjær, L., Ward, M. P., Boklund, A. E., Larsen, L. E., Hjulsager, C. K., &amp; Kirkeby, C. T. (2023). Using surveillance data for early warning modelling of highly pathogenic avian influenza </w:t>
      </w:r>
      <w:r w:rsidRPr="00F92E36">
        <w:rPr>
          <w:rFonts w:ascii="Calibri" w:eastAsiaTheme="minorHAnsi" w:hAnsi="Calibri" w:cs="Calibri"/>
        </w:rPr>
        <w:lastRenderedPageBreak/>
        <w:t xml:space="preserve">in Europe reveals a seasonal shift in transmission, 2016–2022. </w:t>
      </w:r>
      <w:r w:rsidRPr="00F92E36">
        <w:rPr>
          <w:rFonts w:ascii="Calibri" w:eastAsiaTheme="minorHAnsi" w:hAnsi="Calibri" w:cs="Calibri"/>
          <w:i/>
          <w:iCs/>
        </w:rPr>
        <w:t>Scientific Reports</w:t>
      </w:r>
      <w:r w:rsidRPr="00F92E36">
        <w:rPr>
          <w:rFonts w:ascii="Calibri" w:eastAsiaTheme="minorHAnsi" w:hAnsi="Calibri" w:cs="Calibri"/>
        </w:rPr>
        <w:t xml:space="preserve">, </w:t>
      </w:r>
      <w:r w:rsidRPr="00F92E36">
        <w:rPr>
          <w:rFonts w:ascii="Calibri" w:eastAsiaTheme="minorHAnsi" w:hAnsi="Calibri" w:cs="Calibri"/>
          <w:i/>
          <w:iCs/>
        </w:rPr>
        <w:t>13</w:t>
      </w:r>
      <w:r w:rsidRPr="00F92E36">
        <w:rPr>
          <w:rFonts w:ascii="Calibri" w:eastAsiaTheme="minorHAnsi" w:hAnsi="Calibri" w:cs="Calibri"/>
        </w:rPr>
        <w:t>(1), 15396. https://doi.org/10.1038/s41598-023-42660-7</w:t>
      </w:r>
    </w:p>
    <w:p w14:paraId="73D8D317" w14:textId="77777777" w:rsidR="00F92E36" w:rsidRPr="00F92E36" w:rsidRDefault="00F92E36" w:rsidP="00F92E36">
      <w:pPr>
        <w:pStyle w:val="Bibliography"/>
        <w:rPr>
          <w:rFonts w:ascii="Calibri" w:eastAsiaTheme="minorHAnsi" w:hAnsi="Calibri" w:cs="Calibri"/>
        </w:rPr>
      </w:pPr>
      <w:r w:rsidRPr="00F92E36">
        <w:rPr>
          <w:rFonts w:ascii="Calibri" w:eastAsiaTheme="minorHAnsi" w:hAnsi="Calibri" w:cs="Calibri"/>
        </w:rPr>
        <w:t xml:space="preserve">Keeler, S. P., Dalton, M. S., Cressler, A. M., Berghaus, R. D., &amp; Stallknecht, D. E. (2014). Abiotic Factors Affecting the Persistence of Avian Influenza Virus in Surface Waters of Waterfowl Habitats. </w:t>
      </w:r>
      <w:r w:rsidRPr="00F92E36">
        <w:rPr>
          <w:rFonts w:ascii="Calibri" w:eastAsiaTheme="minorHAnsi" w:hAnsi="Calibri" w:cs="Calibri"/>
          <w:i/>
          <w:iCs/>
        </w:rPr>
        <w:t>Applied and Environmental Microbiology</w:t>
      </w:r>
      <w:r w:rsidRPr="00F92E36">
        <w:rPr>
          <w:rFonts w:ascii="Calibri" w:eastAsiaTheme="minorHAnsi" w:hAnsi="Calibri" w:cs="Calibri"/>
        </w:rPr>
        <w:t xml:space="preserve">, </w:t>
      </w:r>
      <w:r w:rsidRPr="00F92E36">
        <w:rPr>
          <w:rFonts w:ascii="Calibri" w:eastAsiaTheme="minorHAnsi" w:hAnsi="Calibri" w:cs="Calibri"/>
          <w:i/>
          <w:iCs/>
        </w:rPr>
        <w:t>80</w:t>
      </w:r>
      <w:r w:rsidRPr="00F92E36">
        <w:rPr>
          <w:rFonts w:ascii="Calibri" w:eastAsiaTheme="minorHAnsi" w:hAnsi="Calibri" w:cs="Calibri"/>
        </w:rPr>
        <w:t>(9), 2910–2917. https://doi.org/10.1128/AEM.03790-13</w:t>
      </w:r>
    </w:p>
    <w:p w14:paraId="60270434" w14:textId="77777777" w:rsidR="00F92E36" w:rsidRPr="00F92E36" w:rsidRDefault="00F92E36" w:rsidP="00F92E36">
      <w:pPr>
        <w:pStyle w:val="Bibliography"/>
        <w:rPr>
          <w:rFonts w:ascii="Calibri" w:eastAsiaTheme="minorHAnsi" w:hAnsi="Calibri" w:cs="Calibri"/>
        </w:rPr>
      </w:pPr>
      <w:r w:rsidRPr="00F92E36">
        <w:rPr>
          <w:rFonts w:ascii="Calibri" w:eastAsiaTheme="minorHAnsi" w:hAnsi="Calibri" w:cs="Calibri"/>
        </w:rPr>
        <w:t xml:space="preserve">Krammer, F., Hermann, E., &amp; Rasmussen, A. L. (2025). Highly pathogenic avian influenza H5N1: History, current situation, and outlook. </w:t>
      </w:r>
      <w:r w:rsidRPr="00F92E36">
        <w:rPr>
          <w:rFonts w:ascii="Calibri" w:eastAsiaTheme="minorHAnsi" w:hAnsi="Calibri" w:cs="Calibri"/>
          <w:i/>
          <w:iCs/>
        </w:rPr>
        <w:t>Journal of Virology</w:t>
      </w:r>
      <w:r w:rsidRPr="00F92E36">
        <w:rPr>
          <w:rFonts w:ascii="Calibri" w:eastAsiaTheme="minorHAnsi" w:hAnsi="Calibri" w:cs="Calibri"/>
        </w:rPr>
        <w:t>. https://doi.org/10.1128/jvi.02209-24</w:t>
      </w:r>
    </w:p>
    <w:p w14:paraId="53D9197A" w14:textId="77777777" w:rsidR="00F92E36" w:rsidRPr="00F92E36" w:rsidRDefault="00F92E36" w:rsidP="00F92E36">
      <w:pPr>
        <w:pStyle w:val="Bibliography"/>
        <w:rPr>
          <w:rFonts w:ascii="Calibri" w:eastAsiaTheme="minorHAnsi" w:hAnsi="Calibri" w:cs="Calibri"/>
        </w:rPr>
      </w:pPr>
      <w:r w:rsidRPr="00F92E36">
        <w:rPr>
          <w:rFonts w:ascii="Calibri" w:eastAsiaTheme="minorHAnsi" w:hAnsi="Calibri" w:cs="Calibri"/>
        </w:rPr>
        <w:t xml:space="preserve">Kurmi, B., Murugkar, H. V., Nagarajan, S., Tosh, C., Dubey, S. C., &amp; Kumar, M. (2013). Survivability of Highly Pathogenic Avian Influenza H5N1 Virus in Poultry Faeces at Different Temperatures. </w:t>
      </w:r>
      <w:r w:rsidRPr="00F92E36">
        <w:rPr>
          <w:rFonts w:ascii="Calibri" w:eastAsiaTheme="minorHAnsi" w:hAnsi="Calibri" w:cs="Calibri"/>
          <w:i/>
          <w:iCs/>
        </w:rPr>
        <w:t>Indian Journal of Virology</w:t>
      </w:r>
      <w:r w:rsidRPr="00F92E36">
        <w:rPr>
          <w:rFonts w:ascii="Calibri" w:eastAsiaTheme="minorHAnsi" w:hAnsi="Calibri" w:cs="Calibri"/>
        </w:rPr>
        <w:t xml:space="preserve">, </w:t>
      </w:r>
      <w:r w:rsidRPr="00F92E36">
        <w:rPr>
          <w:rFonts w:ascii="Calibri" w:eastAsiaTheme="minorHAnsi" w:hAnsi="Calibri" w:cs="Calibri"/>
          <w:i/>
          <w:iCs/>
        </w:rPr>
        <w:t>24</w:t>
      </w:r>
      <w:r w:rsidRPr="00F92E36">
        <w:rPr>
          <w:rFonts w:ascii="Calibri" w:eastAsiaTheme="minorHAnsi" w:hAnsi="Calibri" w:cs="Calibri"/>
        </w:rPr>
        <w:t>(2), 272–277. https://doi.org/10.1007/s13337-013-0135-2</w:t>
      </w:r>
    </w:p>
    <w:p w14:paraId="4AB34E50" w14:textId="77777777" w:rsidR="00F92E36" w:rsidRPr="00F92E36" w:rsidRDefault="00F92E36" w:rsidP="00F92E36">
      <w:pPr>
        <w:pStyle w:val="Bibliography"/>
        <w:rPr>
          <w:rFonts w:ascii="Calibri" w:eastAsiaTheme="minorHAnsi" w:hAnsi="Calibri" w:cs="Calibri"/>
        </w:rPr>
      </w:pPr>
      <w:r w:rsidRPr="00F92E36">
        <w:rPr>
          <w:rFonts w:ascii="Calibri" w:eastAsiaTheme="minorHAnsi" w:hAnsi="Calibri" w:cs="Calibri"/>
        </w:rPr>
        <w:t xml:space="preserve">Lange, J., &amp; Haensler, A. (2012). Runoff generation following a prolonged dry period. </w:t>
      </w:r>
      <w:r w:rsidRPr="00F92E36">
        <w:rPr>
          <w:rFonts w:ascii="Calibri" w:eastAsiaTheme="minorHAnsi" w:hAnsi="Calibri" w:cs="Calibri"/>
          <w:i/>
          <w:iCs/>
        </w:rPr>
        <w:t>Journal of Hydrology</w:t>
      </w:r>
      <w:r w:rsidRPr="00F92E36">
        <w:rPr>
          <w:rFonts w:ascii="Calibri" w:eastAsiaTheme="minorHAnsi" w:hAnsi="Calibri" w:cs="Calibri"/>
        </w:rPr>
        <w:t xml:space="preserve">, </w:t>
      </w:r>
      <w:r w:rsidRPr="00F92E36">
        <w:rPr>
          <w:rFonts w:ascii="Calibri" w:eastAsiaTheme="minorHAnsi" w:hAnsi="Calibri" w:cs="Calibri"/>
          <w:i/>
          <w:iCs/>
        </w:rPr>
        <w:t>464–465</w:t>
      </w:r>
      <w:r w:rsidRPr="00F92E36">
        <w:rPr>
          <w:rFonts w:ascii="Calibri" w:eastAsiaTheme="minorHAnsi" w:hAnsi="Calibri" w:cs="Calibri"/>
        </w:rPr>
        <w:t>, 157–164. https://doi.org/10.1016/j.jhydrol.2012.07.010</w:t>
      </w:r>
    </w:p>
    <w:p w14:paraId="5BD0299A" w14:textId="77777777" w:rsidR="00F92E36" w:rsidRPr="00F92E36" w:rsidRDefault="00F92E36" w:rsidP="00F92E36">
      <w:pPr>
        <w:pStyle w:val="Bibliography"/>
        <w:rPr>
          <w:rFonts w:ascii="Calibri" w:eastAsiaTheme="minorHAnsi" w:hAnsi="Calibri" w:cs="Calibri"/>
        </w:rPr>
      </w:pPr>
      <w:r w:rsidRPr="00F92E36">
        <w:rPr>
          <w:rFonts w:ascii="Calibri" w:eastAsiaTheme="minorHAnsi" w:hAnsi="Calibri" w:cs="Calibri"/>
        </w:rPr>
        <w:t xml:space="preserve">Lau, S. Y.-F., Wang, X., Wang, M., Liu, S., Zee, B. C.-Y., Han, X., Yu, Z., Sun, R., Chong, K. C., &amp; Chen, E. (2018). Identification of meteorological factors associated with human infection with avian influenza A H7N9 virus in Zhejiang Province, China. </w:t>
      </w:r>
      <w:r w:rsidRPr="00F92E36">
        <w:rPr>
          <w:rFonts w:ascii="Calibri" w:eastAsiaTheme="minorHAnsi" w:hAnsi="Calibri" w:cs="Calibri"/>
          <w:i/>
          <w:iCs/>
        </w:rPr>
        <w:t>Science of The Total Environment</w:t>
      </w:r>
      <w:r w:rsidRPr="00F92E36">
        <w:rPr>
          <w:rFonts w:ascii="Calibri" w:eastAsiaTheme="minorHAnsi" w:hAnsi="Calibri" w:cs="Calibri"/>
        </w:rPr>
        <w:t xml:space="preserve">, </w:t>
      </w:r>
      <w:r w:rsidRPr="00F92E36">
        <w:rPr>
          <w:rFonts w:ascii="Calibri" w:eastAsiaTheme="minorHAnsi" w:hAnsi="Calibri" w:cs="Calibri"/>
          <w:i/>
          <w:iCs/>
        </w:rPr>
        <w:t>644</w:t>
      </w:r>
      <w:r w:rsidRPr="00F92E36">
        <w:rPr>
          <w:rFonts w:ascii="Calibri" w:eastAsiaTheme="minorHAnsi" w:hAnsi="Calibri" w:cs="Calibri"/>
        </w:rPr>
        <w:t>, 696–709. https://doi.org/10.1016/j.scitotenv.2018.06.390</w:t>
      </w:r>
    </w:p>
    <w:p w14:paraId="5BD8F147" w14:textId="77777777" w:rsidR="00F92E36" w:rsidRPr="00F92E36" w:rsidRDefault="00F92E36" w:rsidP="00F92E36">
      <w:pPr>
        <w:pStyle w:val="Bibliography"/>
        <w:rPr>
          <w:rFonts w:ascii="Calibri" w:eastAsiaTheme="minorHAnsi" w:hAnsi="Calibri" w:cs="Calibri"/>
        </w:rPr>
      </w:pPr>
      <w:r w:rsidRPr="00F92E36">
        <w:rPr>
          <w:rFonts w:ascii="Calibri" w:eastAsiaTheme="minorHAnsi" w:hAnsi="Calibri" w:cs="Calibri"/>
        </w:rPr>
        <w:t xml:space="preserve">Lebarbenchon, C., Feare, C. J., Renaud, F., Thomas, F., &amp; Gauthier-Clerc, M. (2010). Persistence of Highly Pathogenic Avian Influenza Viruses in Natural Ecosystems. </w:t>
      </w:r>
      <w:r w:rsidRPr="00F92E36">
        <w:rPr>
          <w:rFonts w:ascii="Calibri" w:eastAsiaTheme="minorHAnsi" w:hAnsi="Calibri" w:cs="Calibri"/>
          <w:i/>
          <w:iCs/>
        </w:rPr>
        <w:t>Emerging Infectious Diseases</w:t>
      </w:r>
      <w:r w:rsidRPr="00F92E36">
        <w:rPr>
          <w:rFonts w:ascii="Calibri" w:eastAsiaTheme="minorHAnsi" w:hAnsi="Calibri" w:cs="Calibri"/>
        </w:rPr>
        <w:t xml:space="preserve">, </w:t>
      </w:r>
      <w:r w:rsidRPr="00F92E36">
        <w:rPr>
          <w:rFonts w:ascii="Calibri" w:eastAsiaTheme="minorHAnsi" w:hAnsi="Calibri" w:cs="Calibri"/>
          <w:i/>
          <w:iCs/>
        </w:rPr>
        <w:t>16</w:t>
      </w:r>
      <w:r w:rsidRPr="00F92E36">
        <w:rPr>
          <w:rFonts w:ascii="Calibri" w:eastAsiaTheme="minorHAnsi" w:hAnsi="Calibri" w:cs="Calibri"/>
        </w:rPr>
        <w:t>(7), 1057–1062. https://doi.org/10.3201/eid1607.090389</w:t>
      </w:r>
    </w:p>
    <w:p w14:paraId="2CAD260F" w14:textId="77777777" w:rsidR="00F92E36" w:rsidRPr="00F92E36" w:rsidRDefault="00F92E36" w:rsidP="00F92E36">
      <w:pPr>
        <w:pStyle w:val="Bibliography"/>
        <w:rPr>
          <w:rFonts w:ascii="Calibri" w:eastAsiaTheme="minorHAnsi" w:hAnsi="Calibri" w:cs="Calibri"/>
        </w:rPr>
      </w:pPr>
      <w:r w:rsidRPr="00F92E36">
        <w:rPr>
          <w:rFonts w:ascii="Calibri" w:eastAsiaTheme="minorHAnsi" w:hAnsi="Calibri" w:cs="Calibri"/>
        </w:rPr>
        <w:lastRenderedPageBreak/>
        <w:t xml:space="preserve">Liu, C.-M., Lin, S.-H., Chen, Y.-C., Lin, K. C.-M., Wu, T.-S. J., &amp; King, C.-C. (2007). Temperature Drops and the Onset of Severe Avian Influenza A H5N1 Virus Outbreaks. </w:t>
      </w:r>
      <w:r w:rsidRPr="00F92E36">
        <w:rPr>
          <w:rFonts w:ascii="Calibri" w:eastAsiaTheme="minorHAnsi" w:hAnsi="Calibri" w:cs="Calibri"/>
          <w:i/>
          <w:iCs/>
        </w:rPr>
        <w:t>PLOS ONE</w:t>
      </w:r>
      <w:r w:rsidRPr="00F92E36">
        <w:rPr>
          <w:rFonts w:ascii="Calibri" w:eastAsiaTheme="minorHAnsi" w:hAnsi="Calibri" w:cs="Calibri"/>
        </w:rPr>
        <w:t xml:space="preserve">, </w:t>
      </w:r>
      <w:r w:rsidRPr="00F92E36">
        <w:rPr>
          <w:rFonts w:ascii="Calibri" w:eastAsiaTheme="minorHAnsi" w:hAnsi="Calibri" w:cs="Calibri"/>
          <w:i/>
          <w:iCs/>
        </w:rPr>
        <w:t>2</w:t>
      </w:r>
      <w:r w:rsidRPr="00F92E36">
        <w:rPr>
          <w:rFonts w:ascii="Calibri" w:eastAsiaTheme="minorHAnsi" w:hAnsi="Calibri" w:cs="Calibri"/>
        </w:rPr>
        <w:t>(2), e191. https://doi.org/10.1371/journal.pone.0000191</w:t>
      </w:r>
    </w:p>
    <w:p w14:paraId="0999CB32" w14:textId="77777777" w:rsidR="00F92E36" w:rsidRPr="00F92E36" w:rsidRDefault="00F92E36" w:rsidP="00F92E36">
      <w:pPr>
        <w:pStyle w:val="Bibliography"/>
        <w:rPr>
          <w:rFonts w:ascii="Calibri" w:eastAsiaTheme="minorHAnsi" w:hAnsi="Calibri" w:cs="Calibri"/>
        </w:rPr>
      </w:pPr>
      <w:r w:rsidRPr="00F92E36">
        <w:rPr>
          <w:rFonts w:ascii="Calibri" w:eastAsiaTheme="minorHAnsi" w:hAnsi="Calibri" w:cs="Calibri"/>
        </w:rPr>
        <w:t xml:space="preserve">Llanos-Soto, S. G., Yaffy, D., Pavlak, M., &amp; Ivanek, R. (2025). Transmission dynamics of highly pathogenic avian influenza among multiple waterfowl species and backyard poultry: The impact of the stopover period. </w:t>
      </w:r>
      <w:r w:rsidRPr="00F92E36">
        <w:rPr>
          <w:rFonts w:ascii="Calibri" w:eastAsiaTheme="minorHAnsi" w:hAnsi="Calibri" w:cs="Calibri"/>
          <w:i/>
          <w:iCs/>
        </w:rPr>
        <w:t>Scientific Reports</w:t>
      </w:r>
      <w:r w:rsidRPr="00F92E36">
        <w:rPr>
          <w:rFonts w:ascii="Calibri" w:eastAsiaTheme="minorHAnsi" w:hAnsi="Calibri" w:cs="Calibri"/>
        </w:rPr>
        <w:t xml:space="preserve">, </w:t>
      </w:r>
      <w:r w:rsidRPr="00F92E36">
        <w:rPr>
          <w:rFonts w:ascii="Calibri" w:eastAsiaTheme="minorHAnsi" w:hAnsi="Calibri" w:cs="Calibri"/>
          <w:i/>
          <w:iCs/>
        </w:rPr>
        <w:t>15</w:t>
      </w:r>
      <w:r w:rsidRPr="00F92E36">
        <w:rPr>
          <w:rFonts w:ascii="Calibri" w:eastAsiaTheme="minorHAnsi" w:hAnsi="Calibri" w:cs="Calibri"/>
        </w:rPr>
        <w:t>(1), 5861. https://doi.org/10.1038/s41598-025-89827-y</w:t>
      </w:r>
    </w:p>
    <w:p w14:paraId="6C14E40D" w14:textId="77777777" w:rsidR="00F92E36" w:rsidRPr="00F92E36" w:rsidRDefault="00F92E36" w:rsidP="00F92E36">
      <w:pPr>
        <w:pStyle w:val="Bibliography"/>
        <w:rPr>
          <w:rFonts w:ascii="Calibri" w:eastAsiaTheme="minorHAnsi" w:hAnsi="Calibri" w:cs="Calibri"/>
        </w:rPr>
      </w:pPr>
      <w:r w:rsidRPr="00F92E36">
        <w:rPr>
          <w:rFonts w:ascii="Calibri" w:eastAsiaTheme="minorHAnsi" w:hAnsi="Calibri" w:cs="Calibri"/>
        </w:rPr>
        <w:t xml:space="preserve">Mena, A., von Fricken, M. E., &amp; Anderson, B. D. (2025). The Impact of Highly Pathogenic Avian Influenza H5N1 in the United States: A Scoping Review of Past Detections and Present Outbreaks. </w:t>
      </w:r>
      <w:r w:rsidRPr="00F92E36">
        <w:rPr>
          <w:rFonts w:ascii="Calibri" w:eastAsiaTheme="minorHAnsi" w:hAnsi="Calibri" w:cs="Calibri"/>
          <w:i/>
          <w:iCs/>
        </w:rPr>
        <w:t>Viruses</w:t>
      </w:r>
      <w:r w:rsidRPr="00F92E36">
        <w:rPr>
          <w:rFonts w:ascii="Calibri" w:eastAsiaTheme="minorHAnsi" w:hAnsi="Calibri" w:cs="Calibri"/>
        </w:rPr>
        <w:t xml:space="preserve">, </w:t>
      </w:r>
      <w:r w:rsidRPr="00F92E36">
        <w:rPr>
          <w:rFonts w:ascii="Calibri" w:eastAsiaTheme="minorHAnsi" w:hAnsi="Calibri" w:cs="Calibri"/>
          <w:i/>
          <w:iCs/>
        </w:rPr>
        <w:t>17</w:t>
      </w:r>
      <w:r w:rsidRPr="00F92E36">
        <w:rPr>
          <w:rFonts w:ascii="Calibri" w:eastAsiaTheme="minorHAnsi" w:hAnsi="Calibri" w:cs="Calibri"/>
        </w:rPr>
        <w:t>(3), 307. https://doi.org/10.3390/v17030307</w:t>
      </w:r>
    </w:p>
    <w:p w14:paraId="787DAAF9" w14:textId="77777777" w:rsidR="00F92E36" w:rsidRPr="00F92E36" w:rsidRDefault="00F92E36" w:rsidP="00F92E36">
      <w:pPr>
        <w:pStyle w:val="Bibliography"/>
        <w:rPr>
          <w:rFonts w:ascii="Calibri" w:eastAsiaTheme="minorHAnsi" w:hAnsi="Calibri" w:cs="Calibri"/>
        </w:rPr>
      </w:pPr>
      <w:r w:rsidRPr="00F92E36">
        <w:rPr>
          <w:rFonts w:ascii="Calibri" w:eastAsiaTheme="minorHAnsi" w:hAnsi="Calibri" w:cs="Calibri"/>
        </w:rPr>
        <w:t xml:space="preserve">Minnesota Pollution Control Agency. (2025). </w:t>
      </w:r>
      <w:r w:rsidRPr="00F92E36">
        <w:rPr>
          <w:rFonts w:ascii="Calibri" w:eastAsiaTheme="minorHAnsi" w:hAnsi="Calibri" w:cs="Calibri"/>
          <w:i/>
          <w:iCs/>
        </w:rPr>
        <w:t>Feedlots in Minnesota—Minnesota Geospatial Commons</w:t>
      </w:r>
      <w:r w:rsidRPr="00F92E36">
        <w:rPr>
          <w:rFonts w:ascii="Calibri" w:eastAsiaTheme="minorHAnsi" w:hAnsi="Calibri" w:cs="Calibri"/>
        </w:rPr>
        <w:t xml:space="preserve"> [Shapefile]. Minnesota Geospatial Commons. https://gisdata.mn.gov/dataset/env-feedlots</w:t>
      </w:r>
    </w:p>
    <w:p w14:paraId="08151403" w14:textId="77777777" w:rsidR="00F92E36" w:rsidRPr="00F92E36" w:rsidRDefault="00F92E36" w:rsidP="00F92E36">
      <w:pPr>
        <w:pStyle w:val="Bibliography"/>
        <w:rPr>
          <w:rFonts w:ascii="Calibri" w:eastAsiaTheme="minorHAnsi" w:hAnsi="Calibri" w:cs="Calibri"/>
        </w:rPr>
      </w:pPr>
      <w:r w:rsidRPr="00F92E36">
        <w:rPr>
          <w:rFonts w:ascii="Calibri" w:eastAsiaTheme="minorHAnsi" w:hAnsi="Calibri" w:cs="Calibri"/>
        </w:rPr>
        <w:t xml:space="preserve">Muñoz Sabater, J. (2019). </w:t>
      </w:r>
      <w:r w:rsidRPr="00F92E36">
        <w:rPr>
          <w:rFonts w:ascii="Calibri" w:eastAsiaTheme="minorHAnsi" w:hAnsi="Calibri" w:cs="Calibri"/>
          <w:i/>
          <w:iCs/>
        </w:rPr>
        <w:t>ERA5-Land monthly averaged data from 1950 to present</w:t>
      </w:r>
      <w:r w:rsidRPr="00F92E36">
        <w:rPr>
          <w:rFonts w:ascii="Calibri" w:eastAsiaTheme="minorHAnsi" w:hAnsi="Calibri" w:cs="Calibri"/>
        </w:rPr>
        <w:t xml:space="preserve"> [Dataset]. Copernicus Climate Change Service (C3S) Climate Data Store (CDS). https://doi.org/doi:10.24381/cds.68d2bb30</w:t>
      </w:r>
    </w:p>
    <w:p w14:paraId="2BAD6CD1" w14:textId="77777777" w:rsidR="00F92E36" w:rsidRPr="00F92E36" w:rsidRDefault="00F92E36" w:rsidP="00F92E36">
      <w:pPr>
        <w:pStyle w:val="Bibliography"/>
        <w:rPr>
          <w:rFonts w:ascii="Calibri" w:eastAsiaTheme="minorHAnsi" w:hAnsi="Calibri" w:cs="Calibri"/>
        </w:rPr>
      </w:pPr>
      <w:r w:rsidRPr="00F92E36">
        <w:rPr>
          <w:rFonts w:ascii="Calibri" w:eastAsiaTheme="minorHAnsi" w:hAnsi="Calibri" w:cs="Calibri"/>
        </w:rPr>
        <w:t xml:space="preserve">Nagy, A., Černíková, L., &amp; Sedlák, K. (2025). Genetic data and meteorological conditions suggesting windborne transmission of H5N1 high-pathogenicity avian influenza between commercial poultry outbreaks. </w:t>
      </w:r>
      <w:r w:rsidRPr="00F92E36">
        <w:rPr>
          <w:rFonts w:ascii="Calibri" w:eastAsiaTheme="minorHAnsi" w:hAnsi="Calibri" w:cs="Calibri"/>
          <w:i/>
          <w:iCs/>
        </w:rPr>
        <w:t>PLOS ONE</w:t>
      </w:r>
      <w:r w:rsidRPr="00F92E36">
        <w:rPr>
          <w:rFonts w:ascii="Calibri" w:eastAsiaTheme="minorHAnsi" w:hAnsi="Calibri" w:cs="Calibri"/>
        </w:rPr>
        <w:t xml:space="preserve">, </w:t>
      </w:r>
      <w:r w:rsidRPr="00F92E36">
        <w:rPr>
          <w:rFonts w:ascii="Calibri" w:eastAsiaTheme="minorHAnsi" w:hAnsi="Calibri" w:cs="Calibri"/>
          <w:i/>
          <w:iCs/>
        </w:rPr>
        <w:t>20</w:t>
      </w:r>
      <w:r w:rsidRPr="00F92E36">
        <w:rPr>
          <w:rFonts w:ascii="Calibri" w:eastAsiaTheme="minorHAnsi" w:hAnsi="Calibri" w:cs="Calibri"/>
        </w:rPr>
        <w:t>(9), e0319880. https://doi.org/10.1371/journal.pone.0319880</w:t>
      </w:r>
    </w:p>
    <w:p w14:paraId="37344A78" w14:textId="77777777" w:rsidR="00F92E36" w:rsidRPr="00F92E36" w:rsidRDefault="00F92E36" w:rsidP="00F92E36">
      <w:pPr>
        <w:pStyle w:val="Bibliography"/>
        <w:rPr>
          <w:rFonts w:ascii="Calibri" w:eastAsiaTheme="minorHAnsi" w:hAnsi="Calibri" w:cs="Calibri"/>
        </w:rPr>
      </w:pPr>
      <w:r w:rsidRPr="00F92E36">
        <w:rPr>
          <w:rFonts w:ascii="Calibri" w:eastAsiaTheme="minorHAnsi" w:hAnsi="Calibri" w:cs="Calibri"/>
        </w:rPr>
        <w:lastRenderedPageBreak/>
        <w:t xml:space="preserve">Opata, M. R., Lavarello-Schettini, A., Semenza, J. C., &amp; Rocklöv, J. (2025). Predictiveness and drivers of highly pathogenic avian influenza outbreaks in Europe. </w:t>
      </w:r>
      <w:r w:rsidRPr="00F92E36">
        <w:rPr>
          <w:rFonts w:ascii="Calibri" w:eastAsiaTheme="minorHAnsi" w:hAnsi="Calibri" w:cs="Calibri"/>
          <w:i/>
          <w:iCs/>
        </w:rPr>
        <w:t>Scientific Reports</w:t>
      </w:r>
      <w:r w:rsidRPr="00F92E36">
        <w:rPr>
          <w:rFonts w:ascii="Calibri" w:eastAsiaTheme="minorHAnsi" w:hAnsi="Calibri" w:cs="Calibri"/>
        </w:rPr>
        <w:t xml:space="preserve">, </w:t>
      </w:r>
      <w:r w:rsidRPr="00F92E36">
        <w:rPr>
          <w:rFonts w:ascii="Calibri" w:eastAsiaTheme="minorHAnsi" w:hAnsi="Calibri" w:cs="Calibri"/>
          <w:i/>
          <w:iCs/>
        </w:rPr>
        <w:t>15</w:t>
      </w:r>
      <w:r w:rsidRPr="00F92E36">
        <w:rPr>
          <w:rFonts w:ascii="Calibri" w:eastAsiaTheme="minorHAnsi" w:hAnsi="Calibri" w:cs="Calibri"/>
        </w:rPr>
        <w:t>(1), 20286. https://doi.org/10.1038/s41598-025-04624-x</w:t>
      </w:r>
    </w:p>
    <w:p w14:paraId="6C19AE70" w14:textId="77777777" w:rsidR="00F92E36" w:rsidRPr="00F92E36" w:rsidRDefault="00F92E36" w:rsidP="00F92E36">
      <w:pPr>
        <w:pStyle w:val="Bibliography"/>
        <w:rPr>
          <w:rFonts w:ascii="Calibri" w:eastAsiaTheme="minorHAnsi" w:hAnsi="Calibri" w:cs="Calibri"/>
        </w:rPr>
      </w:pPr>
      <w:r w:rsidRPr="00F92E36">
        <w:rPr>
          <w:rFonts w:ascii="Calibri" w:eastAsiaTheme="minorHAnsi" w:hAnsi="Calibri" w:cs="Calibri"/>
        </w:rPr>
        <w:t xml:space="preserve">R Core Team. (2025). </w:t>
      </w:r>
      <w:r w:rsidRPr="00F92E36">
        <w:rPr>
          <w:rFonts w:ascii="Calibri" w:eastAsiaTheme="minorHAnsi" w:hAnsi="Calibri" w:cs="Calibri"/>
          <w:i/>
          <w:iCs/>
        </w:rPr>
        <w:t>R: A language and environment for statistical computing</w:t>
      </w:r>
      <w:r w:rsidRPr="00F92E36">
        <w:rPr>
          <w:rFonts w:ascii="Calibri" w:eastAsiaTheme="minorHAnsi" w:hAnsi="Calibri" w:cs="Calibri"/>
        </w:rPr>
        <w:t xml:space="preserve"> (Version 4.5.0) [Computer software]. R Foundation for Statistical Computing. www.R-project.org</w:t>
      </w:r>
    </w:p>
    <w:p w14:paraId="3045FE84" w14:textId="77777777" w:rsidR="00F92E36" w:rsidRPr="00F92E36" w:rsidRDefault="00F92E36" w:rsidP="00F92E36">
      <w:pPr>
        <w:pStyle w:val="Bibliography"/>
        <w:rPr>
          <w:rFonts w:ascii="Calibri" w:eastAsiaTheme="minorHAnsi" w:hAnsi="Calibri" w:cs="Calibri"/>
        </w:rPr>
      </w:pPr>
      <w:r w:rsidRPr="00F92E36">
        <w:rPr>
          <w:rFonts w:ascii="Calibri" w:eastAsiaTheme="minorHAnsi" w:hAnsi="Calibri" w:cs="Calibri"/>
        </w:rPr>
        <w:t xml:space="preserve">Rodenborg, M. (2025). </w:t>
      </w:r>
      <w:r w:rsidRPr="00F92E36">
        <w:rPr>
          <w:rFonts w:ascii="Calibri" w:eastAsiaTheme="minorHAnsi" w:hAnsi="Calibri" w:cs="Calibri"/>
          <w:i/>
          <w:iCs/>
        </w:rPr>
        <w:t>Birds of Minnesota</w:t>
      </w:r>
      <w:r w:rsidRPr="00F92E36">
        <w:rPr>
          <w:rFonts w:ascii="Calibri" w:eastAsiaTheme="minorHAnsi" w:hAnsi="Calibri" w:cs="Calibri"/>
        </w:rPr>
        <w:t>. iNaturalist. https://www.inaturalist.org/guides/14807?taxon=6888</w:t>
      </w:r>
    </w:p>
    <w:p w14:paraId="0841E326" w14:textId="77777777" w:rsidR="00F92E36" w:rsidRPr="00F92E36" w:rsidRDefault="00F92E36" w:rsidP="00F92E36">
      <w:pPr>
        <w:pStyle w:val="Bibliography"/>
        <w:rPr>
          <w:rFonts w:ascii="Calibri" w:eastAsiaTheme="minorHAnsi" w:hAnsi="Calibri" w:cs="Calibri"/>
        </w:rPr>
      </w:pPr>
      <w:r w:rsidRPr="00F92E36">
        <w:rPr>
          <w:rFonts w:ascii="Calibri" w:eastAsiaTheme="minorHAnsi" w:hAnsi="Calibri" w:cs="Calibri"/>
        </w:rPr>
        <w:t xml:space="preserve">Ruiz, S., Jimenez-Bluhm, P., Di Pillo, F., Baumberger, C., Galdames, P., Marambio, V., Salazar, C., Mattar, C., Sanhueza, J., Schultz-Cherry, S., &amp; Hamilton-West, C. (2021). Temporal dynamics and the influence of environmental variables on the prevalence of avian influenza virus in main wetlands in central Chile. </w:t>
      </w:r>
      <w:r w:rsidRPr="00F92E36">
        <w:rPr>
          <w:rFonts w:ascii="Calibri" w:eastAsiaTheme="minorHAnsi" w:hAnsi="Calibri" w:cs="Calibri"/>
          <w:i/>
          <w:iCs/>
        </w:rPr>
        <w:t>Transboundary and Emerging Diseases</w:t>
      </w:r>
      <w:r w:rsidRPr="00F92E36">
        <w:rPr>
          <w:rFonts w:ascii="Calibri" w:eastAsiaTheme="minorHAnsi" w:hAnsi="Calibri" w:cs="Calibri"/>
        </w:rPr>
        <w:t xml:space="preserve">, </w:t>
      </w:r>
      <w:r w:rsidRPr="00F92E36">
        <w:rPr>
          <w:rFonts w:ascii="Calibri" w:eastAsiaTheme="minorHAnsi" w:hAnsi="Calibri" w:cs="Calibri"/>
          <w:i/>
          <w:iCs/>
        </w:rPr>
        <w:t>68</w:t>
      </w:r>
      <w:r w:rsidRPr="00F92E36">
        <w:rPr>
          <w:rFonts w:ascii="Calibri" w:eastAsiaTheme="minorHAnsi" w:hAnsi="Calibri" w:cs="Calibri"/>
        </w:rPr>
        <w:t>(3), 1601–1614. https://doi.org/10.1111/tbed.13831</w:t>
      </w:r>
    </w:p>
    <w:p w14:paraId="62B3F06F" w14:textId="77777777" w:rsidR="00F92E36" w:rsidRPr="00F92E36" w:rsidRDefault="00F92E36" w:rsidP="00F92E36">
      <w:pPr>
        <w:pStyle w:val="Bibliography"/>
        <w:rPr>
          <w:rFonts w:ascii="Calibri" w:eastAsiaTheme="minorHAnsi" w:hAnsi="Calibri" w:cs="Calibri"/>
        </w:rPr>
      </w:pPr>
      <w:r w:rsidRPr="00F92E36">
        <w:rPr>
          <w:rFonts w:ascii="Calibri" w:eastAsiaTheme="minorHAnsi" w:hAnsi="Calibri" w:cs="Calibri"/>
        </w:rPr>
        <w:t xml:space="preserve">Sauter, A., Korner-Nievergelt, F., &amp; Jenni, L. (2010). Evidence of climate change effects on within-winter movements of European Mallards Anas platyrhynchos. </w:t>
      </w:r>
      <w:r w:rsidRPr="00F92E36">
        <w:rPr>
          <w:rFonts w:ascii="Calibri" w:eastAsiaTheme="minorHAnsi" w:hAnsi="Calibri" w:cs="Calibri"/>
          <w:i/>
          <w:iCs/>
        </w:rPr>
        <w:t>Ibis</w:t>
      </w:r>
      <w:r w:rsidRPr="00F92E36">
        <w:rPr>
          <w:rFonts w:ascii="Calibri" w:eastAsiaTheme="minorHAnsi" w:hAnsi="Calibri" w:cs="Calibri"/>
        </w:rPr>
        <w:t xml:space="preserve">, </w:t>
      </w:r>
      <w:r w:rsidRPr="00F92E36">
        <w:rPr>
          <w:rFonts w:ascii="Calibri" w:eastAsiaTheme="minorHAnsi" w:hAnsi="Calibri" w:cs="Calibri"/>
          <w:i/>
          <w:iCs/>
        </w:rPr>
        <w:t>152</w:t>
      </w:r>
      <w:r w:rsidRPr="00F92E36">
        <w:rPr>
          <w:rFonts w:ascii="Calibri" w:eastAsiaTheme="minorHAnsi" w:hAnsi="Calibri" w:cs="Calibri"/>
        </w:rPr>
        <w:t>(3), 600–609. https://doi.org/10.1111/j.1474-919X.2010.01028.x</w:t>
      </w:r>
    </w:p>
    <w:p w14:paraId="2C1BC50A" w14:textId="77777777" w:rsidR="00F92E36" w:rsidRPr="00F92E36" w:rsidRDefault="00F92E36" w:rsidP="00F92E36">
      <w:pPr>
        <w:pStyle w:val="Bibliography"/>
        <w:rPr>
          <w:rFonts w:ascii="Calibri" w:eastAsiaTheme="minorHAnsi" w:hAnsi="Calibri" w:cs="Calibri"/>
        </w:rPr>
      </w:pPr>
      <w:r w:rsidRPr="00F92E36">
        <w:rPr>
          <w:rFonts w:ascii="Calibri" w:eastAsiaTheme="minorHAnsi" w:hAnsi="Calibri" w:cs="Calibri"/>
        </w:rPr>
        <w:t xml:space="preserve">Shoham, D., Jahangir, A., Ruenphet, S., &amp; Takehara, K. (2012). </w:t>
      </w:r>
      <w:r w:rsidRPr="00F92E36">
        <w:rPr>
          <w:rFonts w:ascii="Calibri" w:eastAsiaTheme="minorHAnsi" w:hAnsi="Calibri" w:cs="Calibri"/>
          <w:i/>
          <w:iCs/>
        </w:rPr>
        <w:t>Persistence of Avian Influenza Viruses in Various Artificially Frozen Environmental Water Types</w:t>
      </w:r>
      <w:r w:rsidRPr="00F92E36">
        <w:rPr>
          <w:rFonts w:ascii="Calibri" w:eastAsiaTheme="minorHAnsi" w:hAnsi="Calibri" w:cs="Calibri"/>
        </w:rPr>
        <w:t xml:space="preserve">. </w:t>
      </w:r>
      <w:r w:rsidRPr="00F92E36">
        <w:rPr>
          <w:rFonts w:ascii="Calibri" w:eastAsiaTheme="minorHAnsi" w:hAnsi="Calibri" w:cs="Calibri"/>
          <w:i/>
          <w:iCs/>
        </w:rPr>
        <w:t>2012</w:t>
      </w:r>
      <w:r w:rsidRPr="00F92E36">
        <w:rPr>
          <w:rFonts w:ascii="Calibri" w:eastAsiaTheme="minorHAnsi" w:hAnsi="Calibri" w:cs="Calibri"/>
        </w:rPr>
        <w:t>(1), 11. https://doi.org/10.1155/2012/912326</w:t>
      </w:r>
    </w:p>
    <w:p w14:paraId="4062EDFE" w14:textId="77777777" w:rsidR="00F92E36" w:rsidRPr="00F92E36" w:rsidRDefault="00F92E36" w:rsidP="00F92E36">
      <w:pPr>
        <w:pStyle w:val="Bibliography"/>
        <w:rPr>
          <w:rFonts w:ascii="Calibri" w:eastAsiaTheme="minorHAnsi" w:hAnsi="Calibri" w:cs="Calibri"/>
        </w:rPr>
      </w:pPr>
      <w:r w:rsidRPr="00F92E36">
        <w:rPr>
          <w:rFonts w:ascii="Calibri" w:eastAsiaTheme="minorHAnsi" w:hAnsi="Calibri" w:cs="Calibri"/>
        </w:rPr>
        <w:t xml:space="preserve">Si, Y., Boer, W. F. de, &amp; Gong, P. (2013). Different Environmental Drivers of Highly Pathogenic Avian Influenza H5N1 Outbreaks in Poultry and Wild Birds. </w:t>
      </w:r>
      <w:r w:rsidRPr="00F92E36">
        <w:rPr>
          <w:rFonts w:ascii="Calibri" w:eastAsiaTheme="minorHAnsi" w:hAnsi="Calibri" w:cs="Calibri"/>
          <w:i/>
          <w:iCs/>
        </w:rPr>
        <w:t>PLOS ONE</w:t>
      </w:r>
      <w:r w:rsidRPr="00F92E36">
        <w:rPr>
          <w:rFonts w:ascii="Calibri" w:eastAsiaTheme="minorHAnsi" w:hAnsi="Calibri" w:cs="Calibri"/>
        </w:rPr>
        <w:t xml:space="preserve">, </w:t>
      </w:r>
      <w:r w:rsidRPr="00F92E36">
        <w:rPr>
          <w:rFonts w:ascii="Calibri" w:eastAsiaTheme="minorHAnsi" w:hAnsi="Calibri" w:cs="Calibri"/>
          <w:i/>
          <w:iCs/>
        </w:rPr>
        <w:t>8</w:t>
      </w:r>
      <w:r w:rsidRPr="00F92E36">
        <w:rPr>
          <w:rFonts w:ascii="Calibri" w:eastAsiaTheme="minorHAnsi" w:hAnsi="Calibri" w:cs="Calibri"/>
        </w:rPr>
        <w:t>(1), e53362. https://doi.org/10.1371/journal.pone.0053362</w:t>
      </w:r>
    </w:p>
    <w:p w14:paraId="2E510F8D" w14:textId="77777777" w:rsidR="00F92E36" w:rsidRPr="00F92E36" w:rsidRDefault="00F92E36" w:rsidP="00F92E36">
      <w:pPr>
        <w:pStyle w:val="Bibliography"/>
        <w:rPr>
          <w:rFonts w:ascii="Calibri" w:eastAsiaTheme="minorHAnsi" w:hAnsi="Calibri" w:cs="Calibri"/>
        </w:rPr>
      </w:pPr>
      <w:r w:rsidRPr="00F92E36">
        <w:rPr>
          <w:rFonts w:ascii="Calibri" w:eastAsiaTheme="minorHAnsi" w:hAnsi="Calibri" w:cs="Calibri"/>
        </w:rPr>
        <w:lastRenderedPageBreak/>
        <w:t xml:space="preserve">Świętoń, E., Wyrostek, K., Jóźwiak, M., Olszewska-Tomczyk, M., Domańska-Blicharz, K., Meissner, W., Włodarczyk, R., Minias, P., Janiszewski, T., Minta, Z., &amp; Śmietanka, K. (2017). SURVEILLANCE FOR AVIAN INFLUENZA VIRUS IN WILD BIRDS IN POLAND, 2008–15. </w:t>
      </w:r>
      <w:r w:rsidRPr="00F92E36">
        <w:rPr>
          <w:rFonts w:ascii="Calibri" w:eastAsiaTheme="minorHAnsi" w:hAnsi="Calibri" w:cs="Calibri"/>
          <w:i/>
          <w:iCs/>
        </w:rPr>
        <w:t>Journal of Wildlife Diseases</w:t>
      </w:r>
      <w:r w:rsidRPr="00F92E36">
        <w:rPr>
          <w:rFonts w:ascii="Calibri" w:eastAsiaTheme="minorHAnsi" w:hAnsi="Calibri" w:cs="Calibri"/>
        </w:rPr>
        <w:t xml:space="preserve">, </w:t>
      </w:r>
      <w:r w:rsidRPr="00F92E36">
        <w:rPr>
          <w:rFonts w:ascii="Calibri" w:eastAsiaTheme="minorHAnsi" w:hAnsi="Calibri" w:cs="Calibri"/>
          <w:i/>
          <w:iCs/>
        </w:rPr>
        <w:t>53</w:t>
      </w:r>
      <w:r w:rsidRPr="00F92E36">
        <w:rPr>
          <w:rFonts w:ascii="Calibri" w:eastAsiaTheme="minorHAnsi" w:hAnsi="Calibri" w:cs="Calibri"/>
        </w:rPr>
        <w:t>(2), 330–338. https://doi.org/10.7589/2016-07-154</w:t>
      </w:r>
    </w:p>
    <w:p w14:paraId="76CE6BBC" w14:textId="77777777" w:rsidR="00F92E36" w:rsidRPr="00F92E36" w:rsidRDefault="00F92E36" w:rsidP="00F92E36">
      <w:pPr>
        <w:pStyle w:val="Bibliography"/>
        <w:rPr>
          <w:rFonts w:ascii="Calibri" w:eastAsiaTheme="minorHAnsi" w:hAnsi="Calibri" w:cs="Calibri"/>
        </w:rPr>
      </w:pPr>
      <w:r w:rsidRPr="00F92E36">
        <w:rPr>
          <w:rFonts w:ascii="Calibri" w:eastAsiaTheme="minorHAnsi" w:hAnsi="Calibri" w:cs="Calibri"/>
        </w:rPr>
        <w:t xml:space="preserve">Weller, F. G., Beatty, W. S., Webb, E. B., Kesler, D. C., Krementz, D. G., Asante, K., &amp; Naylor, L. W. (2022). Environmental drivers of autumn migration departure decisions in midcontinental mallards. </w:t>
      </w:r>
      <w:r w:rsidRPr="00F92E36">
        <w:rPr>
          <w:rFonts w:ascii="Calibri" w:eastAsiaTheme="minorHAnsi" w:hAnsi="Calibri" w:cs="Calibri"/>
          <w:i/>
          <w:iCs/>
        </w:rPr>
        <w:t>Movement Ecology</w:t>
      </w:r>
      <w:r w:rsidRPr="00F92E36">
        <w:rPr>
          <w:rFonts w:ascii="Calibri" w:eastAsiaTheme="minorHAnsi" w:hAnsi="Calibri" w:cs="Calibri"/>
        </w:rPr>
        <w:t xml:space="preserve">, </w:t>
      </w:r>
      <w:r w:rsidRPr="00F92E36">
        <w:rPr>
          <w:rFonts w:ascii="Calibri" w:eastAsiaTheme="minorHAnsi" w:hAnsi="Calibri" w:cs="Calibri"/>
          <w:i/>
          <w:iCs/>
        </w:rPr>
        <w:t>10</w:t>
      </w:r>
      <w:r w:rsidRPr="00F92E36">
        <w:rPr>
          <w:rFonts w:ascii="Calibri" w:eastAsiaTheme="minorHAnsi" w:hAnsi="Calibri" w:cs="Calibri"/>
        </w:rPr>
        <w:t>(1), 1. https://doi.org/10.1186/s40462-021-00299-x</w:t>
      </w:r>
    </w:p>
    <w:p w14:paraId="6808117E" w14:textId="77777777" w:rsidR="00F92E36" w:rsidRPr="00F92E36" w:rsidRDefault="00F92E36" w:rsidP="00F92E36">
      <w:pPr>
        <w:pStyle w:val="Bibliography"/>
        <w:rPr>
          <w:rFonts w:ascii="Calibri" w:eastAsiaTheme="minorHAnsi" w:hAnsi="Calibri" w:cs="Calibri"/>
        </w:rPr>
      </w:pPr>
      <w:r w:rsidRPr="00F92E36">
        <w:rPr>
          <w:rFonts w:ascii="Calibri" w:eastAsiaTheme="minorHAnsi" w:hAnsi="Calibri" w:cs="Calibri"/>
        </w:rPr>
        <w:t xml:space="preserve">Zhao, Y., Richardson, B., Takle, E., Chai, L., Schmitt, D., &amp; Xin, H. (2019). Airborne transmission may have played a role in the spread of 2015 highly pathogenic avian influenza outbreaks in the United States. </w:t>
      </w:r>
      <w:r w:rsidRPr="00F92E36">
        <w:rPr>
          <w:rFonts w:ascii="Calibri" w:eastAsiaTheme="minorHAnsi" w:hAnsi="Calibri" w:cs="Calibri"/>
          <w:i/>
          <w:iCs/>
        </w:rPr>
        <w:t>Scientific Reports</w:t>
      </w:r>
      <w:r w:rsidRPr="00F92E36">
        <w:rPr>
          <w:rFonts w:ascii="Calibri" w:eastAsiaTheme="minorHAnsi" w:hAnsi="Calibri" w:cs="Calibri"/>
        </w:rPr>
        <w:t xml:space="preserve">, </w:t>
      </w:r>
      <w:r w:rsidRPr="00F92E36">
        <w:rPr>
          <w:rFonts w:ascii="Calibri" w:eastAsiaTheme="minorHAnsi" w:hAnsi="Calibri" w:cs="Calibri"/>
          <w:i/>
          <w:iCs/>
        </w:rPr>
        <w:t>9</w:t>
      </w:r>
      <w:r w:rsidRPr="00F92E36">
        <w:rPr>
          <w:rFonts w:ascii="Calibri" w:eastAsiaTheme="minorHAnsi" w:hAnsi="Calibri" w:cs="Calibri"/>
        </w:rPr>
        <w:t>, 11755. https://doi.org/10.1038/s41598-019-47788-z</w:t>
      </w:r>
    </w:p>
    <w:p w14:paraId="59653D65" w14:textId="1893F4E7" w:rsidR="008E418B" w:rsidRDefault="00B02F15" w:rsidP="00F92E36">
      <w:pPr>
        <w:pStyle w:val="Bibliography"/>
        <w:rPr>
          <w:rFonts w:ascii="Calibri" w:hAnsi="Calibri" w:cs="Calibri"/>
        </w:rPr>
      </w:pPr>
      <w:r>
        <w:rPr>
          <w:rFonts w:ascii="Calibri" w:hAnsi="Calibri" w:cs="Calibri"/>
        </w:rPr>
        <w:fldChar w:fldCharType="end"/>
      </w:r>
    </w:p>
    <w:p w14:paraId="10757ED6" w14:textId="77777777" w:rsidR="008E418B" w:rsidRDefault="008E418B">
      <w:pPr>
        <w:rPr>
          <w:rFonts w:ascii="Calibri" w:hAnsi="Calibri" w:cs="Calibri"/>
        </w:rPr>
      </w:pPr>
    </w:p>
    <w:p w14:paraId="4C2771A7" w14:textId="77777777" w:rsidR="008E418B" w:rsidRDefault="008E418B">
      <w:pPr>
        <w:rPr>
          <w:rFonts w:ascii="Calibri" w:hAnsi="Calibri" w:cs="Calibri"/>
        </w:rPr>
      </w:pPr>
    </w:p>
    <w:p w14:paraId="50A6D8F7" w14:textId="77777777" w:rsidR="008E418B" w:rsidRDefault="008E418B">
      <w:pPr>
        <w:rPr>
          <w:rFonts w:ascii="Calibri" w:hAnsi="Calibri" w:cs="Calibri"/>
        </w:rPr>
      </w:pPr>
    </w:p>
    <w:p w14:paraId="19BECDE4" w14:textId="020C4BDF" w:rsidR="008E418B" w:rsidRDefault="008E418B">
      <w:pPr>
        <w:rPr>
          <w:rFonts w:ascii="Calibri" w:hAnsi="Calibri" w:cs="Calibri"/>
        </w:rPr>
      </w:pPr>
    </w:p>
    <w:p w14:paraId="74D3932E" w14:textId="77777777" w:rsidR="008E418B" w:rsidRDefault="008E418B">
      <w:pPr>
        <w:rPr>
          <w:rFonts w:ascii="Calibri" w:hAnsi="Calibri" w:cs="Calibri"/>
        </w:rPr>
      </w:pPr>
    </w:p>
    <w:p w14:paraId="7E82B1CA" w14:textId="77777777" w:rsidR="00A72449" w:rsidRDefault="00A72449">
      <w:pPr>
        <w:rPr>
          <w:rFonts w:ascii="Calibri" w:hAnsi="Calibri" w:cs="Calibri"/>
        </w:rPr>
      </w:pPr>
    </w:p>
    <w:p w14:paraId="4377F7DD" w14:textId="77777777" w:rsidR="00A72449" w:rsidRDefault="00A72449">
      <w:pPr>
        <w:rPr>
          <w:rFonts w:ascii="Calibri" w:hAnsi="Calibri" w:cs="Calibri"/>
        </w:rPr>
      </w:pPr>
    </w:p>
    <w:p w14:paraId="21B61D93" w14:textId="77777777" w:rsidR="00A72449" w:rsidRDefault="00A72449">
      <w:pPr>
        <w:rPr>
          <w:rFonts w:ascii="Calibri" w:hAnsi="Calibri" w:cs="Calibri"/>
        </w:rPr>
      </w:pPr>
    </w:p>
    <w:p w14:paraId="2F1E05C5" w14:textId="77777777" w:rsidR="00A72449" w:rsidRDefault="00A72449">
      <w:pPr>
        <w:rPr>
          <w:rFonts w:ascii="Calibri" w:hAnsi="Calibri" w:cs="Calibri"/>
        </w:rPr>
      </w:pPr>
    </w:p>
    <w:p w14:paraId="260EE0C4" w14:textId="77777777" w:rsidR="00A72449" w:rsidRDefault="00A72449">
      <w:pPr>
        <w:rPr>
          <w:rFonts w:ascii="Calibri" w:hAnsi="Calibri" w:cs="Calibri"/>
        </w:rPr>
      </w:pPr>
    </w:p>
    <w:p w14:paraId="3950DF08" w14:textId="77777777" w:rsidR="00A72449" w:rsidRDefault="00A72449">
      <w:pPr>
        <w:rPr>
          <w:rFonts w:ascii="Calibri" w:hAnsi="Calibri" w:cs="Calibri"/>
        </w:rPr>
      </w:pPr>
    </w:p>
    <w:p w14:paraId="1C925406" w14:textId="77777777" w:rsidR="00A72449" w:rsidRDefault="00A72449">
      <w:pPr>
        <w:rPr>
          <w:rFonts w:ascii="Calibri" w:hAnsi="Calibri" w:cs="Calibri"/>
        </w:rPr>
      </w:pPr>
    </w:p>
    <w:p w14:paraId="1A8B9B7A" w14:textId="77777777" w:rsidR="00A72449" w:rsidRDefault="00A72449">
      <w:pPr>
        <w:rPr>
          <w:rFonts w:ascii="Calibri" w:hAnsi="Calibri" w:cs="Calibri"/>
        </w:rPr>
      </w:pPr>
    </w:p>
    <w:p w14:paraId="1E2A353B" w14:textId="77777777" w:rsidR="00A72449" w:rsidRDefault="00A72449">
      <w:pPr>
        <w:rPr>
          <w:rFonts w:ascii="Calibri" w:hAnsi="Calibri" w:cs="Calibri"/>
        </w:rPr>
      </w:pPr>
    </w:p>
    <w:p w14:paraId="09222B8B" w14:textId="77777777" w:rsidR="00A72449" w:rsidRDefault="00A72449">
      <w:pPr>
        <w:rPr>
          <w:rFonts w:ascii="Calibri" w:hAnsi="Calibri" w:cs="Calibri"/>
        </w:rPr>
      </w:pPr>
    </w:p>
    <w:p w14:paraId="71B98C7E" w14:textId="77777777" w:rsidR="00EC51F2" w:rsidRDefault="00EC51F2">
      <w:pPr>
        <w:rPr>
          <w:ins w:id="1222" w:author="Mooney, Fintan" w:date="2026-01-15T15:33:00Z" w16du:dateUtc="2026-01-15T20:33:00Z"/>
          <w:rFonts w:ascii="Calibri" w:hAnsi="Calibri" w:cs="Calibri"/>
        </w:rPr>
      </w:pPr>
    </w:p>
    <w:p w14:paraId="51511A23" w14:textId="77777777" w:rsidR="00F92E36" w:rsidRDefault="00F92E36">
      <w:pPr>
        <w:rPr>
          <w:ins w:id="1223" w:author="Mooney, Fintan" w:date="2026-01-14T14:37:00Z" w16du:dateUtc="2026-01-14T19:37:00Z"/>
          <w:rFonts w:ascii="Calibri" w:hAnsi="Calibri" w:cs="Calibri"/>
        </w:rPr>
      </w:pPr>
    </w:p>
    <w:p w14:paraId="06506BC8" w14:textId="77777777" w:rsidR="00EC51F2" w:rsidRDefault="00EC51F2">
      <w:pPr>
        <w:rPr>
          <w:rFonts w:ascii="Calibri" w:hAnsi="Calibri" w:cs="Calibri"/>
        </w:rPr>
      </w:pPr>
    </w:p>
    <w:p w14:paraId="5E5E8FA0" w14:textId="28C530BF" w:rsidR="00B02F15" w:rsidRPr="004C0883" w:rsidRDefault="004C0883">
      <w:pPr>
        <w:rPr>
          <w:rFonts w:ascii="Calibri" w:hAnsi="Calibri" w:cs="Calibri"/>
          <w:b/>
          <w:bCs/>
        </w:rPr>
      </w:pPr>
      <w:r>
        <w:rPr>
          <w:rFonts w:ascii="Calibri" w:hAnsi="Calibri" w:cs="Calibri"/>
          <w:b/>
          <w:bCs/>
        </w:rPr>
        <w:lastRenderedPageBreak/>
        <w:t>Tables and Figures</w:t>
      </w:r>
    </w:p>
    <w:p w14:paraId="1B080CD9" w14:textId="19A26A73" w:rsidR="005A1EB4" w:rsidRDefault="00A72449">
      <w:pPr>
        <w:rPr>
          <w:ins w:id="1224" w:author="Mooney, Fintan" w:date="2026-01-12T21:00:00Z" w16du:dateUtc="2026-01-13T02:00:00Z"/>
          <w:rFonts w:ascii="Calibri" w:hAnsi="Calibri" w:cs="Calibri"/>
          <w:i/>
          <w:iCs/>
        </w:rPr>
      </w:pPr>
      <w:r>
        <w:rPr>
          <w:rFonts w:ascii="Calibri" w:hAnsi="Calibri" w:cs="Calibri"/>
        </w:rPr>
        <w:t>T</w:t>
      </w:r>
      <w:r w:rsidRPr="00990659">
        <w:rPr>
          <w:rFonts w:ascii="Calibri" w:hAnsi="Calibri" w:cs="Calibri"/>
        </w:rPr>
        <w:t>able 1.</w:t>
      </w:r>
      <w:r>
        <w:rPr>
          <w:rFonts w:ascii="Calibri" w:hAnsi="Calibri" w:cs="Calibri"/>
        </w:rPr>
        <w:t xml:space="preserve"> </w:t>
      </w:r>
      <w:r w:rsidRPr="008E418B">
        <w:rPr>
          <w:rFonts w:ascii="Calibri" w:hAnsi="Calibri" w:cs="Calibri"/>
          <w:i/>
          <w:iCs/>
        </w:rPr>
        <w:t xml:space="preserve">Characteristics of Minnesota 10x10km Study Cells With and Without </w:t>
      </w:r>
      <w:del w:id="1225" w:author="Mooney, Fintan" w:date="2026-01-13T10:16:00Z" w16du:dateUtc="2026-01-13T15:16:00Z">
        <w:r w:rsidRPr="008E418B" w:rsidDel="003B7A77">
          <w:rPr>
            <w:rFonts w:ascii="Calibri" w:hAnsi="Calibri" w:cs="Calibri"/>
            <w:i/>
            <w:iCs/>
          </w:rPr>
          <w:delText>a HPAI</w:delText>
        </w:r>
      </w:del>
      <w:ins w:id="1226" w:author="Mooney, Fintan" w:date="2026-01-13T10:16:00Z" w16du:dateUtc="2026-01-13T15:16:00Z">
        <w:r w:rsidR="003B7A77">
          <w:rPr>
            <w:rFonts w:ascii="Calibri" w:hAnsi="Calibri" w:cs="Calibri"/>
            <w:i/>
            <w:iCs/>
          </w:rPr>
          <w:t>an HPAI</w:t>
        </w:r>
      </w:ins>
      <w:r w:rsidRPr="008E418B">
        <w:rPr>
          <w:rFonts w:ascii="Calibri" w:hAnsi="Calibri" w:cs="Calibri"/>
          <w:i/>
          <w:iCs/>
        </w:rPr>
        <w:t xml:space="preserve"> </w:t>
      </w:r>
      <w:del w:id="1227" w:author="Mooney, Fintan" w:date="2026-01-12T21:00:00Z" w16du:dateUtc="2026-01-13T02:00:00Z">
        <w:r w:rsidRPr="008E418B" w:rsidDel="005A1EB4">
          <w:rPr>
            <w:rFonts w:ascii="Calibri" w:hAnsi="Calibri" w:cs="Calibri"/>
            <w:i/>
            <w:iCs/>
          </w:rPr>
          <w:delText xml:space="preserve">Outbreak </w:delText>
        </w:r>
      </w:del>
      <w:ins w:id="1228" w:author="Mooney, Fintan" w:date="2026-01-12T21:00:00Z" w16du:dateUtc="2026-01-13T02:00:00Z">
        <w:r w:rsidR="005A1EB4">
          <w:rPr>
            <w:rFonts w:ascii="Calibri" w:hAnsi="Calibri" w:cs="Calibri"/>
            <w:i/>
            <w:iCs/>
          </w:rPr>
          <w:t xml:space="preserve">Spillover </w:t>
        </w:r>
      </w:ins>
    </w:p>
    <w:p w14:paraId="43E33E18" w14:textId="77588C37" w:rsidR="008E418B" w:rsidRDefault="005A1EB4">
      <w:pPr>
        <w:rPr>
          <w:rFonts w:ascii="Calibri" w:hAnsi="Calibri" w:cs="Calibri"/>
        </w:rPr>
      </w:pPr>
      <w:ins w:id="1229" w:author="Mooney, Fintan" w:date="2026-01-12T21:00:00Z" w16du:dateUtc="2026-01-13T02:00:00Z">
        <w:r>
          <w:rPr>
            <w:rFonts w:ascii="Calibri" w:hAnsi="Calibri" w:cs="Calibri"/>
            <w:i/>
            <w:iCs/>
          </w:rPr>
          <w:t>Event</w:t>
        </w:r>
        <w:r w:rsidRPr="008E418B">
          <w:rPr>
            <w:rFonts w:ascii="Calibri" w:hAnsi="Calibri" w:cs="Calibri"/>
            <w:i/>
            <w:iCs/>
          </w:rPr>
          <w:t xml:space="preserve"> </w:t>
        </w:r>
      </w:ins>
      <w:r w:rsidR="00A72449" w:rsidRPr="008E418B">
        <w:rPr>
          <w:rFonts w:ascii="Calibri" w:hAnsi="Calibri" w:cs="Calibri"/>
          <w:i/>
          <w:iCs/>
        </w:rPr>
        <w:t>in 2022.</w:t>
      </w:r>
    </w:p>
    <w:tbl>
      <w:tblPr>
        <w:tblpPr w:leftFromText="180" w:rightFromText="180" w:vertAnchor="text" w:tblpXSpec="center" w:tblpY="1"/>
        <w:tblOverlap w:val="never"/>
        <w:tblW w:w="10714" w:type="dxa"/>
        <w:tblLayout w:type="fixed"/>
        <w:tblLook w:val="0420" w:firstRow="1" w:lastRow="0" w:firstColumn="0" w:lastColumn="0" w:noHBand="0" w:noVBand="1"/>
        <w:tblPrChange w:id="1230" w:author="Mooney, Fintan" w:date="2026-01-14T14:37:00Z" w16du:dateUtc="2026-01-14T19:37:00Z">
          <w:tblPr>
            <w:tblW w:w="10714" w:type="dxa"/>
            <w:jc w:val="center"/>
            <w:tblLayout w:type="fixed"/>
            <w:tblLook w:val="0420" w:firstRow="1" w:lastRow="0" w:firstColumn="0" w:lastColumn="0" w:noHBand="0" w:noVBand="1"/>
          </w:tblPr>
        </w:tblPrChange>
      </w:tblPr>
      <w:tblGrid>
        <w:gridCol w:w="3859"/>
        <w:gridCol w:w="10"/>
        <w:gridCol w:w="2857"/>
        <w:gridCol w:w="2724"/>
        <w:gridCol w:w="1254"/>
        <w:gridCol w:w="10"/>
        <w:tblGridChange w:id="1231">
          <w:tblGrid>
            <w:gridCol w:w="3859"/>
            <w:gridCol w:w="10"/>
            <w:gridCol w:w="2857"/>
            <w:gridCol w:w="2431"/>
            <w:gridCol w:w="293"/>
            <w:gridCol w:w="1254"/>
            <w:gridCol w:w="10"/>
          </w:tblGrid>
        </w:tblGridChange>
      </w:tblGrid>
      <w:tr w:rsidR="00A72449" w:rsidRPr="008E418B" w14:paraId="58F67D77" w14:textId="77777777" w:rsidTr="00857DDD">
        <w:trPr>
          <w:trHeight w:val="19"/>
          <w:trPrChange w:id="1232" w:author="Mooney, Fintan" w:date="2026-01-14T14:37:00Z" w16du:dateUtc="2026-01-14T19:37:00Z">
            <w:trPr>
              <w:trHeight w:val="19"/>
              <w:jc w:val="center"/>
            </w:trPr>
          </w:trPrChange>
        </w:trPr>
        <w:tc>
          <w:tcPr>
            <w:tcW w:w="3859"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Change w:id="1233" w:author="Mooney, Fintan" w:date="2026-01-14T14:37:00Z" w16du:dateUtc="2026-01-14T19:37:00Z">
              <w:tcPr>
                <w:tcW w:w="3859"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tcPrChange>
          </w:tcPr>
          <w:p w14:paraId="5905DE8E" w14:textId="77777777" w:rsidR="00A72449" w:rsidRPr="008E418B" w:rsidRDefault="00A72449" w:rsidP="00857DDD">
            <w:pPr>
              <w:pBdr>
                <w:top w:val="none" w:sz="0" w:space="0" w:color="000000"/>
                <w:left w:val="none" w:sz="0" w:space="0" w:color="000000"/>
                <w:bottom w:val="none" w:sz="0" w:space="0" w:color="000000"/>
                <w:right w:val="none" w:sz="0" w:space="0" w:color="000000"/>
              </w:pBdr>
              <w:spacing w:before="40" w:after="40" w:line="192" w:lineRule="auto"/>
              <w:ind w:left="100" w:right="100"/>
              <w:rPr>
                <w:rFonts w:ascii="Calibri" w:eastAsia="Arial" w:hAnsi="Calibri" w:cs="Calibri"/>
                <w:color w:val="000000"/>
                <w:sz w:val="22"/>
                <w:szCs w:val="22"/>
              </w:rPr>
            </w:pPr>
            <w:r w:rsidRPr="008E418B">
              <w:rPr>
                <w:rFonts w:ascii="Calibri" w:eastAsia="Arial" w:hAnsi="Calibri" w:cs="Calibri"/>
                <w:b/>
                <w:color w:val="000000"/>
                <w:sz w:val="22"/>
                <w:szCs w:val="22"/>
              </w:rPr>
              <w:t>Variable</w:t>
            </w:r>
          </w:p>
        </w:tc>
        <w:tc>
          <w:tcPr>
            <w:tcW w:w="2867"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Change w:id="1234" w:author="Mooney, Fintan" w:date="2026-01-14T14:37:00Z" w16du:dateUtc="2026-01-14T19:37:00Z">
              <w:tcPr>
                <w:tcW w:w="2867"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tcPrChange>
          </w:tcPr>
          <w:p w14:paraId="5137E0D3" w14:textId="64E3C7BA" w:rsidR="00A72449" w:rsidRPr="008E418B" w:rsidRDefault="00A72449" w:rsidP="00857DDD">
            <w:pPr>
              <w:pBdr>
                <w:top w:val="none" w:sz="0" w:space="0" w:color="000000"/>
                <w:left w:val="none" w:sz="0" w:space="0" w:color="000000"/>
                <w:bottom w:val="none" w:sz="0" w:space="0" w:color="000000"/>
                <w:right w:val="none" w:sz="0" w:space="0" w:color="000000"/>
              </w:pBdr>
              <w:spacing w:before="40" w:after="40" w:line="192" w:lineRule="auto"/>
              <w:ind w:left="100" w:right="100"/>
              <w:jc w:val="center"/>
              <w:rPr>
                <w:rFonts w:ascii="Calibri" w:eastAsia="Arial" w:hAnsi="Calibri" w:cs="Calibri"/>
                <w:color w:val="000000"/>
                <w:sz w:val="22"/>
                <w:szCs w:val="22"/>
              </w:rPr>
            </w:pPr>
            <w:r w:rsidRPr="008E418B">
              <w:rPr>
                <w:rFonts w:ascii="Calibri" w:eastAsia="Arial" w:hAnsi="Calibri" w:cs="Calibri"/>
                <w:b/>
                <w:color w:val="000000"/>
                <w:sz w:val="22"/>
                <w:szCs w:val="22"/>
              </w:rPr>
              <w:t xml:space="preserve">Cells with no </w:t>
            </w:r>
            <w:del w:id="1235" w:author="Mooney, Fintan" w:date="2026-01-12T20:59:00Z" w16du:dateUtc="2026-01-13T01:59:00Z">
              <w:r w:rsidRPr="008E418B" w:rsidDel="00D41A98">
                <w:rPr>
                  <w:rFonts w:ascii="Calibri" w:eastAsia="Arial" w:hAnsi="Calibri" w:cs="Calibri"/>
                  <w:b/>
                  <w:color w:val="000000"/>
                  <w:sz w:val="22"/>
                  <w:szCs w:val="22"/>
                </w:rPr>
                <w:delText>outbreak</w:delText>
              </w:r>
              <w:r w:rsidRPr="008E418B" w:rsidDel="00D41A98">
                <w:rPr>
                  <w:rFonts w:ascii="Calibri" w:eastAsia="Arial" w:hAnsi="Calibri" w:cs="Calibri"/>
                  <w:color w:val="000000"/>
                  <w:sz w:val="22"/>
                  <w:szCs w:val="22"/>
                </w:rPr>
                <w:delText xml:space="preserve">  </w:delText>
              </w:r>
            </w:del>
            <w:ins w:id="1236" w:author="Mooney, Fintan" w:date="2026-01-12T20:59:00Z" w16du:dateUtc="2026-01-13T01:59:00Z">
              <w:r w:rsidR="00D41A98">
                <w:rPr>
                  <w:rFonts w:ascii="Calibri" w:eastAsia="Arial" w:hAnsi="Calibri" w:cs="Calibri"/>
                  <w:b/>
                  <w:color w:val="000000"/>
                  <w:sz w:val="22"/>
                  <w:szCs w:val="22"/>
                </w:rPr>
                <w:t>spillover event</w:t>
              </w:r>
              <w:r w:rsidR="00D41A98" w:rsidRPr="008E418B">
                <w:rPr>
                  <w:rFonts w:ascii="Calibri" w:eastAsia="Arial" w:hAnsi="Calibri" w:cs="Calibri"/>
                  <w:color w:val="000000"/>
                  <w:sz w:val="22"/>
                  <w:szCs w:val="22"/>
                </w:rPr>
                <w:t xml:space="preserve">  </w:t>
              </w:r>
            </w:ins>
            <w:r w:rsidRPr="008E418B">
              <w:rPr>
                <w:rFonts w:ascii="Calibri" w:eastAsia="Arial" w:hAnsi="Calibri" w:cs="Calibri"/>
                <w:color w:val="000000"/>
                <w:sz w:val="22"/>
                <w:szCs w:val="22"/>
              </w:rPr>
              <w:br/>
              <w:t xml:space="preserve">N = </w:t>
            </w:r>
            <w:del w:id="1237" w:author="Mooney, Fintan" w:date="2026-01-12T20:59:00Z" w16du:dateUtc="2026-01-13T01:59:00Z">
              <w:r w:rsidRPr="008E418B" w:rsidDel="005A1EB4">
                <w:rPr>
                  <w:rFonts w:ascii="Calibri" w:eastAsia="Arial" w:hAnsi="Calibri" w:cs="Calibri"/>
                  <w:color w:val="000000"/>
                  <w:sz w:val="22"/>
                  <w:szCs w:val="22"/>
                </w:rPr>
                <w:delText>169,364</w:delText>
              </w:r>
            </w:del>
            <w:ins w:id="1238" w:author="Mooney, Fintan" w:date="2026-01-12T20:59:00Z" w16du:dateUtc="2026-01-13T01:59:00Z">
              <w:r w:rsidR="005A1EB4">
                <w:rPr>
                  <w:rFonts w:ascii="Calibri" w:eastAsia="Arial" w:hAnsi="Calibri" w:cs="Calibri"/>
                  <w:color w:val="000000"/>
                  <w:sz w:val="22"/>
                  <w:szCs w:val="22"/>
                </w:rPr>
                <w:t>107,380</w:t>
              </w:r>
            </w:ins>
            <w:r w:rsidR="00A13AF4">
              <w:rPr>
                <w:rFonts w:ascii="Calibri" w:eastAsia="Arial" w:hAnsi="Calibri" w:cs="Calibri"/>
                <w:color w:val="000000"/>
                <w:sz w:val="22"/>
                <w:szCs w:val="22"/>
              </w:rPr>
              <w:t xml:space="preserve"> cell-weeks</w:t>
            </w:r>
          </w:p>
        </w:tc>
        <w:tc>
          <w:tcPr>
            <w:tcW w:w="272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Change w:id="1239" w:author="Mooney, Fintan" w:date="2026-01-14T14:37:00Z" w16du:dateUtc="2026-01-14T19:37:00Z">
              <w:tcPr>
                <w:tcW w:w="243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tcPrChange>
          </w:tcPr>
          <w:p w14:paraId="67B8E66D" w14:textId="5833EDB2" w:rsidR="00A72449" w:rsidRPr="008E418B" w:rsidRDefault="00A72449" w:rsidP="00857DDD">
            <w:pPr>
              <w:pBdr>
                <w:top w:val="none" w:sz="0" w:space="0" w:color="000000"/>
                <w:left w:val="none" w:sz="0" w:space="0" w:color="000000"/>
                <w:bottom w:val="none" w:sz="0" w:space="0" w:color="000000"/>
                <w:right w:val="none" w:sz="0" w:space="0" w:color="000000"/>
              </w:pBdr>
              <w:spacing w:before="40" w:after="40" w:line="192" w:lineRule="auto"/>
              <w:ind w:left="100" w:right="100"/>
              <w:jc w:val="center"/>
              <w:rPr>
                <w:rFonts w:ascii="Calibri" w:eastAsia="Arial" w:hAnsi="Calibri" w:cs="Calibri"/>
                <w:color w:val="000000"/>
                <w:sz w:val="22"/>
                <w:szCs w:val="22"/>
              </w:rPr>
            </w:pPr>
            <w:r w:rsidRPr="008E418B">
              <w:rPr>
                <w:rFonts w:ascii="Calibri" w:eastAsia="Arial" w:hAnsi="Calibri" w:cs="Calibri"/>
                <w:b/>
                <w:color w:val="000000"/>
                <w:sz w:val="22"/>
                <w:szCs w:val="22"/>
              </w:rPr>
              <w:t xml:space="preserve">Cells with </w:t>
            </w:r>
            <w:del w:id="1240" w:author="Mooney, Fintan" w:date="2026-01-12T20:59:00Z" w16du:dateUtc="2026-01-13T01:59:00Z">
              <w:r w:rsidRPr="008E418B" w:rsidDel="00D41A98">
                <w:rPr>
                  <w:rFonts w:ascii="Calibri" w:eastAsia="Arial" w:hAnsi="Calibri" w:cs="Calibri"/>
                  <w:b/>
                  <w:color w:val="000000"/>
                  <w:sz w:val="22"/>
                  <w:szCs w:val="22"/>
                </w:rPr>
                <w:delText>an outbreak</w:delText>
              </w:r>
            </w:del>
            <w:ins w:id="1241" w:author="Mooney, Fintan" w:date="2026-01-12T20:59:00Z" w16du:dateUtc="2026-01-13T01:59:00Z">
              <w:r w:rsidR="00D41A98">
                <w:rPr>
                  <w:rFonts w:ascii="Calibri" w:eastAsia="Arial" w:hAnsi="Calibri" w:cs="Calibri"/>
                  <w:b/>
                  <w:color w:val="000000"/>
                  <w:sz w:val="22"/>
                  <w:szCs w:val="22"/>
                </w:rPr>
                <w:t>a spillover event</w:t>
              </w:r>
            </w:ins>
            <w:r w:rsidRPr="008E418B">
              <w:rPr>
                <w:rFonts w:ascii="Calibri" w:eastAsia="Arial" w:hAnsi="Calibri" w:cs="Calibri"/>
                <w:color w:val="000000"/>
                <w:sz w:val="22"/>
                <w:szCs w:val="22"/>
              </w:rPr>
              <w:t xml:space="preserve">  </w:t>
            </w:r>
            <w:r w:rsidRPr="008E418B">
              <w:rPr>
                <w:rFonts w:ascii="Calibri" w:eastAsia="Arial" w:hAnsi="Calibri" w:cs="Calibri"/>
                <w:color w:val="000000"/>
                <w:sz w:val="22"/>
                <w:szCs w:val="22"/>
              </w:rPr>
              <w:br/>
              <w:t>N = 4,004</w:t>
            </w:r>
            <w:r w:rsidR="00A13AF4">
              <w:rPr>
                <w:rFonts w:ascii="Calibri" w:eastAsia="Arial" w:hAnsi="Calibri" w:cs="Calibri"/>
                <w:color w:val="000000"/>
                <w:sz w:val="22"/>
                <w:szCs w:val="22"/>
              </w:rPr>
              <w:t xml:space="preserve"> cell-weeks</w:t>
            </w:r>
          </w:p>
        </w:tc>
        <w:tc>
          <w:tcPr>
            <w:tcW w:w="126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Change w:id="1242" w:author="Mooney, Fintan" w:date="2026-01-14T14:37:00Z" w16du:dateUtc="2026-01-14T19:37:00Z">
              <w:tcPr>
                <w:tcW w:w="1557" w:type="dxa"/>
                <w:gridSpan w:val="3"/>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tcPrChange>
          </w:tcPr>
          <w:p w14:paraId="3B6CD364" w14:textId="03728255" w:rsidR="00A72449" w:rsidRPr="008E418B" w:rsidRDefault="00A13AF4" w:rsidP="00857DDD">
            <w:pPr>
              <w:pBdr>
                <w:top w:val="none" w:sz="0" w:space="0" w:color="000000"/>
                <w:left w:val="none" w:sz="0" w:space="0" w:color="000000"/>
                <w:bottom w:val="none" w:sz="0" w:space="0" w:color="000000"/>
                <w:right w:val="none" w:sz="0" w:space="0" w:color="000000"/>
              </w:pBdr>
              <w:spacing w:before="40" w:after="40" w:line="192" w:lineRule="auto"/>
              <w:ind w:left="100" w:right="100"/>
              <w:jc w:val="center"/>
              <w:rPr>
                <w:rFonts w:ascii="Calibri" w:eastAsia="Arial" w:hAnsi="Calibri" w:cs="Calibri"/>
                <w:color w:val="000000"/>
                <w:sz w:val="22"/>
                <w:szCs w:val="22"/>
              </w:rPr>
            </w:pPr>
            <w:r>
              <w:rPr>
                <w:rFonts w:ascii="Calibri" w:eastAsia="Arial" w:hAnsi="Calibri" w:cs="Calibri"/>
                <w:b/>
                <w:color w:val="000000"/>
                <w:sz w:val="22"/>
                <w:szCs w:val="22"/>
              </w:rPr>
              <w:t>P</w:t>
            </w:r>
            <w:r w:rsidR="00A72449" w:rsidRPr="008E418B">
              <w:rPr>
                <w:rFonts w:ascii="Calibri" w:eastAsia="Arial" w:hAnsi="Calibri" w:cs="Calibri"/>
                <w:b/>
                <w:color w:val="000000"/>
                <w:sz w:val="22"/>
                <w:szCs w:val="22"/>
              </w:rPr>
              <w:t>-value</w:t>
            </w:r>
          </w:p>
        </w:tc>
      </w:tr>
      <w:tr w:rsidR="00A72449" w:rsidRPr="008E418B" w14:paraId="60BEEDBC" w14:textId="77777777" w:rsidTr="00857DDD">
        <w:trPr>
          <w:trHeight w:val="19"/>
          <w:trPrChange w:id="1243" w:author="Mooney, Fintan" w:date="2026-01-14T14:37:00Z" w16du:dateUtc="2026-01-14T19:37:00Z">
            <w:trPr>
              <w:trHeight w:val="19"/>
              <w:jc w:val="center"/>
            </w:trPr>
          </w:trPrChange>
        </w:trPr>
        <w:tc>
          <w:tcPr>
            <w:tcW w:w="3859" w:type="dxa"/>
            <w:tcBorders>
              <w:top w:val="single" w:sz="8" w:space="0" w:color="000000"/>
              <w:left w:val="none" w:sz="0" w:space="0" w:color="000000"/>
              <w:right w:val="none" w:sz="0" w:space="0" w:color="000000"/>
            </w:tcBorders>
            <w:shd w:val="clear" w:color="auto" w:fill="FFFFFF"/>
            <w:tcMar>
              <w:top w:w="0" w:type="dxa"/>
              <w:left w:w="0" w:type="dxa"/>
              <w:bottom w:w="0" w:type="dxa"/>
              <w:right w:w="0" w:type="dxa"/>
            </w:tcMar>
            <w:tcPrChange w:id="1244" w:author="Mooney, Fintan" w:date="2026-01-14T14:37:00Z" w16du:dateUtc="2026-01-14T19:37:00Z">
              <w:tcPr>
                <w:tcW w:w="3859" w:type="dxa"/>
                <w:tcBorders>
                  <w:top w:val="single" w:sz="8" w:space="0" w:color="000000"/>
                  <w:left w:val="none" w:sz="0" w:space="0" w:color="000000"/>
                  <w:right w:val="none" w:sz="0" w:space="0" w:color="000000"/>
                </w:tcBorders>
                <w:shd w:val="clear" w:color="auto" w:fill="FFFFFF"/>
                <w:tcMar>
                  <w:top w:w="0" w:type="dxa"/>
                  <w:left w:w="0" w:type="dxa"/>
                  <w:bottom w:w="0" w:type="dxa"/>
                  <w:right w:w="0" w:type="dxa"/>
                </w:tcMar>
              </w:tcPr>
            </w:tcPrChange>
          </w:tcPr>
          <w:p w14:paraId="03382BC8" w14:textId="77777777" w:rsidR="00A72449" w:rsidRPr="008E418B" w:rsidRDefault="00A72449" w:rsidP="00857DDD">
            <w:pPr>
              <w:pBdr>
                <w:top w:val="none" w:sz="0" w:space="0" w:color="000000"/>
                <w:left w:val="none" w:sz="0" w:space="0" w:color="000000"/>
                <w:bottom w:val="none" w:sz="0" w:space="0" w:color="000000"/>
                <w:right w:val="none" w:sz="0" w:space="0" w:color="000000"/>
              </w:pBdr>
              <w:spacing w:before="100" w:after="100" w:line="192" w:lineRule="auto"/>
              <w:ind w:left="100" w:right="100"/>
              <w:rPr>
                <w:rFonts w:ascii="Calibri" w:eastAsia="Arial" w:hAnsi="Calibri" w:cs="Calibri"/>
                <w:b/>
                <w:color w:val="000000"/>
                <w:sz w:val="22"/>
                <w:szCs w:val="22"/>
              </w:rPr>
            </w:pPr>
            <w:r w:rsidRPr="008E418B">
              <w:rPr>
                <w:rFonts w:ascii="Calibri" w:eastAsia="Arial" w:hAnsi="Calibri" w:cs="Calibri"/>
                <w:b/>
                <w:color w:val="000000"/>
                <w:sz w:val="22"/>
                <w:szCs w:val="22"/>
              </w:rPr>
              <w:t>Outbreak Count</w:t>
            </w:r>
          </w:p>
        </w:tc>
        <w:tc>
          <w:tcPr>
            <w:tcW w:w="2867" w:type="dxa"/>
            <w:gridSpan w:val="2"/>
            <w:tcBorders>
              <w:top w:val="single" w:sz="8" w:space="0" w:color="000000"/>
              <w:left w:val="none" w:sz="0" w:space="0" w:color="000000"/>
              <w:right w:val="none" w:sz="0" w:space="0" w:color="000000"/>
            </w:tcBorders>
            <w:shd w:val="clear" w:color="auto" w:fill="FFFFFF"/>
            <w:tcMar>
              <w:top w:w="0" w:type="dxa"/>
              <w:left w:w="0" w:type="dxa"/>
              <w:bottom w:w="0" w:type="dxa"/>
              <w:right w:w="0" w:type="dxa"/>
            </w:tcMar>
            <w:tcPrChange w:id="1245" w:author="Mooney, Fintan" w:date="2026-01-14T14:37:00Z" w16du:dateUtc="2026-01-14T19:37:00Z">
              <w:tcPr>
                <w:tcW w:w="2867" w:type="dxa"/>
                <w:gridSpan w:val="2"/>
                <w:tcBorders>
                  <w:top w:val="single" w:sz="8" w:space="0" w:color="000000"/>
                  <w:left w:val="none" w:sz="0" w:space="0" w:color="000000"/>
                  <w:right w:val="none" w:sz="0" w:space="0" w:color="000000"/>
                </w:tcBorders>
                <w:shd w:val="clear" w:color="auto" w:fill="FFFFFF"/>
                <w:tcMar>
                  <w:top w:w="0" w:type="dxa"/>
                  <w:left w:w="0" w:type="dxa"/>
                  <w:bottom w:w="0" w:type="dxa"/>
                  <w:right w:w="0" w:type="dxa"/>
                </w:tcMar>
              </w:tcPr>
            </w:tcPrChange>
          </w:tcPr>
          <w:p w14:paraId="1CF43A33" w14:textId="77777777" w:rsidR="00A72449" w:rsidRPr="008E418B" w:rsidRDefault="00A72449" w:rsidP="00857DDD">
            <w:pPr>
              <w:pBdr>
                <w:top w:val="none" w:sz="0" w:space="0" w:color="000000"/>
                <w:left w:val="none" w:sz="0" w:space="0" w:color="000000"/>
                <w:bottom w:val="none" w:sz="0" w:space="0" w:color="000000"/>
                <w:right w:val="none" w:sz="0" w:space="0" w:color="000000"/>
              </w:pBdr>
              <w:spacing w:before="100" w:after="100" w:line="192" w:lineRule="auto"/>
              <w:ind w:left="100" w:right="100"/>
              <w:jc w:val="center"/>
              <w:rPr>
                <w:rFonts w:ascii="Calibri" w:eastAsia="Arial" w:hAnsi="Calibri" w:cs="Calibri"/>
                <w:color w:val="000000"/>
                <w:sz w:val="22"/>
                <w:szCs w:val="22"/>
              </w:rPr>
            </w:pPr>
            <w:r w:rsidRPr="008E418B">
              <w:rPr>
                <w:rFonts w:ascii="Calibri" w:eastAsia="Arial" w:hAnsi="Calibri" w:cs="Calibri"/>
                <w:color w:val="000000"/>
                <w:sz w:val="22"/>
                <w:szCs w:val="22"/>
              </w:rPr>
              <w:t>0</w:t>
            </w:r>
          </w:p>
        </w:tc>
        <w:tc>
          <w:tcPr>
            <w:tcW w:w="2724" w:type="dxa"/>
            <w:tcBorders>
              <w:top w:val="single" w:sz="8" w:space="0" w:color="000000"/>
              <w:left w:val="none" w:sz="0" w:space="0" w:color="000000"/>
              <w:right w:val="none" w:sz="0" w:space="0" w:color="000000"/>
            </w:tcBorders>
            <w:shd w:val="clear" w:color="auto" w:fill="FFFFFF"/>
            <w:tcPrChange w:id="1246" w:author="Mooney, Fintan" w:date="2026-01-14T14:37:00Z" w16du:dateUtc="2026-01-14T19:37:00Z">
              <w:tcPr>
                <w:tcW w:w="2431" w:type="dxa"/>
                <w:tcBorders>
                  <w:top w:val="single" w:sz="8" w:space="0" w:color="000000"/>
                  <w:left w:val="none" w:sz="0" w:space="0" w:color="000000"/>
                  <w:right w:val="none" w:sz="0" w:space="0" w:color="000000"/>
                </w:tcBorders>
                <w:shd w:val="clear" w:color="auto" w:fill="FFFFFF"/>
              </w:tcPr>
            </w:tcPrChange>
          </w:tcPr>
          <w:p w14:paraId="60698640" w14:textId="6F8E8ABC" w:rsidR="00A72449" w:rsidRPr="008E418B" w:rsidRDefault="00A72449" w:rsidP="00857DDD">
            <w:pPr>
              <w:pBdr>
                <w:top w:val="none" w:sz="0" w:space="0" w:color="000000"/>
                <w:left w:val="none" w:sz="0" w:space="0" w:color="000000"/>
                <w:bottom w:val="none" w:sz="0" w:space="0" w:color="000000"/>
                <w:right w:val="none" w:sz="0" w:space="0" w:color="000000"/>
              </w:pBdr>
              <w:spacing w:before="100" w:after="100" w:line="192" w:lineRule="auto"/>
              <w:ind w:left="100" w:right="100"/>
              <w:jc w:val="center"/>
              <w:rPr>
                <w:rFonts w:ascii="Calibri" w:eastAsia="Arial" w:hAnsi="Calibri" w:cs="Calibri"/>
                <w:color w:val="000000"/>
                <w:sz w:val="22"/>
                <w:szCs w:val="22"/>
              </w:rPr>
            </w:pPr>
            <w:r w:rsidRPr="008E418B">
              <w:rPr>
                <w:rFonts w:ascii="Calibri" w:eastAsia="Arial" w:hAnsi="Calibri" w:cs="Calibri"/>
                <w:color w:val="000000"/>
                <w:sz w:val="22"/>
                <w:szCs w:val="22"/>
              </w:rPr>
              <w:t>1</w:t>
            </w:r>
            <w:ins w:id="1247" w:author="Mooney, Fintan" w:date="2026-01-14T14:40:00Z" w16du:dateUtc="2026-01-14T19:40:00Z">
              <w:r w:rsidR="008E63AB">
                <w:rPr>
                  <w:rFonts w:ascii="Calibri" w:eastAsia="Arial" w:hAnsi="Calibri" w:cs="Calibri"/>
                  <w:color w:val="000000"/>
                  <w:sz w:val="22"/>
                  <w:szCs w:val="22"/>
                </w:rPr>
                <w:t>10</w:t>
              </w:r>
            </w:ins>
            <w:del w:id="1248" w:author="Mooney, Fintan" w:date="2026-01-14T14:40:00Z" w16du:dateUtc="2026-01-14T19:40:00Z">
              <w:r w:rsidRPr="008E418B" w:rsidDel="008E63AB">
                <w:rPr>
                  <w:rFonts w:ascii="Calibri" w:eastAsia="Arial" w:hAnsi="Calibri" w:cs="Calibri"/>
                  <w:color w:val="000000"/>
                  <w:sz w:val="22"/>
                  <w:szCs w:val="22"/>
                </w:rPr>
                <w:delText>09</w:delText>
              </w:r>
            </w:del>
            <w:r w:rsidRPr="008E418B">
              <w:rPr>
                <w:rFonts w:ascii="Calibri" w:eastAsia="Arial" w:hAnsi="Calibri" w:cs="Calibri"/>
                <w:color w:val="000000"/>
                <w:sz w:val="22"/>
                <w:szCs w:val="22"/>
              </w:rPr>
              <w:t xml:space="preserve"> </w:t>
            </w:r>
          </w:p>
        </w:tc>
        <w:tc>
          <w:tcPr>
            <w:tcW w:w="1264" w:type="dxa"/>
            <w:gridSpan w:val="2"/>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249" w:author="Mooney, Fintan" w:date="2026-01-14T14:37:00Z" w16du:dateUtc="2026-01-14T19:37:00Z">
              <w:tcPr>
                <w:tcW w:w="1557" w:type="dxa"/>
                <w:gridSpan w:val="3"/>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4B504048" w14:textId="77777777" w:rsidR="00A72449" w:rsidRPr="008E418B" w:rsidRDefault="00A72449" w:rsidP="00857DDD">
            <w:pPr>
              <w:pBdr>
                <w:top w:val="none" w:sz="0" w:space="0" w:color="000000"/>
                <w:left w:val="none" w:sz="0" w:space="0" w:color="000000"/>
                <w:bottom w:val="none" w:sz="0" w:space="0" w:color="000000"/>
                <w:right w:val="none" w:sz="0" w:space="0" w:color="000000"/>
              </w:pBdr>
              <w:spacing w:before="100" w:after="100" w:line="192" w:lineRule="auto"/>
              <w:ind w:left="100" w:right="100"/>
              <w:jc w:val="center"/>
              <w:rPr>
                <w:rFonts w:ascii="Calibri" w:eastAsia="Arial" w:hAnsi="Calibri" w:cs="Calibri"/>
                <w:color w:val="000000"/>
                <w:sz w:val="22"/>
                <w:szCs w:val="22"/>
              </w:rPr>
            </w:pPr>
          </w:p>
        </w:tc>
      </w:tr>
      <w:tr w:rsidR="00A72449" w:rsidRPr="008E418B" w14:paraId="2EF568DA" w14:textId="77777777" w:rsidTr="00857DDD">
        <w:trPr>
          <w:gridAfter w:val="1"/>
          <w:wAfter w:w="10" w:type="dxa"/>
          <w:trHeight w:val="19"/>
          <w:trPrChange w:id="1250" w:author="Mooney, Fintan" w:date="2026-01-14T14:37:00Z" w16du:dateUtc="2026-01-14T19:37:00Z">
            <w:trPr>
              <w:gridAfter w:val="1"/>
              <w:wAfter w:w="10" w:type="dxa"/>
              <w:trHeight w:val="19"/>
              <w:jc w:val="center"/>
            </w:trPr>
          </w:trPrChange>
        </w:trPr>
        <w:tc>
          <w:tcPr>
            <w:tcW w:w="3869" w:type="dxa"/>
            <w:gridSpan w:val="2"/>
            <w:tcBorders>
              <w:top w:val="dotted" w:sz="4" w:space="0" w:color="000000"/>
            </w:tcBorders>
            <w:shd w:val="clear" w:color="auto" w:fill="FFFFFF"/>
            <w:tcMar>
              <w:top w:w="0" w:type="dxa"/>
              <w:left w:w="0" w:type="dxa"/>
              <w:bottom w:w="0" w:type="dxa"/>
              <w:right w:w="0" w:type="dxa"/>
            </w:tcMar>
            <w:tcPrChange w:id="1251" w:author="Mooney, Fintan" w:date="2026-01-14T14:37:00Z" w16du:dateUtc="2026-01-14T19:37:00Z">
              <w:tcPr>
                <w:tcW w:w="3869" w:type="dxa"/>
                <w:gridSpan w:val="2"/>
                <w:tcBorders>
                  <w:top w:val="dotted" w:sz="4" w:space="0" w:color="000000"/>
                </w:tcBorders>
                <w:shd w:val="clear" w:color="auto" w:fill="FFFFFF"/>
                <w:tcMar>
                  <w:top w:w="0" w:type="dxa"/>
                  <w:left w:w="0" w:type="dxa"/>
                  <w:bottom w:w="0" w:type="dxa"/>
                  <w:right w:w="0" w:type="dxa"/>
                </w:tcMar>
              </w:tcPr>
            </w:tcPrChange>
          </w:tcPr>
          <w:p w14:paraId="17B32E80" w14:textId="77777777" w:rsidR="00A72449" w:rsidRPr="008E418B" w:rsidRDefault="00A72449" w:rsidP="00857DDD">
            <w:pPr>
              <w:pBdr>
                <w:top w:val="none" w:sz="0" w:space="0" w:color="000000"/>
                <w:left w:val="none" w:sz="0" w:space="0" w:color="000000"/>
                <w:bottom w:val="none" w:sz="0" w:space="0" w:color="000000"/>
                <w:right w:val="none" w:sz="0" w:space="0" w:color="000000"/>
              </w:pBdr>
              <w:spacing w:before="100" w:after="100" w:line="192" w:lineRule="auto"/>
              <w:ind w:left="100" w:right="100"/>
              <w:jc w:val="center"/>
              <w:rPr>
                <w:rFonts w:ascii="Calibri" w:eastAsia="Arial" w:hAnsi="Calibri" w:cs="Calibri"/>
                <w:color w:val="000000"/>
                <w:sz w:val="22"/>
                <w:szCs w:val="22"/>
              </w:rPr>
            </w:pPr>
          </w:p>
        </w:tc>
        <w:tc>
          <w:tcPr>
            <w:tcW w:w="5581" w:type="dxa"/>
            <w:gridSpan w:val="2"/>
            <w:tcBorders>
              <w:top w:val="dotted" w:sz="4" w:space="0" w:color="000000"/>
            </w:tcBorders>
            <w:shd w:val="clear" w:color="auto" w:fill="FFFFFF"/>
            <w:tcPrChange w:id="1252" w:author="Mooney, Fintan" w:date="2026-01-14T14:37:00Z" w16du:dateUtc="2026-01-14T19:37:00Z">
              <w:tcPr>
                <w:tcW w:w="5288" w:type="dxa"/>
                <w:gridSpan w:val="2"/>
                <w:tcBorders>
                  <w:top w:val="dotted" w:sz="4" w:space="0" w:color="000000"/>
                </w:tcBorders>
                <w:shd w:val="clear" w:color="auto" w:fill="FFFFFF"/>
              </w:tcPr>
            </w:tcPrChange>
          </w:tcPr>
          <w:p w14:paraId="500B98E0" w14:textId="502E54A3" w:rsidR="00A72449" w:rsidRPr="008E418B" w:rsidRDefault="00A72449" w:rsidP="00857DDD">
            <w:pPr>
              <w:pBdr>
                <w:top w:val="none" w:sz="0" w:space="0" w:color="000000"/>
                <w:left w:val="none" w:sz="0" w:space="0" w:color="000000"/>
                <w:bottom w:val="none" w:sz="0" w:space="0" w:color="000000"/>
                <w:right w:val="none" w:sz="0" w:space="0" w:color="000000"/>
              </w:pBdr>
              <w:spacing w:before="100" w:after="100" w:line="192" w:lineRule="auto"/>
              <w:ind w:left="100" w:right="100"/>
              <w:jc w:val="center"/>
              <w:rPr>
                <w:rFonts w:ascii="Calibri" w:eastAsia="Arial" w:hAnsi="Calibri" w:cs="Calibri"/>
                <w:color w:val="000000"/>
                <w:sz w:val="22"/>
                <w:szCs w:val="22"/>
              </w:rPr>
            </w:pPr>
            <w:r w:rsidRPr="008E418B">
              <w:rPr>
                <w:rFonts w:ascii="Calibri" w:eastAsia="Arial" w:hAnsi="Calibri" w:cs="Calibri"/>
                <w:color w:val="000000"/>
                <w:sz w:val="22"/>
                <w:szCs w:val="22"/>
              </w:rPr>
              <w:t>M</w:t>
            </w:r>
            <w:r w:rsidR="00511B99">
              <w:rPr>
                <w:rFonts w:ascii="Calibri" w:eastAsia="Arial" w:hAnsi="Calibri" w:cs="Calibri"/>
                <w:color w:val="000000"/>
                <w:sz w:val="22"/>
                <w:szCs w:val="22"/>
              </w:rPr>
              <w:t>ean</w:t>
            </w:r>
            <w:r w:rsidRPr="008E418B">
              <w:rPr>
                <w:rFonts w:ascii="Calibri" w:eastAsia="Arial" w:hAnsi="Calibri" w:cs="Calibri"/>
                <w:color w:val="000000"/>
                <w:sz w:val="22"/>
                <w:szCs w:val="22"/>
              </w:rPr>
              <w:t xml:space="preserve"> [Min, Max]</w:t>
            </w:r>
          </w:p>
        </w:tc>
        <w:tc>
          <w:tcPr>
            <w:tcW w:w="1254" w:type="dxa"/>
            <w:tcBorders>
              <w:top w:val="dotted" w:sz="4" w:space="0" w:color="000000"/>
            </w:tcBorders>
            <w:shd w:val="clear" w:color="auto" w:fill="FFFFFF"/>
            <w:tcPrChange w:id="1253" w:author="Mooney, Fintan" w:date="2026-01-14T14:37:00Z" w16du:dateUtc="2026-01-14T19:37:00Z">
              <w:tcPr>
                <w:tcW w:w="1547" w:type="dxa"/>
                <w:gridSpan w:val="2"/>
                <w:tcBorders>
                  <w:top w:val="dotted" w:sz="4" w:space="0" w:color="000000"/>
                </w:tcBorders>
                <w:shd w:val="clear" w:color="auto" w:fill="FFFFFF"/>
              </w:tcPr>
            </w:tcPrChange>
          </w:tcPr>
          <w:p w14:paraId="67F4A1F0" w14:textId="77777777" w:rsidR="00A72449" w:rsidRPr="008E418B" w:rsidRDefault="00A72449" w:rsidP="00857DDD">
            <w:pPr>
              <w:pBdr>
                <w:top w:val="none" w:sz="0" w:space="0" w:color="000000"/>
                <w:left w:val="none" w:sz="0" w:space="0" w:color="000000"/>
                <w:bottom w:val="none" w:sz="0" w:space="0" w:color="000000"/>
                <w:right w:val="none" w:sz="0" w:space="0" w:color="000000"/>
              </w:pBdr>
              <w:spacing w:before="100" w:after="100" w:line="192" w:lineRule="auto"/>
              <w:ind w:left="100" w:right="100"/>
              <w:jc w:val="center"/>
              <w:rPr>
                <w:rFonts w:ascii="Calibri" w:eastAsia="Arial" w:hAnsi="Calibri" w:cs="Calibri"/>
                <w:color w:val="000000"/>
                <w:sz w:val="22"/>
                <w:szCs w:val="22"/>
              </w:rPr>
            </w:pPr>
          </w:p>
        </w:tc>
      </w:tr>
      <w:tr w:rsidR="00B10941" w:rsidRPr="008E418B" w14:paraId="0A85E5FF" w14:textId="77777777" w:rsidTr="00857DDD">
        <w:trPr>
          <w:trHeight w:val="19"/>
          <w:trPrChange w:id="1254" w:author="Mooney, Fintan" w:date="2026-01-14T14:37:00Z" w16du:dateUtc="2026-01-14T19:37:00Z">
            <w:trPr>
              <w:trHeight w:val="19"/>
              <w:jc w:val="center"/>
            </w:trPr>
          </w:trPrChange>
        </w:trPr>
        <w:tc>
          <w:tcPr>
            <w:tcW w:w="3859" w:type="dxa"/>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255" w:author="Mooney, Fintan" w:date="2026-01-14T14:37:00Z" w16du:dateUtc="2026-01-14T19:37:00Z">
              <w:tcPr>
                <w:tcW w:w="3859" w:type="dxa"/>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17C445EB" w14:textId="77777777" w:rsidR="00B10941" w:rsidRPr="008E418B" w:rsidRDefault="00B10941" w:rsidP="00857DDD">
            <w:pPr>
              <w:pBdr>
                <w:top w:val="none" w:sz="0" w:space="0" w:color="000000"/>
                <w:left w:val="none" w:sz="0" w:space="0" w:color="000000"/>
                <w:bottom w:val="none" w:sz="0" w:space="0" w:color="000000"/>
                <w:right w:val="none" w:sz="0" w:space="0" w:color="000000"/>
              </w:pBdr>
              <w:spacing w:before="100" w:after="100" w:line="192" w:lineRule="auto"/>
              <w:ind w:left="100" w:right="100"/>
              <w:rPr>
                <w:rFonts w:ascii="Calibri" w:eastAsia="Arial" w:hAnsi="Calibri" w:cs="Calibri"/>
                <w:b/>
                <w:color w:val="000000"/>
                <w:sz w:val="22"/>
                <w:szCs w:val="22"/>
              </w:rPr>
            </w:pPr>
            <w:r w:rsidRPr="008E418B">
              <w:rPr>
                <w:rFonts w:ascii="Calibri" w:eastAsia="Arial" w:hAnsi="Calibri" w:cs="Calibri"/>
                <w:b/>
                <w:color w:val="000000"/>
                <w:sz w:val="22"/>
                <w:szCs w:val="22"/>
              </w:rPr>
              <w:t>Temperature (°C)</w:t>
            </w:r>
          </w:p>
        </w:tc>
        <w:tc>
          <w:tcPr>
            <w:tcW w:w="2867" w:type="dxa"/>
            <w:gridSpan w:val="2"/>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256" w:author="Mooney, Fintan" w:date="2026-01-14T14:37:00Z" w16du:dateUtc="2026-01-14T19:37:00Z">
              <w:tcPr>
                <w:tcW w:w="2867" w:type="dxa"/>
                <w:gridSpan w:val="2"/>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5FBB103A" w14:textId="129F3DAC" w:rsidR="00B10941" w:rsidRPr="00A27145" w:rsidRDefault="00B10941" w:rsidP="00857DDD">
            <w:pPr>
              <w:pBdr>
                <w:top w:val="none" w:sz="0" w:space="0" w:color="000000"/>
                <w:left w:val="none" w:sz="0" w:space="0" w:color="000000"/>
                <w:bottom w:val="none" w:sz="0" w:space="0" w:color="000000"/>
                <w:right w:val="none" w:sz="0" w:space="0" w:color="000000"/>
              </w:pBdr>
              <w:spacing w:before="100" w:after="100" w:line="192" w:lineRule="auto"/>
              <w:ind w:left="100" w:right="100"/>
              <w:jc w:val="center"/>
              <w:rPr>
                <w:rFonts w:ascii="Calibri" w:eastAsia="Arial" w:hAnsi="Calibri" w:cs="Calibri"/>
                <w:color w:val="000000"/>
                <w:sz w:val="22"/>
                <w:szCs w:val="22"/>
              </w:rPr>
            </w:pPr>
            <w:ins w:id="1257" w:author="Mooney, Fintan" w:date="2026-01-12T20:50:00Z" w16du:dateUtc="2026-01-13T01:50:00Z">
              <w:r w:rsidRPr="00A27145">
                <w:rPr>
                  <w:rFonts w:ascii="Calibri" w:eastAsia="Arial" w:hAnsi="Calibri" w:cs="Calibri"/>
                  <w:color w:val="000000"/>
                  <w:sz w:val="22"/>
                  <w:szCs w:val="22"/>
                  <w:rPrChange w:id="1258" w:author="Mooney, Fintan" w:date="2026-01-12T20:57:00Z" w16du:dateUtc="2026-01-13T01:57:00Z">
                    <w:rPr>
                      <w:rFonts w:ascii="Arial" w:eastAsia="Arial" w:hAnsi="Arial" w:cs="Arial"/>
                      <w:color w:val="000000"/>
                      <w:sz w:val="22"/>
                      <w:szCs w:val="22"/>
                    </w:rPr>
                  </w:rPrChange>
                </w:rPr>
                <w:t>6.1 [-25.7, 27.7]</w:t>
              </w:r>
            </w:ins>
            <w:del w:id="1259" w:author="Mooney, Fintan" w:date="2026-01-12T20:50:00Z" w16du:dateUtc="2026-01-13T01:50:00Z">
              <w:r w:rsidRPr="00A27145" w:rsidDel="00A24E88">
                <w:rPr>
                  <w:rFonts w:ascii="Calibri" w:eastAsia="Arial" w:hAnsi="Calibri" w:cs="Calibri"/>
                  <w:color w:val="000000"/>
                  <w:sz w:val="22"/>
                  <w:szCs w:val="22"/>
                </w:rPr>
                <w:delText>5.3 [-25.7, 27.7]</w:delText>
              </w:r>
            </w:del>
          </w:p>
        </w:tc>
        <w:tc>
          <w:tcPr>
            <w:tcW w:w="2724" w:type="dxa"/>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260" w:author="Mooney, Fintan" w:date="2026-01-14T14:37:00Z" w16du:dateUtc="2026-01-14T19:37:00Z">
              <w:tcPr>
                <w:tcW w:w="2431" w:type="dxa"/>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266A6254" w14:textId="6650E13D" w:rsidR="00B10941" w:rsidRPr="00A27145" w:rsidRDefault="00B10941" w:rsidP="00857DDD">
            <w:pPr>
              <w:pBdr>
                <w:top w:val="none" w:sz="0" w:space="0" w:color="000000"/>
                <w:left w:val="none" w:sz="0" w:space="0" w:color="000000"/>
                <w:bottom w:val="none" w:sz="0" w:space="0" w:color="000000"/>
                <w:right w:val="none" w:sz="0" w:space="0" w:color="000000"/>
              </w:pBdr>
              <w:spacing w:before="100" w:after="100" w:line="192" w:lineRule="auto"/>
              <w:ind w:left="100" w:right="100"/>
              <w:jc w:val="center"/>
              <w:rPr>
                <w:rFonts w:ascii="Calibri" w:eastAsia="Arial" w:hAnsi="Calibri" w:cs="Calibri"/>
                <w:color w:val="000000"/>
                <w:sz w:val="22"/>
                <w:szCs w:val="22"/>
              </w:rPr>
            </w:pPr>
            <w:ins w:id="1261" w:author="Mooney, Fintan" w:date="2026-01-12T20:50:00Z" w16du:dateUtc="2026-01-13T01:50:00Z">
              <w:r w:rsidRPr="00A27145">
                <w:rPr>
                  <w:rFonts w:ascii="Calibri" w:eastAsia="Arial" w:hAnsi="Calibri" w:cs="Calibri"/>
                  <w:color w:val="000000"/>
                  <w:sz w:val="22"/>
                  <w:szCs w:val="22"/>
                  <w:rPrChange w:id="1262" w:author="Mooney, Fintan" w:date="2026-01-12T20:57:00Z" w16du:dateUtc="2026-01-13T01:57:00Z">
                    <w:rPr>
                      <w:rFonts w:ascii="Arial" w:eastAsia="Arial" w:hAnsi="Arial" w:cs="Arial"/>
                      <w:color w:val="000000"/>
                      <w:sz w:val="22"/>
                      <w:szCs w:val="22"/>
                    </w:rPr>
                  </w:rPrChange>
                </w:rPr>
                <w:t>6.2 [-23.9, 27.6]</w:t>
              </w:r>
            </w:ins>
            <w:del w:id="1263" w:author="Mooney, Fintan" w:date="2026-01-12T20:50:00Z" w16du:dateUtc="2026-01-13T01:50:00Z">
              <w:r w:rsidRPr="00A27145" w:rsidDel="00A24E88">
                <w:rPr>
                  <w:rFonts w:ascii="Calibri" w:eastAsia="Arial" w:hAnsi="Calibri" w:cs="Calibri"/>
                  <w:color w:val="000000"/>
                  <w:sz w:val="22"/>
                  <w:szCs w:val="22"/>
                </w:rPr>
                <w:delText>6.2 [-24.0, 27.6]</w:delText>
              </w:r>
            </w:del>
          </w:p>
        </w:tc>
        <w:tc>
          <w:tcPr>
            <w:tcW w:w="1264" w:type="dxa"/>
            <w:gridSpan w:val="2"/>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264" w:author="Mooney, Fintan" w:date="2026-01-14T14:37:00Z" w16du:dateUtc="2026-01-14T19:37:00Z">
              <w:tcPr>
                <w:tcW w:w="1557" w:type="dxa"/>
                <w:gridSpan w:val="3"/>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5A4B0183" w14:textId="150FD991" w:rsidR="00B10941" w:rsidRPr="008E418B" w:rsidRDefault="00E51B3C" w:rsidP="00857DDD">
            <w:pPr>
              <w:pBdr>
                <w:top w:val="none" w:sz="0" w:space="0" w:color="000000"/>
                <w:left w:val="none" w:sz="0" w:space="0" w:color="000000"/>
                <w:bottom w:val="none" w:sz="0" w:space="0" w:color="000000"/>
                <w:right w:val="none" w:sz="0" w:space="0" w:color="000000"/>
              </w:pBdr>
              <w:spacing w:before="100" w:after="100" w:line="192" w:lineRule="auto"/>
              <w:ind w:left="100" w:right="100"/>
              <w:jc w:val="center"/>
              <w:rPr>
                <w:rFonts w:ascii="Calibri" w:eastAsia="Arial" w:hAnsi="Calibri" w:cs="Calibri"/>
                <w:color w:val="000000"/>
                <w:sz w:val="22"/>
                <w:szCs w:val="22"/>
              </w:rPr>
            </w:pPr>
            <w:ins w:id="1265" w:author="Mooney, Fintan" w:date="2026-01-12T20:58:00Z" w16du:dateUtc="2026-01-13T01:58:00Z">
              <w:r>
                <w:rPr>
                  <w:rFonts w:ascii="Calibri" w:eastAsia="Arial" w:hAnsi="Calibri" w:cs="Calibri"/>
                  <w:color w:val="000000"/>
                  <w:sz w:val="22"/>
                  <w:szCs w:val="22"/>
                </w:rPr>
                <w:t>0.6</w:t>
              </w:r>
            </w:ins>
            <w:del w:id="1266" w:author="Mooney, Fintan" w:date="2026-01-12T20:58:00Z" w16du:dateUtc="2026-01-13T01:58:00Z">
              <w:r w:rsidR="00B10941" w:rsidRPr="008E418B" w:rsidDel="00E51B3C">
                <w:rPr>
                  <w:rFonts w:ascii="Calibri" w:eastAsia="Arial" w:hAnsi="Calibri" w:cs="Calibri"/>
                  <w:color w:val="000000"/>
                  <w:sz w:val="22"/>
                  <w:szCs w:val="22"/>
                </w:rPr>
                <w:delText>&lt;</w:delText>
              </w:r>
            </w:del>
            <w:del w:id="1267" w:author="Mooney, Fintan" w:date="2026-01-12T20:57:00Z" w16du:dateUtc="2026-01-13T01:57:00Z">
              <w:r w:rsidR="00B10941" w:rsidRPr="008E418B" w:rsidDel="00A27145">
                <w:rPr>
                  <w:rFonts w:ascii="Calibri" w:eastAsia="Arial" w:hAnsi="Calibri" w:cs="Calibri"/>
                  <w:color w:val="000000"/>
                  <w:sz w:val="22"/>
                  <w:szCs w:val="22"/>
                </w:rPr>
                <w:delText>0.001</w:delText>
              </w:r>
            </w:del>
          </w:p>
        </w:tc>
      </w:tr>
      <w:tr w:rsidR="00917B82" w:rsidRPr="008E418B" w14:paraId="1F477473" w14:textId="77777777" w:rsidTr="00857DDD">
        <w:trPr>
          <w:trHeight w:val="19"/>
          <w:trPrChange w:id="1268" w:author="Mooney, Fintan" w:date="2026-01-14T14:37:00Z" w16du:dateUtc="2026-01-14T19:37:00Z">
            <w:trPr>
              <w:trHeight w:val="19"/>
              <w:jc w:val="center"/>
            </w:trPr>
          </w:trPrChange>
        </w:trPr>
        <w:tc>
          <w:tcPr>
            <w:tcW w:w="3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269" w:author="Mooney, Fintan" w:date="2026-01-14T14:37:00Z" w16du:dateUtc="2026-01-14T19:37:00Z">
              <w:tcPr>
                <w:tcW w:w="3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4DD50E39" w14:textId="77777777" w:rsidR="00917B82" w:rsidRPr="008E418B" w:rsidRDefault="00917B82" w:rsidP="00857DDD">
            <w:pPr>
              <w:pBdr>
                <w:top w:val="none" w:sz="0" w:space="0" w:color="000000"/>
                <w:left w:val="none" w:sz="0" w:space="0" w:color="000000"/>
                <w:bottom w:val="none" w:sz="0" w:space="0" w:color="000000"/>
                <w:right w:val="none" w:sz="0" w:space="0" w:color="000000"/>
              </w:pBdr>
              <w:spacing w:before="100" w:after="100" w:line="192" w:lineRule="auto"/>
              <w:ind w:left="100" w:right="100"/>
              <w:rPr>
                <w:rFonts w:ascii="Calibri" w:eastAsia="Arial" w:hAnsi="Calibri" w:cs="Calibri"/>
                <w:b/>
                <w:color w:val="000000"/>
                <w:sz w:val="22"/>
                <w:szCs w:val="22"/>
              </w:rPr>
            </w:pPr>
            <w:r w:rsidRPr="008E418B">
              <w:rPr>
                <w:rFonts w:ascii="Calibri" w:eastAsia="Arial" w:hAnsi="Calibri" w:cs="Calibri"/>
                <w:b/>
                <w:color w:val="000000"/>
                <w:sz w:val="22"/>
                <w:szCs w:val="22"/>
              </w:rPr>
              <w:t>Shortwave Radiation (MJ/m²)</w:t>
            </w:r>
          </w:p>
        </w:tc>
        <w:tc>
          <w:tcPr>
            <w:tcW w:w="2867"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270" w:author="Mooney, Fintan" w:date="2026-01-14T14:37:00Z" w16du:dateUtc="2026-01-14T19:37:00Z">
              <w:tcPr>
                <w:tcW w:w="2867"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018F8F75" w14:textId="1AF1E955" w:rsidR="00917B82" w:rsidRPr="00A27145" w:rsidRDefault="00917B82" w:rsidP="00857DDD">
            <w:pPr>
              <w:pBdr>
                <w:top w:val="none" w:sz="0" w:space="0" w:color="000000"/>
                <w:left w:val="none" w:sz="0" w:space="0" w:color="000000"/>
                <w:bottom w:val="none" w:sz="0" w:space="0" w:color="000000"/>
                <w:right w:val="none" w:sz="0" w:space="0" w:color="000000"/>
              </w:pBdr>
              <w:spacing w:before="100" w:after="100" w:line="192" w:lineRule="auto"/>
              <w:ind w:left="100" w:right="100"/>
              <w:jc w:val="center"/>
              <w:rPr>
                <w:rFonts w:ascii="Calibri" w:eastAsia="Arial" w:hAnsi="Calibri" w:cs="Calibri"/>
                <w:color w:val="000000"/>
                <w:sz w:val="22"/>
                <w:szCs w:val="22"/>
              </w:rPr>
            </w:pPr>
            <w:ins w:id="1271" w:author="Mooney, Fintan" w:date="2026-01-12T20:50:00Z" w16du:dateUtc="2026-01-13T01:50:00Z">
              <w:r w:rsidRPr="00A27145">
                <w:rPr>
                  <w:rFonts w:ascii="Calibri" w:eastAsia="Arial" w:hAnsi="Calibri" w:cs="Calibri"/>
                  <w:color w:val="000000"/>
                  <w:sz w:val="22"/>
                  <w:szCs w:val="22"/>
                  <w:rPrChange w:id="1272" w:author="Mooney, Fintan" w:date="2026-01-12T20:57:00Z" w16du:dateUtc="2026-01-13T01:57:00Z">
                    <w:rPr>
                      <w:rFonts w:ascii="Arial" w:eastAsia="Arial" w:hAnsi="Arial" w:cs="Arial"/>
                      <w:color w:val="000000"/>
                      <w:sz w:val="22"/>
                      <w:szCs w:val="22"/>
                    </w:rPr>
                  </w:rPrChange>
                </w:rPr>
                <w:t>11.1 [0.7, 25.8]</w:t>
              </w:r>
            </w:ins>
            <w:del w:id="1273" w:author="Mooney, Fintan" w:date="2026-01-12T20:50:00Z" w16du:dateUtc="2026-01-13T01:50:00Z">
              <w:r w:rsidRPr="00A27145" w:rsidDel="00C36645">
                <w:rPr>
                  <w:rFonts w:ascii="Calibri" w:eastAsia="Arial" w:hAnsi="Calibri" w:cs="Calibri"/>
                  <w:color w:val="000000"/>
                  <w:sz w:val="22"/>
                  <w:szCs w:val="22"/>
                </w:rPr>
                <w:delText>11.0 [0.7, 26.5]</w:delText>
              </w:r>
            </w:del>
          </w:p>
        </w:tc>
        <w:tc>
          <w:tcPr>
            <w:tcW w:w="27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274" w:author="Mooney, Fintan" w:date="2026-01-14T14:37:00Z" w16du:dateUtc="2026-01-14T19:37:00Z">
              <w:tcPr>
                <w:tcW w:w="24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7B7F1A72" w14:textId="5306C90E" w:rsidR="00917B82" w:rsidRPr="00A27145" w:rsidRDefault="00917B82" w:rsidP="00857DDD">
            <w:pPr>
              <w:pBdr>
                <w:top w:val="none" w:sz="0" w:space="0" w:color="000000"/>
                <w:left w:val="none" w:sz="0" w:space="0" w:color="000000"/>
                <w:bottom w:val="none" w:sz="0" w:space="0" w:color="000000"/>
                <w:right w:val="none" w:sz="0" w:space="0" w:color="000000"/>
              </w:pBdr>
              <w:spacing w:before="100" w:after="100" w:line="192" w:lineRule="auto"/>
              <w:ind w:left="100" w:right="100"/>
              <w:jc w:val="center"/>
              <w:rPr>
                <w:rFonts w:ascii="Calibri" w:eastAsia="Arial" w:hAnsi="Calibri" w:cs="Calibri"/>
                <w:color w:val="000000"/>
                <w:sz w:val="22"/>
                <w:szCs w:val="22"/>
              </w:rPr>
            </w:pPr>
            <w:ins w:id="1275" w:author="Mooney, Fintan" w:date="2026-01-12T20:50:00Z" w16du:dateUtc="2026-01-13T01:50:00Z">
              <w:r w:rsidRPr="00A27145">
                <w:rPr>
                  <w:rFonts w:ascii="Calibri" w:eastAsia="Arial" w:hAnsi="Calibri" w:cs="Calibri"/>
                  <w:color w:val="000000"/>
                  <w:sz w:val="22"/>
                  <w:szCs w:val="22"/>
                  <w:rPrChange w:id="1276" w:author="Mooney, Fintan" w:date="2026-01-12T20:57:00Z" w16du:dateUtc="2026-01-13T01:57:00Z">
                    <w:rPr>
                      <w:rFonts w:ascii="Arial" w:eastAsia="Arial" w:hAnsi="Arial" w:cs="Arial"/>
                      <w:color w:val="000000"/>
                      <w:sz w:val="22"/>
                      <w:szCs w:val="22"/>
                    </w:rPr>
                  </w:rPrChange>
                </w:rPr>
                <w:t>11.1 [1.0, 24.6]</w:t>
              </w:r>
            </w:ins>
            <w:del w:id="1277" w:author="Mooney, Fintan" w:date="2026-01-12T20:50:00Z" w16du:dateUtc="2026-01-13T01:50:00Z">
              <w:r w:rsidRPr="00A27145" w:rsidDel="00C36645">
                <w:rPr>
                  <w:rFonts w:ascii="Calibri" w:eastAsia="Arial" w:hAnsi="Calibri" w:cs="Calibri"/>
                  <w:color w:val="000000"/>
                  <w:sz w:val="22"/>
                  <w:szCs w:val="22"/>
                </w:rPr>
                <w:delText>11.1 [1.0, 24.6]</w:delText>
              </w:r>
            </w:del>
          </w:p>
        </w:tc>
        <w:tc>
          <w:tcPr>
            <w:tcW w:w="126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278" w:author="Mooney, Fintan" w:date="2026-01-14T14:37:00Z" w16du:dateUtc="2026-01-14T19:37:00Z">
              <w:tcPr>
                <w:tcW w:w="1557"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5626884A" w14:textId="51DD67E5" w:rsidR="00917B82" w:rsidRPr="008E418B" w:rsidRDefault="00917B82" w:rsidP="00857DDD">
            <w:pPr>
              <w:pBdr>
                <w:top w:val="none" w:sz="0" w:space="0" w:color="000000"/>
                <w:left w:val="none" w:sz="0" w:space="0" w:color="000000"/>
                <w:bottom w:val="none" w:sz="0" w:space="0" w:color="000000"/>
                <w:right w:val="none" w:sz="0" w:space="0" w:color="000000"/>
              </w:pBdr>
              <w:spacing w:before="100" w:after="100" w:line="192" w:lineRule="auto"/>
              <w:ind w:left="100" w:right="100"/>
              <w:jc w:val="center"/>
              <w:rPr>
                <w:rFonts w:ascii="Calibri" w:eastAsia="Arial" w:hAnsi="Calibri" w:cs="Calibri"/>
                <w:color w:val="000000"/>
                <w:sz w:val="22"/>
                <w:szCs w:val="22"/>
              </w:rPr>
            </w:pPr>
            <w:r w:rsidRPr="008E418B">
              <w:rPr>
                <w:rFonts w:ascii="Calibri" w:eastAsia="Arial" w:hAnsi="Calibri" w:cs="Calibri"/>
                <w:color w:val="000000"/>
                <w:sz w:val="22"/>
                <w:szCs w:val="22"/>
              </w:rPr>
              <w:t>0.</w:t>
            </w:r>
            <w:ins w:id="1279" w:author="Mooney, Fintan" w:date="2026-01-12T20:58:00Z" w16du:dateUtc="2026-01-13T01:58:00Z">
              <w:r w:rsidR="00E51B3C">
                <w:rPr>
                  <w:rFonts w:ascii="Calibri" w:eastAsia="Arial" w:hAnsi="Calibri" w:cs="Calibri"/>
                  <w:color w:val="000000"/>
                  <w:sz w:val="22"/>
                  <w:szCs w:val="22"/>
                </w:rPr>
                <w:t>6</w:t>
              </w:r>
            </w:ins>
            <w:del w:id="1280" w:author="Mooney, Fintan" w:date="2026-01-12T20:58:00Z" w16du:dateUtc="2026-01-13T01:58:00Z">
              <w:r w:rsidRPr="008E418B" w:rsidDel="00E51B3C">
                <w:rPr>
                  <w:rFonts w:ascii="Calibri" w:eastAsia="Arial" w:hAnsi="Calibri" w:cs="Calibri"/>
                  <w:color w:val="000000"/>
                  <w:sz w:val="22"/>
                  <w:szCs w:val="22"/>
                </w:rPr>
                <w:delText>3</w:delText>
              </w:r>
            </w:del>
          </w:p>
        </w:tc>
      </w:tr>
      <w:tr w:rsidR="00ED3221" w:rsidRPr="008E418B" w14:paraId="221BA7A9" w14:textId="77777777" w:rsidTr="00857DDD">
        <w:trPr>
          <w:trHeight w:val="19"/>
          <w:trPrChange w:id="1281" w:author="Mooney, Fintan" w:date="2026-01-14T14:37:00Z" w16du:dateUtc="2026-01-14T19:37:00Z">
            <w:trPr>
              <w:trHeight w:val="19"/>
              <w:jc w:val="center"/>
            </w:trPr>
          </w:trPrChange>
        </w:trPr>
        <w:tc>
          <w:tcPr>
            <w:tcW w:w="3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282" w:author="Mooney, Fintan" w:date="2026-01-14T14:37:00Z" w16du:dateUtc="2026-01-14T19:37:00Z">
              <w:tcPr>
                <w:tcW w:w="3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134B1308" w14:textId="77777777" w:rsidR="00ED3221" w:rsidRPr="008E418B" w:rsidRDefault="00ED3221" w:rsidP="00857DDD">
            <w:pPr>
              <w:pBdr>
                <w:top w:val="none" w:sz="0" w:space="0" w:color="000000"/>
                <w:left w:val="none" w:sz="0" w:space="0" w:color="000000"/>
                <w:bottom w:val="none" w:sz="0" w:space="0" w:color="000000"/>
                <w:right w:val="none" w:sz="0" w:space="0" w:color="000000"/>
              </w:pBdr>
              <w:spacing w:before="100" w:after="100" w:line="192" w:lineRule="auto"/>
              <w:ind w:left="100" w:right="100"/>
              <w:rPr>
                <w:rFonts w:ascii="Calibri" w:eastAsia="Arial" w:hAnsi="Calibri" w:cs="Calibri"/>
                <w:b/>
                <w:color w:val="000000"/>
                <w:sz w:val="22"/>
                <w:szCs w:val="22"/>
              </w:rPr>
            </w:pPr>
            <w:r w:rsidRPr="008E418B">
              <w:rPr>
                <w:rFonts w:ascii="Calibri" w:eastAsia="Arial" w:hAnsi="Calibri" w:cs="Calibri"/>
                <w:b/>
                <w:color w:val="000000"/>
                <w:sz w:val="22"/>
                <w:szCs w:val="22"/>
              </w:rPr>
              <w:t>Longwave Radiation (MJ/m²)</w:t>
            </w:r>
          </w:p>
        </w:tc>
        <w:tc>
          <w:tcPr>
            <w:tcW w:w="2867"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283" w:author="Mooney, Fintan" w:date="2026-01-14T14:37:00Z" w16du:dateUtc="2026-01-14T19:37:00Z">
              <w:tcPr>
                <w:tcW w:w="2867"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4225D6AC" w14:textId="623A607E" w:rsidR="00ED3221" w:rsidRPr="00A27145" w:rsidRDefault="00ED3221" w:rsidP="00857DDD">
            <w:pPr>
              <w:pBdr>
                <w:top w:val="none" w:sz="0" w:space="0" w:color="000000"/>
                <w:left w:val="none" w:sz="0" w:space="0" w:color="000000"/>
                <w:bottom w:val="none" w:sz="0" w:space="0" w:color="000000"/>
                <w:right w:val="none" w:sz="0" w:space="0" w:color="000000"/>
              </w:pBdr>
              <w:spacing w:before="100" w:after="100" w:line="192" w:lineRule="auto"/>
              <w:ind w:left="100" w:right="100"/>
              <w:jc w:val="center"/>
              <w:rPr>
                <w:rFonts w:ascii="Calibri" w:eastAsia="Arial" w:hAnsi="Calibri" w:cs="Calibri"/>
                <w:color w:val="000000"/>
                <w:sz w:val="22"/>
                <w:szCs w:val="22"/>
              </w:rPr>
            </w:pPr>
            <w:ins w:id="1284" w:author="Mooney, Fintan" w:date="2026-01-12T20:50:00Z" w16du:dateUtc="2026-01-13T01:50:00Z">
              <w:r w:rsidRPr="00A27145">
                <w:rPr>
                  <w:rFonts w:ascii="Calibri" w:eastAsia="Arial" w:hAnsi="Calibri" w:cs="Calibri"/>
                  <w:color w:val="000000"/>
                  <w:sz w:val="22"/>
                  <w:szCs w:val="22"/>
                  <w:rPrChange w:id="1285" w:author="Mooney, Fintan" w:date="2026-01-12T20:57:00Z" w16du:dateUtc="2026-01-13T01:57:00Z">
                    <w:rPr>
                      <w:rFonts w:ascii="Arial" w:eastAsia="Arial" w:hAnsi="Arial" w:cs="Arial"/>
                      <w:color w:val="000000"/>
                      <w:sz w:val="22"/>
                      <w:szCs w:val="22"/>
                    </w:rPr>
                  </w:rPrChange>
                </w:rPr>
                <w:t>25.0 [15.0, 34.3]</w:t>
              </w:r>
            </w:ins>
            <w:del w:id="1286" w:author="Mooney, Fintan" w:date="2026-01-12T20:50:00Z" w16du:dateUtc="2026-01-13T01:50:00Z">
              <w:r w:rsidRPr="00A27145" w:rsidDel="00641908">
                <w:rPr>
                  <w:rFonts w:ascii="Calibri" w:eastAsia="Arial" w:hAnsi="Calibri" w:cs="Calibri"/>
                  <w:color w:val="000000"/>
                  <w:sz w:val="22"/>
                  <w:szCs w:val="22"/>
                </w:rPr>
                <w:delText>24.8 [14.8, 34.3]</w:delText>
              </w:r>
            </w:del>
          </w:p>
        </w:tc>
        <w:tc>
          <w:tcPr>
            <w:tcW w:w="27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287" w:author="Mooney, Fintan" w:date="2026-01-14T14:37:00Z" w16du:dateUtc="2026-01-14T19:37:00Z">
              <w:tcPr>
                <w:tcW w:w="24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40A96A3D" w14:textId="04A401E4" w:rsidR="00ED3221" w:rsidRPr="00A27145" w:rsidRDefault="00ED3221" w:rsidP="00857DDD">
            <w:pPr>
              <w:pBdr>
                <w:top w:val="none" w:sz="0" w:space="0" w:color="000000"/>
                <w:left w:val="none" w:sz="0" w:space="0" w:color="000000"/>
                <w:bottom w:val="none" w:sz="0" w:space="0" w:color="000000"/>
                <w:right w:val="none" w:sz="0" w:space="0" w:color="000000"/>
              </w:pBdr>
              <w:spacing w:before="100" w:after="100" w:line="192" w:lineRule="auto"/>
              <w:ind w:left="100" w:right="100"/>
              <w:jc w:val="center"/>
              <w:rPr>
                <w:rFonts w:ascii="Calibri" w:eastAsia="Arial" w:hAnsi="Calibri" w:cs="Calibri"/>
                <w:color w:val="000000"/>
                <w:sz w:val="22"/>
                <w:szCs w:val="22"/>
              </w:rPr>
            </w:pPr>
            <w:ins w:id="1288" w:author="Mooney, Fintan" w:date="2026-01-12T20:50:00Z" w16du:dateUtc="2026-01-13T01:50:00Z">
              <w:r w:rsidRPr="00A27145">
                <w:rPr>
                  <w:rFonts w:ascii="Calibri" w:eastAsia="Arial" w:hAnsi="Calibri" w:cs="Calibri"/>
                  <w:color w:val="000000"/>
                  <w:sz w:val="22"/>
                  <w:szCs w:val="22"/>
                  <w:rPrChange w:id="1289" w:author="Mooney, Fintan" w:date="2026-01-12T20:57:00Z" w16du:dateUtc="2026-01-13T01:57:00Z">
                    <w:rPr>
                      <w:rFonts w:ascii="Arial" w:eastAsia="Arial" w:hAnsi="Arial" w:cs="Arial"/>
                      <w:color w:val="000000"/>
                      <w:sz w:val="22"/>
                      <w:szCs w:val="22"/>
                    </w:rPr>
                  </w:rPrChange>
                </w:rPr>
                <w:t>25.1 [15.3, 34.2]</w:t>
              </w:r>
            </w:ins>
            <w:del w:id="1290" w:author="Mooney, Fintan" w:date="2026-01-12T20:50:00Z" w16du:dateUtc="2026-01-13T01:50:00Z">
              <w:r w:rsidRPr="00A27145" w:rsidDel="00641908">
                <w:rPr>
                  <w:rFonts w:ascii="Calibri" w:eastAsia="Arial" w:hAnsi="Calibri" w:cs="Calibri"/>
                  <w:color w:val="000000"/>
                  <w:sz w:val="22"/>
                  <w:szCs w:val="22"/>
                </w:rPr>
                <w:delText>25.1 [15.3, 34.2]</w:delText>
              </w:r>
            </w:del>
          </w:p>
        </w:tc>
        <w:tc>
          <w:tcPr>
            <w:tcW w:w="126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291" w:author="Mooney, Fintan" w:date="2026-01-14T14:37:00Z" w16du:dateUtc="2026-01-14T19:37:00Z">
              <w:tcPr>
                <w:tcW w:w="1557"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3E5D7343" w14:textId="7362C1EC" w:rsidR="00ED3221" w:rsidRPr="008E418B" w:rsidRDefault="00ED3221" w:rsidP="00857DDD">
            <w:pPr>
              <w:pBdr>
                <w:top w:val="none" w:sz="0" w:space="0" w:color="000000"/>
                <w:left w:val="none" w:sz="0" w:space="0" w:color="000000"/>
                <w:bottom w:val="none" w:sz="0" w:space="0" w:color="000000"/>
                <w:right w:val="none" w:sz="0" w:space="0" w:color="000000"/>
              </w:pBdr>
              <w:spacing w:before="100" w:after="100" w:line="192" w:lineRule="auto"/>
              <w:ind w:left="100" w:right="100"/>
              <w:jc w:val="center"/>
              <w:rPr>
                <w:rFonts w:ascii="Calibri" w:eastAsia="Arial" w:hAnsi="Calibri" w:cs="Calibri"/>
                <w:color w:val="000000"/>
                <w:sz w:val="22"/>
                <w:szCs w:val="22"/>
              </w:rPr>
            </w:pPr>
            <w:r w:rsidRPr="008E418B">
              <w:rPr>
                <w:rFonts w:ascii="Calibri" w:eastAsia="Arial" w:hAnsi="Calibri" w:cs="Calibri"/>
                <w:color w:val="000000"/>
                <w:sz w:val="22"/>
                <w:szCs w:val="22"/>
              </w:rPr>
              <w:t>0</w:t>
            </w:r>
            <w:ins w:id="1292" w:author="Mooney, Fintan" w:date="2026-01-12T20:58:00Z" w16du:dateUtc="2026-01-13T01:58:00Z">
              <w:r w:rsidR="00E51B3C">
                <w:rPr>
                  <w:rFonts w:ascii="Calibri" w:eastAsia="Arial" w:hAnsi="Calibri" w:cs="Calibri"/>
                  <w:color w:val="000000"/>
                  <w:sz w:val="22"/>
                  <w:szCs w:val="22"/>
                </w:rPr>
                <w:t>.5</w:t>
              </w:r>
            </w:ins>
            <w:del w:id="1293" w:author="Mooney, Fintan" w:date="2026-01-12T20:58:00Z" w16du:dateUtc="2026-01-13T01:58:00Z">
              <w:r w:rsidRPr="008E418B" w:rsidDel="00E51B3C">
                <w:rPr>
                  <w:rFonts w:ascii="Calibri" w:eastAsia="Arial" w:hAnsi="Calibri" w:cs="Calibri"/>
                  <w:color w:val="000000"/>
                  <w:sz w:val="22"/>
                  <w:szCs w:val="22"/>
                </w:rPr>
                <w:delText>.002</w:delText>
              </w:r>
            </w:del>
          </w:p>
        </w:tc>
      </w:tr>
      <w:tr w:rsidR="007F2DEF" w:rsidRPr="008E418B" w14:paraId="7F2CEDFC" w14:textId="77777777" w:rsidTr="00857DDD">
        <w:trPr>
          <w:trHeight w:val="19"/>
          <w:trPrChange w:id="1294" w:author="Mooney, Fintan" w:date="2026-01-14T14:37:00Z" w16du:dateUtc="2026-01-14T19:37:00Z">
            <w:trPr>
              <w:trHeight w:val="19"/>
              <w:jc w:val="center"/>
            </w:trPr>
          </w:trPrChange>
        </w:trPr>
        <w:tc>
          <w:tcPr>
            <w:tcW w:w="3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295" w:author="Mooney, Fintan" w:date="2026-01-14T14:37:00Z" w16du:dateUtc="2026-01-14T19:37:00Z">
              <w:tcPr>
                <w:tcW w:w="3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19FBBB77" w14:textId="77777777" w:rsidR="007F2DEF" w:rsidRPr="008E418B" w:rsidRDefault="007F2DEF" w:rsidP="00857DDD">
            <w:pPr>
              <w:pBdr>
                <w:top w:val="none" w:sz="0" w:space="0" w:color="000000"/>
                <w:left w:val="none" w:sz="0" w:space="0" w:color="000000"/>
                <w:bottom w:val="none" w:sz="0" w:space="0" w:color="000000"/>
                <w:right w:val="none" w:sz="0" w:space="0" w:color="000000"/>
              </w:pBdr>
              <w:spacing w:before="100" w:after="100" w:line="192" w:lineRule="auto"/>
              <w:ind w:left="100" w:right="100"/>
              <w:rPr>
                <w:rFonts w:ascii="Calibri" w:eastAsia="Arial" w:hAnsi="Calibri" w:cs="Calibri"/>
                <w:b/>
                <w:color w:val="000000"/>
                <w:sz w:val="22"/>
                <w:szCs w:val="22"/>
              </w:rPr>
            </w:pPr>
            <w:r w:rsidRPr="008E418B">
              <w:rPr>
                <w:rFonts w:ascii="Calibri" w:eastAsia="Arial" w:hAnsi="Calibri" w:cs="Calibri"/>
                <w:b/>
                <w:color w:val="000000"/>
                <w:sz w:val="22"/>
                <w:szCs w:val="22"/>
              </w:rPr>
              <w:t>Relative Humidity (%)</w:t>
            </w:r>
          </w:p>
        </w:tc>
        <w:tc>
          <w:tcPr>
            <w:tcW w:w="2867"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296" w:author="Mooney, Fintan" w:date="2026-01-14T14:37:00Z" w16du:dateUtc="2026-01-14T19:37:00Z">
              <w:tcPr>
                <w:tcW w:w="2867"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69537921" w14:textId="73A5E91C" w:rsidR="007F2DEF" w:rsidRPr="00A27145" w:rsidRDefault="007F2DEF" w:rsidP="00857DDD">
            <w:pPr>
              <w:pBdr>
                <w:top w:val="none" w:sz="0" w:space="0" w:color="000000"/>
                <w:left w:val="none" w:sz="0" w:space="0" w:color="000000"/>
                <w:bottom w:val="none" w:sz="0" w:space="0" w:color="000000"/>
                <w:right w:val="none" w:sz="0" w:space="0" w:color="000000"/>
              </w:pBdr>
              <w:spacing w:before="100" w:after="100" w:line="192" w:lineRule="auto"/>
              <w:ind w:left="100" w:right="100"/>
              <w:jc w:val="center"/>
              <w:rPr>
                <w:rFonts w:ascii="Calibri" w:eastAsia="Arial" w:hAnsi="Calibri" w:cs="Calibri"/>
                <w:color w:val="000000"/>
                <w:sz w:val="22"/>
                <w:szCs w:val="22"/>
              </w:rPr>
            </w:pPr>
            <w:ins w:id="1297" w:author="Mooney, Fintan" w:date="2026-01-12T20:50:00Z" w16du:dateUtc="2026-01-13T01:50:00Z">
              <w:r w:rsidRPr="00A27145">
                <w:rPr>
                  <w:rFonts w:ascii="Calibri" w:eastAsia="Arial" w:hAnsi="Calibri" w:cs="Calibri"/>
                  <w:color w:val="000000"/>
                  <w:sz w:val="22"/>
                  <w:szCs w:val="22"/>
                  <w:rPrChange w:id="1298" w:author="Mooney, Fintan" w:date="2026-01-12T20:57:00Z" w16du:dateUtc="2026-01-13T01:57:00Z">
                    <w:rPr>
                      <w:rFonts w:ascii="Arial" w:eastAsia="Arial" w:hAnsi="Arial" w:cs="Arial"/>
                      <w:color w:val="000000"/>
                      <w:sz w:val="22"/>
                      <w:szCs w:val="22"/>
                    </w:rPr>
                  </w:rPrChange>
                </w:rPr>
                <w:t>66.9 [40.6, 92.6]</w:t>
              </w:r>
            </w:ins>
            <w:del w:id="1299" w:author="Mooney, Fintan" w:date="2026-01-12T20:50:00Z" w16du:dateUtc="2026-01-13T01:50:00Z">
              <w:r w:rsidRPr="00A27145" w:rsidDel="007F2CAD">
                <w:rPr>
                  <w:rFonts w:ascii="Calibri" w:eastAsia="Arial" w:hAnsi="Calibri" w:cs="Calibri"/>
                  <w:color w:val="000000"/>
                  <w:sz w:val="22"/>
                  <w:szCs w:val="22"/>
                </w:rPr>
                <w:delText>69 [41, 93]</w:delText>
              </w:r>
            </w:del>
          </w:p>
        </w:tc>
        <w:tc>
          <w:tcPr>
            <w:tcW w:w="27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300" w:author="Mooney, Fintan" w:date="2026-01-14T14:37:00Z" w16du:dateUtc="2026-01-14T19:37:00Z">
              <w:tcPr>
                <w:tcW w:w="24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425AC9F8" w14:textId="1F3D4D8E" w:rsidR="007F2DEF" w:rsidRPr="00A27145" w:rsidRDefault="007F2DEF" w:rsidP="00857DDD">
            <w:pPr>
              <w:pBdr>
                <w:top w:val="none" w:sz="0" w:space="0" w:color="000000"/>
                <w:left w:val="none" w:sz="0" w:space="0" w:color="000000"/>
                <w:bottom w:val="none" w:sz="0" w:space="0" w:color="000000"/>
                <w:right w:val="none" w:sz="0" w:space="0" w:color="000000"/>
              </w:pBdr>
              <w:spacing w:before="100" w:after="100" w:line="192" w:lineRule="auto"/>
              <w:ind w:left="100" w:right="100"/>
              <w:jc w:val="center"/>
              <w:rPr>
                <w:rFonts w:ascii="Calibri" w:eastAsia="Arial" w:hAnsi="Calibri" w:cs="Calibri"/>
                <w:color w:val="000000"/>
                <w:sz w:val="22"/>
                <w:szCs w:val="22"/>
              </w:rPr>
            </w:pPr>
            <w:ins w:id="1301" w:author="Mooney, Fintan" w:date="2026-01-12T20:50:00Z" w16du:dateUtc="2026-01-13T01:50:00Z">
              <w:r w:rsidRPr="00A27145">
                <w:rPr>
                  <w:rFonts w:ascii="Calibri" w:eastAsia="Arial" w:hAnsi="Calibri" w:cs="Calibri"/>
                  <w:color w:val="000000"/>
                  <w:sz w:val="22"/>
                  <w:szCs w:val="22"/>
                  <w:rPrChange w:id="1302" w:author="Mooney, Fintan" w:date="2026-01-12T20:57:00Z" w16du:dateUtc="2026-01-13T01:57:00Z">
                    <w:rPr>
                      <w:rFonts w:ascii="Arial" w:eastAsia="Arial" w:hAnsi="Arial" w:cs="Arial"/>
                      <w:color w:val="000000"/>
                      <w:sz w:val="22"/>
                      <w:szCs w:val="22"/>
                    </w:rPr>
                  </w:rPrChange>
                </w:rPr>
                <w:t>67.2 [42.2, 92.3]</w:t>
              </w:r>
            </w:ins>
            <w:del w:id="1303" w:author="Mooney, Fintan" w:date="2026-01-12T20:50:00Z" w16du:dateUtc="2026-01-13T01:50:00Z">
              <w:r w:rsidRPr="00A27145" w:rsidDel="007F2CAD">
                <w:rPr>
                  <w:rFonts w:ascii="Calibri" w:eastAsia="Arial" w:hAnsi="Calibri" w:cs="Calibri"/>
                  <w:color w:val="000000"/>
                  <w:sz w:val="22"/>
                  <w:szCs w:val="22"/>
                </w:rPr>
                <w:delText>67 [42, 92]</w:delText>
              </w:r>
            </w:del>
          </w:p>
        </w:tc>
        <w:tc>
          <w:tcPr>
            <w:tcW w:w="126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304" w:author="Mooney, Fintan" w:date="2026-01-14T14:37:00Z" w16du:dateUtc="2026-01-14T19:37:00Z">
              <w:tcPr>
                <w:tcW w:w="1557"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300306E9" w14:textId="04AAE5C6" w:rsidR="007F2DEF" w:rsidRPr="008E418B" w:rsidRDefault="00E51B3C" w:rsidP="00857DDD">
            <w:pPr>
              <w:pBdr>
                <w:top w:val="none" w:sz="0" w:space="0" w:color="000000"/>
                <w:left w:val="none" w:sz="0" w:space="0" w:color="000000"/>
                <w:bottom w:val="none" w:sz="0" w:space="0" w:color="000000"/>
                <w:right w:val="none" w:sz="0" w:space="0" w:color="000000"/>
              </w:pBdr>
              <w:spacing w:before="100" w:after="100" w:line="192" w:lineRule="auto"/>
              <w:ind w:left="100" w:right="100"/>
              <w:jc w:val="center"/>
              <w:rPr>
                <w:rFonts w:ascii="Calibri" w:eastAsia="Arial" w:hAnsi="Calibri" w:cs="Calibri"/>
                <w:color w:val="000000"/>
                <w:sz w:val="22"/>
                <w:szCs w:val="22"/>
              </w:rPr>
            </w:pPr>
            <w:ins w:id="1305" w:author="Mooney, Fintan" w:date="2026-01-12T20:58:00Z" w16du:dateUtc="2026-01-13T01:58:00Z">
              <w:r>
                <w:rPr>
                  <w:rFonts w:ascii="Calibri" w:eastAsia="Arial" w:hAnsi="Calibri" w:cs="Calibri"/>
                  <w:color w:val="000000"/>
                  <w:sz w:val="22"/>
                  <w:szCs w:val="22"/>
                </w:rPr>
                <w:t>0.039</w:t>
              </w:r>
            </w:ins>
            <w:del w:id="1306" w:author="Mooney, Fintan" w:date="2026-01-12T20:58:00Z" w16du:dateUtc="2026-01-13T01:58:00Z">
              <w:r w:rsidR="007F2DEF" w:rsidRPr="008E418B" w:rsidDel="00E51B3C">
                <w:rPr>
                  <w:rFonts w:ascii="Calibri" w:eastAsia="Arial" w:hAnsi="Calibri" w:cs="Calibri"/>
                  <w:color w:val="000000"/>
                  <w:sz w:val="22"/>
                  <w:szCs w:val="22"/>
                </w:rPr>
                <w:delText>&lt;0.001</w:delText>
              </w:r>
            </w:del>
          </w:p>
        </w:tc>
      </w:tr>
      <w:tr w:rsidR="009B74E3" w:rsidRPr="008E418B" w14:paraId="5EA23D4E" w14:textId="77777777" w:rsidTr="00857DDD">
        <w:trPr>
          <w:trHeight w:val="19"/>
          <w:trPrChange w:id="1307" w:author="Mooney, Fintan" w:date="2026-01-14T14:37:00Z" w16du:dateUtc="2026-01-14T19:37:00Z">
            <w:trPr>
              <w:trHeight w:val="19"/>
              <w:jc w:val="center"/>
            </w:trPr>
          </w:trPrChange>
        </w:trPr>
        <w:tc>
          <w:tcPr>
            <w:tcW w:w="3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308" w:author="Mooney, Fintan" w:date="2026-01-14T14:37:00Z" w16du:dateUtc="2026-01-14T19:37:00Z">
              <w:tcPr>
                <w:tcW w:w="3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79B2D87A" w14:textId="77777777" w:rsidR="009B74E3" w:rsidRPr="008E418B" w:rsidRDefault="009B74E3" w:rsidP="00857DDD">
            <w:pPr>
              <w:pBdr>
                <w:top w:val="none" w:sz="0" w:space="0" w:color="000000"/>
                <w:left w:val="none" w:sz="0" w:space="0" w:color="000000"/>
                <w:bottom w:val="none" w:sz="0" w:space="0" w:color="000000"/>
                <w:right w:val="none" w:sz="0" w:space="0" w:color="000000"/>
              </w:pBdr>
              <w:spacing w:before="100" w:after="100" w:line="192" w:lineRule="auto"/>
              <w:ind w:left="100" w:right="100"/>
              <w:rPr>
                <w:rFonts w:ascii="Calibri" w:eastAsia="Arial" w:hAnsi="Calibri" w:cs="Calibri"/>
                <w:b/>
                <w:color w:val="000000"/>
                <w:sz w:val="22"/>
                <w:szCs w:val="22"/>
              </w:rPr>
            </w:pPr>
            <w:r w:rsidRPr="008E418B">
              <w:rPr>
                <w:rFonts w:ascii="Calibri" w:eastAsia="Arial" w:hAnsi="Calibri" w:cs="Calibri"/>
                <w:b/>
                <w:color w:val="000000"/>
                <w:sz w:val="22"/>
                <w:szCs w:val="22"/>
              </w:rPr>
              <w:t>Wind Speed (m/s)</w:t>
            </w:r>
          </w:p>
        </w:tc>
        <w:tc>
          <w:tcPr>
            <w:tcW w:w="2867"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309" w:author="Mooney, Fintan" w:date="2026-01-14T14:37:00Z" w16du:dateUtc="2026-01-14T19:37:00Z">
              <w:tcPr>
                <w:tcW w:w="2867"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5D27AACB" w14:textId="42608463" w:rsidR="009B74E3" w:rsidRPr="00A27145" w:rsidRDefault="009B74E3" w:rsidP="00857DDD">
            <w:pPr>
              <w:pBdr>
                <w:top w:val="none" w:sz="0" w:space="0" w:color="000000"/>
                <w:left w:val="none" w:sz="0" w:space="0" w:color="000000"/>
                <w:bottom w:val="none" w:sz="0" w:space="0" w:color="000000"/>
                <w:right w:val="none" w:sz="0" w:space="0" w:color="000000"/>
              </w:pBdr>
              <w:spacing w:before="100" w:after="100" w:line="192" w:lineRule="auto"/>
              <w:ind w:left="100" w:right="100"/>
              <w:jc w:val="center"/>
              <w:rPr>
                <w:rFonts w:ascii="Calibri" w:eastAsia="Arial" w:hAnsi="Calibri" w:cs="Calibri"/>
                <w:color w:val="000000"/>
                <w:sz w:val="22"/>
                <w:szCs w:val="22"/>
              </w:rPr>
            </w:pPr>
            <w:ins w:id="1310" w:author="Mooney, Fintan" w:date="2026-01-12T20:51:00Z" w16du:dateUtc="2026-01-13T01:51:00Z">
              <w:r w:rsidRPr="00A27145">
                <w:rPr>
                  <w:rFonts w:ascii="Calibri" w:eastAsia="Arial" w:hAnsi="Calibri" w:cs="Calibri"/>
                  <w:color w:val="000000"/>
                  <w:sz w:val="22"/>
                  <w:szCs w:val="22"/>
                  <w:rPrChange w:id="1311" w:author="Mooney, Fintan" w:date="2026-01-12T20:57:00Z" w16du:dateUtc="2026-01-13T01:57:00Z">
                    <w:rPr>
                      <w:rFonts w:ascii="Arial" w:eastAsia="Arial" w:hAnsi="Arial" w:cs="Arial"/>
                      <w:color w:val="000000"/>
                      <w:sz w:val="22"/>
                      <w:szCs w:val="22"/>
                    </w:rPr>
                  </w:rPrChange>
                </w:rPr>
                <w:t>1.6 [0.0, 6.1]</w:t>
              </w:r>
            </w:ins>
            <w:del w:id="1312" w:author="Mooney, Fintan" w:date="2026-01-12T20:51:00Z" w16du:dateUtc="2026-01-13T01:51:00Z">
              <w:r w:rsidRPr="00A27145" w:rsidDel="00637477">
                <w:rPr>
                  <w:rFonts w:ascii="Calibri" w:eastAsia="Arial" w:hAnsi="Calibri" w:cs="Calibri"/>
                  <w:color w:val="000000"/>
                  <w:sz w:val="22"/>
                  <w:szCs w:val="22"/>
                </w:rPr>
                <w:delText>1.52 [0.02, 6.29]</w:delText>
              </w:r>
            </w:del>
          </w:p>
        </w:tc>
        <w:tc>
          <w:tcPr>
            <w:tcW w:w="27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313" w:author="Mooney, Fintan" w:date="2026-01-14T14:37:00Z" w16du:dateUtc="2026-01-14T19:37:00Z">
              <w:tcPr>
                <w:tcW w:w="24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55D00BEE" w14:textId="697E9DE1" w:rsidR="009B74E3" w:rsidRPr="00A27145" w:rsidRDefault="009B74E3" w:rsidP="00857DDD">
            <w:pPr>
              <w:pBdr>
                <w:top w:val="none" w:sz="0" w:space="0" w:color="000000"/>
                <w:left w:val="none" w:sz="0" w:space="0" w:color="000000"/>
                <w:bottom w:val="none" w:sz="0" w:space="0" w:color="000000"/>
                <w:right w:val="none" w:sz="0" w:space="0" w:color="000000"/>
              </w:pBdr>
              <w:spacing w:before="100" w:after="100" w:line="192" w:lineRule="auto"/>
              <w:ind w:left="100" w:right="100"/>
              <w:jc w:val="center"/>
              <w:rPr>
                <w:rFonts w:ascii="Calibri" w:eastAsia="Arial" w:hAnsi="Calibri" w:cs="Calibri"/>
                <w:color w:val="000000"/>
                <w:sz w:val="22"/>
                <w:szCs w:val="22"/>
              </w:rPr>
            </w:pPr>
            <w:ins w:id="1314" w:author="Mooney, Fintan" w:date="2026-01-12T20:51:00Z" w16du:dateUtc="2026-01-13T01:51:00Z">
              <w:r w:rsidRPr="00A27145">
                <w:rPr>
                  <w:rFonts w:ascii="Calibri" w:eastAsia="Arial" w:hAnsi="Calibri" w:cs="Calibri"/>
                  <w:color w:val="000000"/>
                  <w:sz w:val="22"/>
                  <w:szCs w:val="22"/>
                  <w:rPrChange w:id="1315" w:author="Mooney, Fintan" w:date="2026-01-12T20:57:00Z" w16du:dateUtc="2026-01-13T01:57:00Z">
                    <w:rPr>
                      <w:rFonts w:ascii="Arial" w:eastAsia="Arial" w:hAnsi="Arial" w:cs="Arial"/>
                      <w:color w:val="000000"/>
                      <w:sz w:val="22"/>
                      <w:szCs w:val="22"/>
                    </w:rPr>
                  </w:rPrChange>
                </w:rPr>
                <w:t>1.6 [0.1, 5.8]</w:t>
              </w:r>
            </w:ins>
            <w:del w:id="1316" w:author="Mooney, Fintan" w:date="2026-01-12T20:51:00Z" w16du:dateUtc="2026-01-13T01:51:00Z">
              <w:r w:rsidRPr="00A27145" w:rsidDel="00637477">
                <w:rPr>
                  <w:rFonts w:ascii="Calibri" w:eastAsia="Arial" w:hAnsi="Calibri" w:cs="Calibri"/>
                  <w:color w:val="000000"/>
                  <w:sz w:val="22"/>
                  <w:szCs w:val="22"/>
                </w:rPr>
                <w:delText>1.58 [0.06, 5.76]</w:delText>
              </w:r>
            </w:del>
          </w:p>
        </w:tc>
        <w:tc>
          <w:tcPr>
            <w:tcW w:w="126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317" w:author="Mooney, Fintan" w:date="2026-01-14T14:37:00Z" w16du:dateUtc="2026-01-14T19:37:00Z">
              <w:tcPr>
                <w:tcW w:w="1557"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29668FAA" w14:textId="1D051737" w:rsidR="009B74E3" w:rsidRPr="008E418B" w:rsidRDefault="00E51B3C" w:rsidP="00857DDD">
            <w:pPr>
              <w:pBdr>
                <w:top w:val="none" w:sz="0" w:space="0" w:color="000000"/>
                <w:left w:val="none" w:sz="0" w:space="0" w:color="000000"/>
                <w:bottom w:val="none" w:sz="0" w:space="0" w:color="000000"/>
                <w:right w:val="none" w:sz="0" w:space="0" w:color="000000"/>
              </w:pBdr>
              <w:spacing w:before="100" w:after="100" w:line="192" w:lineRule="auto"/>
              <w:ind w:left="100" w:right="100"/>
              <w:jc w:val="center"/>
              <w:rPr>
                <w:rFonts w:ascii="Calibri" w:eastAsia="Arial" w:hAnsi="Calibri" w:cs="Calibri"/>
                <w:color w:val="000000"/>
                <w:sz w:val="22"/>
                <w:szCs w:val="22"/>
              </w:rPr>
            </w:pPr>
            <w:ins w:id="1318" w:author="Mooney, Fintan" w:date="2026-01-12T20:58:00Z" w16du:dateUtc="2026-01-13T01:58:00Z">
              <w:r>
                <w:rPr>
                  <w:rFonts w:ascii="Calibri" w:eastAsia="Arial" w:hAnsi="Calibri" w:cs="Calibri"/>
                  <w:color w:val="000000"/>
                  <w:sz w:val="22"/>
                  <w:szCs w:val="22"/>
                </w:rPr>
                <w:t>0.2</w:t>
              </w:r>
            </w:ins>
            <w:del w:id="1319" w:author="Mooney, Fintan" w:date="2026-01-12T20:58:00Z" w16du:dateUtc="2026-01-13T01:58:00Z">
              <w:r w:rsidR="009B74E3" w:rsidRPr="008E418B" w:rsidDel="00E51B3C">
                <w:rPr>
                  <w:rFonts w:ascii="Calibri" w:eastAsia="Arial" w:hAnsi="Calibri" w:cs="Calibri"/>
                  <w:color w:val="000000"/>
                  <w:sz w:val="22"/>
                  <w:szCs w:val="22"/>
                </w:rPr>
                <w:delText>&lt;0.001</w:delText>
              </w:r>
            </w:del>
          </w:p>
        </w:tc>
      </w:tr>
      <w:tr w:rsidR="00BB5957" w:rsidRPr="008E418B" w14:paraId="68E54440" w14:textId="77777777" w:rsidTr="00857DDD">
        <w:trPr>
          <w:trHeight w:val="19"/>
          <w:trPrChange w:id="1320" w:author="Mooney, Fintan" w:date="2026-01-14T14:37:00Z" w16du:dateUtc="2026-01-14T19:37:00Z">
            <w:trPr>
              <w:trHeight w:val="19"/>
              <w:jc w:val="center"/>
            </w:trPr>
          </w:trPrChange>
        </w:trPr>
        <w:tc>
          <w:tcPr>
            <w:tcW w:w="3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321" w:author="Mooney, Fintan" w:date="2026-01-14T14:37:00Z" w16du:dateUtc="2026-01-14T19:37:00Z">
              <w:tcPr>
                <w:tcW w:w="3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1116BD4B" w14:textId="77777777" w:rsidR="00BB5957" w:rsidRPr="008E418B" w:rsidRDefault="00BB5957" w:rsidP="00857DDD">
            <w:pPr>
              <w:pBdr>
                <w:top w:val="none" w:sz="0" w:space="0" w:color="000000"/>
                <w:left w:val="none" w:sz="0" w:space="0" w:color="000000"/>
                <w:bottom w:val="none" w:sz="0" w:space="0" w:color="000000"/>
                <w:right w:val="none" w:sz="0" w:space="0" w:color="000000"/>
              </w:pBdr>
              <w:spacing w:before="100" w:after="100" w:line="192" w:lineRule="auto"/>
              <w:ind w:left="100" w:right="100"/>
              <w:rPr>
                <w:rFonts w:ascii="Calibri" w:eastAsia="Arial" w:hAnsi="Calibri" w:cs="Calibri"/>
                <w:b/>
                <w:color w:val="000000"/>
                <w:sz w:val="22"/>
                <w:szCs w:val="22"/>
              </w:rPr>
            </w:pPr>
            <w:r w:rsidRPr="008E418B">
              <w:rPr>
                <w:rFonts w:ascii="Calibri" w:eastAsia="Arial" w:hAnsi="Calibri" w:cs="Calibri"/>
                <w:b/>
                <w:color w:val="000000"/>
                <w:sz w:val="22"/>
                <w:szCs w:val="22"/>
              </w:rPr>
              <w:t>Soil Moisture (m³/m³)</w:t>
            </w:r>
          </w:p>
        </w:tc>
        <w:tc>
          <w:tcPr>
            <w:tcW w:w="2867"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322" w:author="Mooney, Fintan" w:date="2026-01-14T14:37:00Z" w16du:dateUtc="2026-01-14T19:37:00Z">
              <w:tcPr>
                <w:tcW w:w="2867"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3068A590" w14:textId="6CBFEB35" w:rsidR="00BB5957" w:rsidRPr="00A27145" w:rsidRDefault="00BB5957" w:rsidP="00857DDD">
            <w:pPr>
              <w:pBdr>
                <w:top w:val="none" w:sz="0" w:space="0" w:color="000000"/>
                <w:left w:val="none" w:sz="0" w:space="0" w:color="000000"/>
                <w:bottom w:val="none" w:sz="0" w:space="0" w:color="000000"/>
                <w:right w:val="none" w:sz="0" w:space="0" w:color="000000"/>
              </w:pBdr>
              <w:spacing w:before="100" w:after="100" w:line="192" w:lineRule="auto"/>
              <w:ind w:left="100" w:right="100"/>
              <w:jc w:val="center"/>
              <w:rPr>
                <w:rFonts w:ascii="Calibri" w:eastAsia="Arial" w:hAnsi="Calibri" w:cs="Calibri"/>
                <w:color w:val="000000"/>
                <w:sz w:val="22"/>
                <w:szCs w:val="22"/>
              </w:rPr>
            </w:pPr>
            <w:ins w:id="1323" w:author="Mooney, Fintan" w:date="2026-01-12T20:51:00Z" w16du:dateUtc="2026-01-13T01:51:00Z">
              <w:r w:rsidRPr="00A27145">
                <w:rPr>
                  <w:rFonts w:ascii="Calibri" w:eastAsia="Arial" w:hAnsi="Calibri" w:cs="Calibri"/>
                  <w:color w:val="000000"/>
                  <w:sz w:val="22"/>
                  <w:szCs w:val="22"/>
                  <w:rPrChange w:id="1324" w:author="Mooney, Fintan" w:date="2026-01-12T20:57:00Z" w16du:dateUtc="2026-01-13T01:57:00Z">
                    <w:rPr>
                      <w:rFonts w:ascii="Arial" w:eastAsia="Arial" w:hAnsi="Arial" w:cs="Arial"/>
                      <w:color w:val="000000"/>
                      <w:sz w:val="22"/>
                      <w:szCs w:val="22"/>
                    </w:rPr>
                  </w:rPrChange>
                </w:rPr>
                <w:t>0.3 [0.1, 0.7]</w:t>
              </w:r>
            </w:ins>
            <w:del w:id="1325" w:author="Mooney, Fintan" w:date="2026-01-12T20:51:00Z" w16du:dateUtc="2026-01-13T01:51:00Z">
              <w:r w:rsidRPr="00A27145" w:rsidDel="00BB50F2">
                <w:rPr>
                  <w:rFonts w:ascii="Calibri" w:eastAsia="Arial" w:hAnsi="Calibri" w:cs="Calibri"/>
                  <w:color w:val="000000"/>
                  <w:sz w:val="22"/>
                  <w:szCs w:val="22"/>
                </w:rPr>
                <w:delText>0.34 [0.03, 0.75]</w:delText>
              </w:r>
            </w:del>
          </w:p>
        </w:tc>
        <w:tc>
          <w:tcPr>
            <w:tcW w:w="27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326" w:author="Mooney, Fintan" w:date="2026-01-14T14:37:00Z" w16du:dateUtc="2026-01-14T19:37:00Z">
              <w:tcPr>
                <w:tcW w:w="24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39A44B72" w14:textId="738962E0" w:rsidR="00BB5957" w:rsidRPr="00A27145" w:rsidRDefault="00BB5957" w:rsidP="00857DDD">
            <w:pPr>
              <w:pBdr>
                <w:top w:val="none" w:sz="0" w:space="0" w:color="000000"/>
                <w:left w:val="none" w:sz="0" w:space="0" w:color="000000"/>
                <w:bottom w:val="none" w:sz="0" w:space="0" w:color="000000"/>
                <w:right w:val="none" w:sz="0" w:space="0" w:color="000000"/>
              </w:pBdr>
              <w:spacing w:before="100" w:after="100" w:line="192" w:lineRule="auto"/>
              <w:ind w:left="100" w:right="100"/>
              <w:jc w:val="center"/>
              <w:rPr>
                <w:rFonts w:ascii="Calibri" w:eastAsia="Arial" w:hAnsi="Calibri" w:cs="Calibri"/>
                <w:color w:val="000000"/>
                <w:sz w:val="22"/>
                <w:szCs w:val="22"/>
              </w:rPr>
            </w:pPr>
            <w:ins w:id="1327" w:author="Mooney, Fintan" w:date="2026-01-12T20:51:00Z" w16du:dateUtc="2026-01-13T01:51:00Z">
              <w:r w:rsidRPr="00A27145">
                <w:rPr>
                  <w:rFonts w:ascii="Calibri" w:eastAsia="Arial" w:hAnsi="Calibri" w:cs="Calibri"/>
                  <w:color w:val="000000"/>
                  <w:sz w:val="22"/>
                  <w:szCs w:val="22"/>
                  <w:rPrChange w:id="1328" w:author="Mooney, Fintan" w:date="2026-01-12T20:57:00Z" w16du:dateUtc="2026-01-13T01:57:00Z">
                    <w:rPr>
                      <w:rFonts w:ascii="Arial" w:eastAsia="Arial" w:hAnsi="Arial" w:cs="Arial"/>
                      <w:color w:val="000000"/>
                      <w:sz w:val="22"/>
                      <w:szCs w:val="22"/>
                    </w:rPr>
                  </w:rPrChange>
                </w:rPr>
                <w:t>0.3 [0.1, 0.5]</w:t>
              </w:r>
            </w:ins>
            <w:del w:id="1329" w:author="Mooney, Fintan" w:date="2026-01-12T20:51:00Z" w16du:dateUtc="2026-01-13T01:51:00Z">
              <w:r w:rsidRPr="00A27145" w:rsidDel="00BB50F2">
                <w:rPr>
                  <w:rFonts w:ascii="Calibri" w:eastAsia="Arial" w:hAnsi="Calibri" w:cs="Calibri"/>
                  <w:color w:val="000000"/>
                  <w:sz w:val="22"/>
                  <w:szCs w:val="22"/>
                </w:rPr>
                <w:delText>0.31 [0.09, 0.47]</w:delText>
              </w:r>
            </w:del>
          </w:p>
        </w:tc>
        <w:tc>
          <w:tcPr>
            <w:tcW w:w="126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330" w:author="Mooney, Fintan" w:date="2026-01-14T14:37:00Z" w16du:dateUtc="2026-01-14T19:37:00Z">
              <w:tcPr>
                <w:tcW w:w="1557"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6EEF2EDA" w14:textId="77777777" w:rsidR="00BB5957" w:rsidRPr="008E418B" w:rsidRDefault="00BB5957" w:rsidP="00857DDD">
            <w:pPr>
              <w:pBdr>
                <w:top w:val="none" w:sz="0" w:space="0" w:color="000000"/>
                <w:left w:val="none" w:sz="0" w:space="0" w:color="000000"/>
                <w:bottom w:val="none" w:sz="0" w:space="0" w:color="000000"/>
                <w:right w:val="none" w:sz="0" w:space="0" w:color="000000"/>
              </w:pBdr>
              <w:spacing w:before="100" w:after="100" w:line="192" w:lineRule="auto"/>
              <w:ind w:left="100" w:right="100"/>
              <w:jc w:val="center"/>
              <w:rPr>
                <w:rFonts w:ascii="Calibri" w:eastAsia="Arial" w:hAnsi="Calibri" w:cs="Calibri"/>
                <w:color w:val="000000"/>
                <w:sz w:val="22"/>
                <w:szCs w:val="22"/>
              </w:rPr>
            </w:pPr>
            <w:r w:rsidRPr="008E418B">
              <w:rPr>
                <w:rFonts w:ascii="Calibri" w:eastAsia="Arial" w:hAnsi="Calibri" w:cs="Calibri"/>
                <w:color w:val="000000"/>
                <w:sz w:val="22"/>
                <w:szCs w:val="22"/>
              </w:rPr>
              <w:t>&lt;0.001</w:t>
            </w:r>
          </w:p>
        </w:tc>
      </w:tr>
      <w:tr w:rsidR="000821C2" w:rsidRPr="008E418B" w14:paraId="032E5DD5" w14:textId="77777777" w:rsidTr="00857DDD">
        <w:trPr>
          <w:trHeight w:val="19"/>
          <w:trPrChange w:id="1331" w:author="Mooney, Fintan" w:date="2026-01-14T14:37:00Z" w16du:dateUtc="2026-01-14T19:37:00Z">
            <w:trPr>
              <w:trHeight w:val="19"/>
              <w:jc w:val="center"/>
            </w:trPr>
          </w:trPrChange>
        </w:trPr>
        <w:tc>
          <w:tcPr>
            <w:tcW w:w="3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332" w:author="Mooney, Fintan" w:date="2026-01-14T14:37:00Z" w16du:dateUtc="2026-01-14T19:37:00Z">
              <w:tcPr>
                <w:tcW w:w="3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3E782A09" w14:textId="77777777" w:rsidR="000821C2" w:rsidRPr="008E418B" w:rsidRDefault="000821C2" w:rsidP="00857DDD">
            <w:pPr>
              <w:pBdr>
                <w:top w:val="none" w:sz="0" w:space="0" w:color="000000"/>
                <w:left w:val="none" w:sz="0" w:space="0" w:color="000000"/>
                <w:bottom w:val="none" w:sz="0" w:space="0" w:color="000000"/>
                <w:right w:val="none" w:sz="0" w:space="0" w:color="000000"/>
              </w:pBdr>
              <w:spacing w:before="100" w:after="100" w:line="192" w:lineRule="auto"/>
              <w:ind w:left="100" w:right="100"/>
              <w:rPr>
                <w:rFonts w:ascii="Calibri" w:eastAsia="Arial" w:hAnsi="Calibri" w:cs="Calibri"/>
                <w:b/>
                <w:color w:val="000000"/>
                <w:sz w:val="22"/>
                <w:szCs w:val="22"/>
              </w:rPr>
            </w:pPr>
            <w:r w:rsidRPr="008E418B">
              <w:rPr>
                <w:rFonts w:ascii="Calibri" w:eastAsia="Arial" w:hAnsi="Calibri" w:cs="Calibri"/>
                <w:b/>
                <w:color w:val="000000"/>
                <w:sz w:val="22"/>
                <w:szCs w:val="22"/>
              </w:rPr>
              <w:t>Surface &amp; Sub-Surface Runoff (mm)</w:t>
            </w:r>
          </w:p>
        </w:tc>
        <w:tc>
          <w:tcPr>
            <w:tcW w:w="2867"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333" w:author="Mooney, Fintan" w:date="2026-01-14T14:37:00Z" w16du:dateUtc="2026-01-14T19:37:00Z">
              <w:tcPr>
                <w:tcW w:w="2867"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22F16C7E" w14:textId="362849E2" w:rsidR="000821C2" w:rsidRPr="00A27145" w:rsidRDefault="000821C2" w:rsidP="00857DDD">
            <w:pPr>
              <w:pBdr>
                <w:top w:val="none" w:sz="0" w:space="0" w:color="000000"/>
                <w:left w:val="none" w:sz="0" w:space="0" w:color="000000"/>
                <w:bottom w:val="none" w:sz="0" w:space="0" w:color="000000"/>
                <w:right w:val="none" w:sz="0" w:space="0" w:color="000000"/>
              </w:pBdr>
              <w:spacing w:before="100" w:after="100" w:line="192" w:lineRule="auto"/>
              <w:ind w:left="100" w:right="100"/>
              <w:jc w:val="center"/>
              <w:rPr>
                <w:rFonts w:ascii="Calibri" w:eastAsia="Arial" w:hAnsi="Calibri" w:cs="Calibri"/>
                <w:color w:val="000000"/>
                <w:sz w:val="22"/>
                <w:szCs w:val="22"/>
              </w:rPr>
            </w:pPr>
            <w:ins w:id="1334" w:author="Mooney, Fintan" w:date="2026-01-12T20:51:00Z" w16du:dateUtc="2026-01-13T01:51:00Z">
              <w:r w:rsidRPr="00A27145">
                <w:rPr>
                  <w:rFonts w:ascii="Calibri" w:eastAsia="Arial" w:hAnsi="Calibri" w:cs="Calibri"/>
                  <w:color w:val="000000"/>
                  <w:sz w:val="22"/>
                  <w:szCs w:val="22"/>
                  <w:rPrChange w:id="1335" w:author="Mooney, Fintan" w:date="2026-01-12T20:57:00Z" w16du:dateUtc="2026-01-13T01:57:00Z">
                    <w:rPr>
                      <w:rFonts w:ascii="Arial" w:eastAsia="Arial" w:hAnsi="Arial" w:cs="Arial"/>
                      <w:color w:val="000000"/>
                      <w:sz w:val="22"/>
                      <w:szCs w:val="22"/>
                    </w:rPr>
                  </w:rPrChange>
                </w:rPr>
                <w:t>2.8 [0.0, 58.0]</w:t>
              </w:r>
            </w:ins>
            <w:del w:id="1336" w:author="Mooney, Fintan" w:date="2026-01-12T20:51:00Z" w16du:dateUtc="2026-01-13T01:51:00Z">
              <w:r w:rsidRPr="00A27145" w:rsidDel="00491468">
                <w:rPr>
                  <w:rFonts w:ascii="Calibri" w:eastAsia="Arial" w:hAnsi="Calibri" w:cs="Calibri"/>
                  <w:color w:val="000000"/>
                  <w:sz w:val="22"/>
                  <w:szCs w:val="22"/>
                </w:rPr>
                <w:delText>3.3 [0.0, 85.9]</w:delText>
              </w:r>
            </w:del>
          </w:p>
        </w:tc>
        <w:tc>
          <w:tcPr>
            <w:tcW w:w="27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337" w:author="Mooney, Fintan" w:date="2026-01-14T14:37:00Z" w16du:dateUtc="2026-01-14T19:37:00Z">
              <w:tcPr>
                <w:tcW w:w="24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22DBF3B8" w14:textId="25F36E8D" w:rsidR="000821C2" w:rsidRPr="00A27145" w:rsidRDefault="000821C2" w:rsidP="00857DDD">
            <w:pPr>
              <w:pBdr>
                <w:top w:val="none" w:sz="0" w:space="0" w:color="000000"/>
                <w:left w:val="none" w:sz="0" w:space="0" w:color="000000"/>
                <w:bottom w:val="none" w:sz="0" w:space="0" w:color="000000"/>
                <w:right w:val="none" w:sz="0" w:space="0" w:color="000000"/>
              </w:pBdr>
              <w:spacing w:before="100" w:after="100" w:line="192" w:lineRule="auto"/>
              <w:ind w:left="100" w:right="100"/>
              <w:jc w:val="center"/>
              <w:rPr>
                <w:rFonts w:ascii="Calibri" w:eastAsia="Arial" w:hAnsi="Calibri" w:cs="Calibri"/>
                <w:color w:val="000000"/>
                <w:sz w:val="22"/>
                <w:szCs w:val="22"/>
              </w:rPr>
            </w:pPr>
            <w:ins w:id="1338" w:author="Mooney, Fintan" w:date="2026-01-12T20:51:00Z" w16du:dateUtc="2026-01-13T01:51:00Z">
              <w:r w:rsidRPr="00A27145">
                <w:rPr>
                  <w:rFonts w:ascii="Calibri" w:eastAsia="Arial" w:hAnsi="Calibri" w:cs="Calibri"/>
                  <w:color w:val="000000"/>
                  <w:sz w:val="22"/>
                  <w:szCs w:val="22"/>
                  <w:rPrChange w:id="1339" w:author="Mooney, Fintan" w:date="2026-01-12T20:57:00Z" w16du:dateUtc="2026-01-13T01:57:00Z">
                    <w:rPr>
                      <w:rFonts w:ascii="Arial" w:eastAsia="Arial" w:hAnsi="Arial" w:cs="Arial"/>
                      <w:color w:val="000000"/>
                      <w:sz w:val="22"/>
                      <w:szCs w:val="22"/>
                    </w:rPr>
                  </w:rPrChange>
                </w:rPr>
                <w:t>3.1 [0.1, 43.7]</w:t>
              </w:r>
            </w:ins>
            <w:del w:id="1340" w:author="Mooney, Fintan" w:date="2026-01-12T20:51:00Z" w16du:dateUtc="2026-01-13T01:51:00Z">
              <w:r w:rsidRPr="00A27145" w:rsidDel="00491468">
                <w:rPr>
                  <w:rFonts w:ascii="Calibri" w:eastAsia="Arial" w:hAnsi="Calibri" w:cs="Calibri"/>
                  <w:color w:val="000000"/>
                  <w:sz w:val="22"/>
                  <w:szCs w:val="22"/>
                </w:rPr>
                <w:delText>3.1 [0.1, 43.7]</w:delText>
              </w:r>
            </w:del>
          </w:p>
        </w:tc>
        <w:tc>
          <w:tcPr>
            <w:tcW w:w="126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341" w:author="Mooney, Fintan" w:date="2026-01-14T14:37:00Z" w16du:dateUtc="2026-01-14T19:37:00Z">
              <w:tcPr>
                <w:tcW w:w="1557"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6B219A6E" w14:textId="2D412723" w:rsidR="000821C2" w:rsidRPr="008E418B" w:rsidRDefault="00E51B3C" w:rsidP="00857DDD">
            <w:pPr>
              <w:pBdr>
                <w:top w:val="none" w:sz="0" w:space="0" w:color="000000"/>
                <w:left w:val="none" w:sz="0" w:space="0" w:color="000000"/>
                <w:bottom w:val="none" w:sz="0" w:space="0" w:color="000000"/>
                <w:right w:val="none" w:sz="0" w:space="0" w:color="000000"/>
              </w:pBdr>
              <w:spacing w:before="100" w:after="100" w:line="192" w:lineRule="auto"/>
              <w:ind w:left="100" w:right="100"/>
              <w:jc w:val="center"/>
              <w:rPr>
                <w:rFonts w:ascii="Calibri" w:eastAsia="Arial" w:hAnsi="Calibri" w:cs="Calibri"/>
                <w:color w:val="000000"/>
                <w:sz w:val="22"/>
                <w:szCs w:val="22"/>
              </w:rPr>
            </w:pPr>
            <w:ins w:id="1342" w:author="Mooney, Fintan" w:date="2026-01-12T20:58:00Z" w16du:dateUtc="2026-01-13T01:58:00Z">
              <w:r>
                <w:rPr>
                  <w:rFonts w:ascii="Calibri" w:eastAsia="Arial" w:hAnsi="Calibri" w:cs="Calibri"/>
                  <w:color w:val="000000"/>
                  <w:sz w:val="22"/>
                  <w:szCs w:val="22"/>
                </w:rPr>
                <w:t>&lt;0.001</w:t>
              </w:r>
            </w:ins>
            <w:del w:id="1343" w:author="Mooney, Fintan" w:date="2026-01-12T20:58:00Z" w16du:dateUtc="2026-01-13T01:58:00Z">
              <w:r w:rsidR="000821C2" w:rsidRPr="008E418B" w:rsidDel="00E51B3C">
                <w:rPr>
                  <w:rFonts w:ascii="Calibri" w:eastAsia="Arial" w:hAnsi="Calibri" w:cs="Calibri"/>
                  <w:color w:val="000000"/>
                  <w:sz w:val="22"/>
                  <w:szCs w:val="22"/>
                </w:rPr>
                <w:delText>0.006</w:delText>
              </w:r>
            </w:del>
          </w:p>
        </w:tc>
      </w:tr>
      <w:tr w:rsidR="00E94041" w:rsidRPr="008E418B" w14:paraId="10C7A417" w14:textId="77777777" w:rsidTr="00857DDD">
        <w:trPr>
          <w:trHeight w:val="19"/>
          <w:trPrChange w:id="1344" w:author="Mooney, Fintan" w:date="2026-01-14T14:37:00Z" w16du:dateUtc="2026-01-14T19:37:00Z">
            <w:trPr>
              <w:trHeight w:val="19"/>
              <w:jc w:val="center"/>
            </w:trPr>
          </w:trPrChange>
        </w:trPr>
        <w:tc>
          <w:tcPr>
            <w:tcW w:w="3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345" w:author="Mooney, Fintan" w:date="2026-01-14T14:37:00Z" w16du:dateUtc="2026-01-14T19:37:00Z">
              <w:tcPr>
                <w:tcW w:w="3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24D26F33" w14:textId="77777777" w:rsidR="00E94041" w:rsidRPr="008E418B" w:rsidRDefault="00E94041" w:rsidP="00857DDD">
            <w:pPr>
              <w:pBdr>
                <w:top w:val="none" w:sz="0" w:space="0" w:color="000000"/>
                <w:left w:val="none" w:sz="0" w:space="0" w:color="000000"/>
                <w:bottom w:val="none" w:sz="0" w:space="0" w:color="000000"/>
                <w:right w:val="none" w:sz="0" w:space="0" w:color="000000"/>
              </w:pBdr>
              <w:spacing w:before="100" w:after="100" w:line="192" w:lineRule="auto"/>
              <w:ind w:left="100" w:right="100"/>
              <w:rPr>
                <w:rFonts w:ascii="Calibri" w:eastAsia="Arial" w:hAnsi="Calibri" w:cs="Calibri"/>
                <w:b/>
                <w:color w:val="000000"/>
                <w:sz w:val="22"/>
                <w:szCs w:val="22"/>
              </w:rPr>
            </w:pPr>
            <w:r w:rsidRPr="008E418B">
              <w:rPr>
                <w:rFonts w:ascii="Calibri" w:eastAsia="Arial" w:hAnsi="Calibri" w:cs="Calibri"/>
                <w:b/>
                <w:color w:val="000000"/>
                <w:sz w:val="22"/>
                <w:szCs w:val="22"/>
              </w:rPr>
              <w:t>Precipitation (mm)</w:t>
            </w:r>
          </w:p>
        </w:tc>
        <w:tc>
          <w:tcPr>
            <w:tcW w:w="2867"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346" w:author="Mooney, Fintan" w:date="2026-01-14T14:37:00Z" w16du:dateUtc="2026-01-14T19:37:00Z">
              <w:tcPr>
                <w:tcW w:w="2867"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3800C18F" w14:textId="1BCF60CE" w:rsidR="00E94041" w:rsidRPr="00A27145" w:rsidRDefault="00E94041" w:rsidP="00857DDD">
            <w:pPr>
              <w:pBdr>
                <w:top w:val="none" w:sz="0" w:space="0" w:color="000000"/>
                <w:left w:val="none" w:sz="0" w:space="0" w:color="000000"/>
                <w:bottom w:val="none" w:sz="0" w:space="0" w:color="000000"/>
                <w:right w:val="none" w:sz="0" w:space="0" w:color="000000"/>
              </w:pBdr>
              <w:spacing w:before="100" w:after="100" w:line="192" w:lineRule="auto"/>
              <w:ind w:left="100" w:right="100"/>
              <w:jc w:val="center"/>
              <w:rPr>
                <w:rFonts w:ascii="Calibri" w:eastAsia="Arial" w:hAnsi="Calibri" w:cs="Calibri"/>
                <w:color w:val="000000"/>
                <w:sz w:val="22"/>
                <w:szCs w:val="22"/>
              </w:rPr>
            </w:pPr>
            <w:ins w:id="1347" w:author="Mooney, Fintan" w:date="2026-01-12T20:51:00Z" w16du:dateUtc="2026-01-13T01:51:00Z">
              <w:r w:rsidRPr="00A27145">
                <w:rPr>
                  <w:rFonts w:ascii="Calibri" w:eastAsia="Arial" w:hAnsi="Calibri" w:cs="Calibri"/>
                  <w:color w:val="000000"/>
                  <w:sz w:val="22"/>
                  <w:szCs w:val="22"/>
                  <w:rPrChange w:id="1348" w:author="Mooney, Fintan" w:date="2026-01-12T20:57:00Z" w16du:dateUtc="2026-01-13T01:57:00Z">
                    <w:rPr>
                      <w:rFonts w:ascii="Arial" w:eastAsia="Arial" w:hAnsi="Arial" w:cs="Arial"/>
                      <w:color w:val="000000"/>
                      <w:sz w:val="22"/>
                      <w:szCs w:val="22"/>
                    </w:rPr>
                  </w:rPrChange>
                </w:rPr>
                <w:t>14.7 [0.0, 112.6]</w:t>
              </w:r>
            </w:ins>
            <w:del w:id="1349" w:author="Mooney, Fintan" w:date="2026-01-12T20:51:00Z" w16du:dateUtc="2026-01-13T01:51:00Z">
              <w:r w:rsidRPr="00A27145" w:rsidDel="00D0068B">
                <w:rPr>
                  <w:rFonts w:ascii="Calibri" w:eastAsia="Arial" w:hAnsi="Calibri" w:cs="Calibri"/>
                  <w:color w:val="000000"/>
                  <w:sz w:val="22"/>
                  <w:szCs w:val="22"/>
                </w:rPr>
                <w:delText>15 [0, 113]</w:delText>
              </w:r>
            </w:del>
          </w:p>
        </w:tc>
        <w:tc>
          <w:tcPr>
            <w:tcW w:w="27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350" w:author="Mooney, Fintan" w:date="2026-01-14T14:37:00Z" w16du:dateUtc="2026-01-14T19:37:00Z">
              <w:tcPr>
                <w:tcW w:w="24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100E671D" w14:textId="0370400A" w:rsidR="00E94041" w:rsidRPr="00A27145" w:rsidRDefault="00E94041" w:rsidP="00857DDD">
            <w:pPr>
              <w:pBdr>
                <w:top w:val="none" w:sz="0" w:space="0" w:color="000000"/>
                <w:left w:val="none" w:sz="0" w:space="0" w:color="000000"/>
                <w:bottom w:val="none" w:sz="0" w:space="0" w:color="000000"/>
                <w:right w:val="none" w:sz="0" w:space="0" w:color="000000"/>
              </w:pBdr>
              <w:spacing w:before="100" w:after="100" w:line="192" w:lineRule="auto"/>
              <w:ind w:left="100" w:right="100"/>
              <w:jc w:val="center"/>
              <w:rPr>
                <w:rFonts w:ascii="Calibri" w:eastAsia="Arial" w:hAnsi="Calibri" w:cs="Calibri"/>
                <w:color w:val="000000"/>
                <w:sz w:val="22"/>
                <w:szCs w:val="22"/>
              </w:rPr>
            </w:pPr>
            <w:ins w:id="1351" w:author="Mooney, Fintan" w:date="2026-01-12T20:51:00Z" w16du:dateUtc="2026-01-13T01:51:00Z">
              <w:r w:rsidRPr="00A27145">
                <w:rPr>
                  <w:rFonts w:ascii="Calibri" w:eastAsia="Arial" w:hAnsi="Calibri" w:cs="Calibri"/>
                  <w:color w:val="000000"/>
                  <w:sz w:val="22"/>
                  <w:szCs w:val="22"/>
                  <w:rPrChange w:id="1352" w:author="Mooney, Fintan" w:date="2026-01-12T20:57:00Z" w16du:dateUtc="2026-01-13T01:57:00Z">
                    <w:rPr>
                      <w:rFonts w:ascii="Arial" w:eastAsia="Arial" w:hAnsi="Arial" w:cs="Arial"/>
                      <w:color w:val="000000"/>
                      <w:sz w:val="22"/>
                      <w:szCs w:val="22"/>
                    </w:rPr>
                  </w:rPrChange>
                </w:rPr>
                <w:t>14.4 [0.0, 95.0]</w:t>
              </w:r>
            </w:ins>
            <w:del w:id="1353" w:author="Mooney, Fintan" w:date="2026-01-12T20:51:00Z" w16du:dateUtc="2026-01-13T01:51:00Z">
              <w:r w:rsidRPr="00A27145" w:rsidDel="00D0068B">
                <w:rPr>
                  <w:rFonts w:ascii="Calibri" w:eastAsia="Arial" w:hAnsi="Calibri" w:cs="Calibri"/>
                  <w:color w:val="000000"/>
                  <w:sz w:val="22"/>
                  <w:szCs w:val="22"/>
                </w:rPr>
                <w:delText>14 [0, 95]</w:delText>
              </w:r>
            </w:del>
          </w:p>
        </w:tc>
        <w:tc>
          <w:tcPr>
            <w:tcW w:w="126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354" w:author="Mooney, Fintan" w:date="2026-01-14T14:37:00Z" w16du:dateUtc="2026-01-14T19:37:00Z">
              <w:tcPr>
                <w:tcW w:w="1557"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1396870C" w14:textId="6C6731B8" w:rsidR="00E94041" w:rsidRPr="008E418B" w:rsidRDefault="00D41A98" w:rsidP="00857DDD">
            <w:pPr>
              <w:pBdr>
                <w:top w:val="none" w:sz="0" w:space="0" w:color="000000"/>
                <w:left w:val="none" w:sz="0" w:space="0" w:color="000000"/>
                <w:bottom w:val="none" w:sz="0" w:space="0" w:color="000000"/>
                <w:right w:val="none" w:sz="0" w:space="0" w:color="000000"/>
              </w:pBdr>
              <w:spacing w:before="100" w:after="100" w:line="192" w:lineRule="auto"/>
              <w:ind w:left="100" w:right="100"/>
              <w:jc w:val="center"/>
              <w:rPr>
                <w:rFonts w:ascii="Calibri" w:eastAsia="Arial" w:hAnsi="Calibri" w:cs="Calibri"/>
                <w:color w:val="000000"/>
                <w:sz w:val="22"/>
                <w:szCs w:val="22"/>
              </w:rPr>
            </w:pPr>
            <w:ins w:id="1355" w:author="Mooney, Fintan" w:date="2026-01-12T20:58:00Z" w16du:dateUtc="2026-01-13T01:58:00Z">
              <w:r>
                <w:rPr>
                  <w:rFonts w:ascii="Calibri" w:eastAsia="Arial" w:hAnsi="Calibri" w:cs="Calibri"/>
                  <w:color w:val="000000"/>
                  <w:sz w:val="22"/>
                  <w:szCs w:val="22"/>
                </w:rPr>
                <w:t>0.4</w:t>
              </w:r>
            </w:ins>
            <w:del w:id="1356" w:author="Mooney, Fintan" w:date="2026-01-12T20:58:00Z" w16du:dateUtc="2026-01-13T01:58:00Z">
              <w:r w:rsidR="00E94041" w:rsidRPr="008E418B" w:rsidDel="00D41A98">
                <w:rPr>
                  <w:rFonts w:ascii="Calibri" w:eastAsia="Arial" w:hAnsi="Calibri" w:cs="Calibri"/>
                  <w:color w:val="000000"/>
                  <w:sz w:val="22"/>
                  <w:szCs w:val="22"/>
                </w:rPr>
                <w:delText>&lt;0.001</w:delText>
              </w:r>
            </w:del>
          </w:p>
        </w:tc>
      </w:tr>
      <w:tr w:rsidR="00BB5DF7" w:rsidRPr="008E418B" w14:paraId="721EB897" w14:textId="77777777" w:rsidTr="00857DDD">
        <w:trPr>
          <w:trHeight w:val="19"/>
          <w:trPrChange w:id="1357" w:author="Mooney, Fintan" w:date="2026-01-14T14:37:00Z" w16du:dateUtc="2026-01-14T19:37:00Z">
            <w:trPr>
              <w:trHeight w:val="19"/>
              <w:jc w:val="center"/>
            </w:trPr>
          </w:trPrChange>
        </w:trPr>
        <w:tc>
          <w:tcPr>
            <w:tcW w:w="3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358" w:author="Mooney, Fintan" w:date="2026-01-14T14:37:00Z" w16du:dateUtc="2026-01-14T19:37:00Z">
              <w:tcPr>
                <w:tcW w:w="3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55EEB9D5" w14:textId="77777777" w:rsidR="00BB5DF7" w:rsidRPr="008E418B" w:rsidRDefault="00BB5DF7" w:rsidP="00857DDD">
            <w:pPr>
              <w:pBdr>
                <w:top w:val="none" w:sz="0" w:space="0" w:color="000000"/>
                <w:left w:val="none" w:sz="0" w:space="0" w:color="000000"/>
                <w:bottom w:val="none" w:sz="0" w:space="0" w:color="000000"/>
                <w:right w:val="none" w:sz="0" w:space="0" w:color="000000"/>
              </w:pBdr>
              <w:spacing w:before="100" w:after="100" w:line="192" w:lineRule="auto"/>
              <w:ind w:left="100" w:right="100"/>
              <w:rPr>
                <w:rFonts w:ascii="Calibri" w:eastAsia="Arial" w:hAnsi="Calibri" w:cs="Calibri"/>
                <w:b/>
                <w:color w:val="000000"/>
                <w:sz w:val="22"/>
                <w:szCs w:val="22"/>
              </w:rPr>
            </w:pPr>
            <w:r w:rsidRPr="008E418B">
              <w:rPr>
                <w:rFonts w:ascii="Calibri" w:eastAsia="Arial" w:hAnsi="Calibri" w:cs="Calibri"/>
                <w:b/>
                <w:color w:val="000000"/>
                <w:sz w:val="22"/>
                <w:szCs w:val="22"/>
              </w:rPr>
              <w:t>Snow Density (kg/m³)</w:t>
            </w:r>
          </w:p>
        </w:tc>
        <w:tc>
          <w:tcPr>
            <w:tcW w:w="2867"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359" w:author="Mooney, Fintan" w:date="2026-01-14T14:37:00Z" w16du:dateUtc="2026-01-14T19:37:00Z">
              <w:tcPr>
                <w:tcW w:w="2867"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425BF20D" w14:textId="7BF6C82F" w:rsidR="00BB5DF7" w:rsidRPr="00A27145" w:rsidRDefault="00BB5DF7" w:rsidP="00857DDD">
            <w:pPr>
              <w:pBdr>
                <w:top w:val="none" w:sz="0" w:space="0" w:color="000000"/>
                <w:left w:val="none" w:sz="0" w:space="0" w:color="000000"/>
                <w:bottom w:val="none" w:sz="0" w:space="0" w:color="000000"/>
                <w:right w:val="none" w:sz="0" w:space="0" w:color="000000"/>
              </w:pBdr>
              <w:spacing w:before="100" w:after="100" w:line="192" w:lineRule="auto"/>
              <w:ind w:left="100" w:right="100"/>
              <w:jc w:val="center"/>
              <w:rPr>
                <w:rFonts w:ascii="Calibri" w:eastAsia="Arial" w:hAnsi="Calibri" w:cs="Calibri"/>
                <w:color w:val="000000"/>
                <w:sz w:val="22"/>
                <w:szCs w:val="22"/>
              </w:rPr>
            </w:pPr>
            <w:ins w:id="1360" w:author="Mooney, Fintan" w:date="2026-01-12T20:51:00Z" w16du:dateUtc="2026-01-13T01:51:00Z">
              <w:r w:rsidRPr="00A27145">
                <w:rPr>
                  <w:rFonts w:ascii="Calibri" w:eastAsia="Arial" w:hAnsi="Calibri" w:cs="Calibri"/>
                  <w:color w:val="000000"/>
                  <w:sz w:val="22"/>
                  <w:szCs w:val="22"/>
                  <w:rPrChange w:id="1361" w:author="Mooney, Fintan" w:date="2026-01-12T20:57:00Z" w16du:dateUtc="2026-01-13T01:57:00Z">
                    <w:rPr>
                      <w:rFonts w:ascii="Arial" w:eastAsia="Arial" w:hAnsi="Arial" w:cs="Arial"/>
                      <w:color w:val="000000"/>
                      <w:sz w:val="22"/>
                      <w:szCs w:val="22"/>
                    </w:rPr>
                  </w:rPrChange>
                </w:rPr>
                <w:t>135.4 [100.0, 308.3]</w:t>
              </w:r>
            </w:ins>
            <w:del w:id="1362" w:author="Mooney, Fintan" w:date="2026-01-12T20:51:00Z" w16du:dateUtc="2026-01-13T01:51:00Z">
              <w:r w:rsidRPr="00A27145" w:rsidDel="008B7026">
                <w:rPr>
                  <w:rFonts w:ascii="Calibri" w:eastAsia="Arial" w:hAnsi="Calibri" w:cs="Calibri"/>
                  <w:color w:val="000000"/>
                  <w:sz w:val="22"/>
                  <w:szCs w:val="22"/>
                </w:rPr>
                <w:delText>140 [100, 363]</w:delText>
              </w:r>
            </w:del>
          </w:p>
        </w:tc>
        <w:tc>
          <w:tcPr>
            <w:tcW w:w="27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363" w:author="Mooney, Fintan" w:date="2026-01-14T14:37:00Z" w16du:dateUtc="2026-01-14T19:37:00Z">
              <w:tcPr>
                <w:tcW w:w="24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5C61B61C" w14:textId="2689BDB4" w:rsidR="00BB5DF7" w:rsidRPr="00A27145" w:rsidRDefault="00BB5DF7" w:rsidP="00857DDD">
            <w:pPr>
              <w:pBdr>
                <w:top w:val="none" w:sz="0" w:space="0" w:color="000000"/>
                <w:left w:val="none" w:sz="0" w:space="0" w:color="000000"/>
                <w:bottom w:val="none" w:sz="0" w:space="0" w:color="000000"/>
                <w:right w:val="none" w:sz="0" w:space="0" w:color="000000"/>
              </w:pBdr>
              <w:spacing w:before="100" w:after="100" w:line="192" w:lineRule="auto"/>
              <w:ind w:left="100" w:right="100"/>
              <w:jc w:val="center"/>
              <w:rPr>
                <w:rFonts w:ascii="Calibri" w:eastAsia="Arial" w:hAnsi="Calibri" w:cs="Calibri"/>
                <w:color w:val="000000"/>
                <w:sz w:val="22"/>
                <w:szCs w:val="22"/>
              </w:rPr>
            </w:pPr>
            <w:ins w:id="1364" w:author="Mooney, Fintan" w:date="2026-01-12T20:51:00Z" w16du:dateUtc="2026-01-13T01:51:00Z">
              <w:r w:rsidRPr="00A27145">
                <w:rPr>
                  <w:rFonts w:ascii="Calibri" w:eastAsia="Arial" w:hAnsi="Calibri" w:cs="Calibri"/>
                  <w:color w:val="000000"/>
                  <w:sz w:val="22"/>
                  <w:szCs w:val="22"/>
                  <w:rPrChange w:id="1365" w:author="Mooney, Fintan" w:date="2026-01-12T20:57:00Z" w16du:dateUtc="2026-01-13T01:57:00Z">
                    <w:rPr>
                      <w:rFonts w:ascii="Arial" w:eastAsia="Arial" w:hAnsi="Arial" w:cs="Arial"/>
                      <w:color w:val="000000"/>
                      <w:sz w:val="22"/>
                      <w:szCs w:val="22"/>
                    </w:rPr>
                  </w:rPrChange>
                </w:rPr>
                <w:t>134.2 [100.0, 257.5]</w:t>
              </w:r>
            </w:ins>
            <w:del w:id="1366" w:author="Mooney, Fintan" w:date="2026-01-12T20:51:00Z" w16du:dateUtc="2026-01-13T01:51:00Z">
              <w:r w:rsidRPr="00A27145" w:rsidDel="008B7026">
                <w:rPr>
                  <w:rFonts w:ascii="Calibri" w:eastAsia="Arial" w:hAnsi="Calibri" w:cs="Calibri"/>
                  <w:color w:val="000000"/>
                  <w:sz w:val="22"/>
                  <w:szCs w:val="22"/>
                </w:rPr>
                <w:delText>134 [100, 258]</w:delText>
              </w:r>
            </w:del>
          </w:p>
        </w:tc>
        <w:tc>
          <w:tcPr>
            <w:tcW w:w="126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367" w:author="Mooney, Fintan" w:date="2026-01-14T14:37:00Z" w16du:dateUtc="2026-01-14T19:37:00Z">
              <w:tcPr>
                <w:tcW w:w="1557"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2B9444C3" w14:textId="1F7BE573" w:rsidR="00BB5DF7" w:rsidRPr="008E418B" w:rsidRDefault="00D41A98" w:rsidP="00857DDD">
            <w:pPr>
              <w:pBdr>
                <w:top w:val="none" w:sz="0" w:space="0" w:color="000000"/>
                <w:left w:val="none" w:sz="0" w:space="0" w:color="000000"/>
                <w:bottom w:val="none" w:sz="0" w:space="0" w:color="000000"/>
                <w:right w:val="none" w:sz="0" w:space="0" w:color="000000"/>
              </w:pBdr>
              <w:spacing w:before="100" w:after="100" w:line="192" w:lineRule="auto"/>
              <w:ind w:left="100" w:right="100"/>
              <w:jc w:val="center"/>
              <w:rPr>
                <w:rFonts w:ascii="Calibri" w:eastAsia="Arial" w:hAnsi="Calibri" w:cs="Calibri"/>
                <w:color w:val="000000"/>
                <w:sz w:val="22"/>
                <w:szCs w:val="22"/>
              </w:rPr>
            </w:pPr>
            <w:ins w:id="1368" w:author="Mooney, Fintan" w:date="2026-01-12T20:58:00Z" w16du:dateUtc="2026-01-13T01:58:00Z">
              <w:r>
                <w:rPr>
                  <w:rFonts w:ascii="Calibri" w:eastAsia="Arial" w:hAnsi="Calibri" w:cs="Calibri"/>
                  <w:color w:val="000000"/>
                  <w:sz w:val="22"/>
                  <w:szCs w:val="22"/>
                </w:rPr>
                <w:t>0.039</w:t>
              </w:r>
            </w:ins>
            <w:del w:id="1369" w:author="Mooney, Fintan" w:date="2026-01-12T20:58:00Z" w16du:dateUtc="2026-01-13T01:58:00Z">
              <w:r w:rsidR="00BB5DF7" w:rsidRPr="008E418B" w:rsidDel="00D41A98">
                <w:rPr>
                  <w:rFonts w:ascii="Calibri" w:eastAsia="Arial" w:hAnsi="Calibri" w:cs="Calibri"/>
                  <w:color w:val="000000"/>
                  <w:sz w:val="22"/>
                  <w:szCs w:val="22"/>
                </w:rPr>
                <w:delText>&lt;0.001</w:delText>
              </w:r>
            </w:del>
          </w:p>
        </w:tc>
      </w:tr>
      <w:tr w:rsidR="003754B5" w:rsidRPr="008E418B" w14:paraId="2AEC89AE" w14:textId="77777777" w:rsidTr="00857DDD">
        <w:trPr>
          <w:trHeight w:val="19"/>
          <w:trPrChange w:id="1370" w:author="Mooney, Fintan" w:date="2026-01-14T14:37:00Z" w16du:dateUtc="2026-01-14T19:37:00Z">
            <w:trPr>
              <w:trHeight w:val="19"/>
              <w:jc w:val="center"/>
            </w:trPr>
          </w:trPrChange>
        </w:trPr>
        <w:tc>
          <w:tcPr>
            <w:tcW w:w="3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371" w:author="Mooney, Fintan" w:date="2026-01-14T14:37:00Z" w16du:dateUtc="2026-01-14T19:37:00Z">
              <w:tcPr>
                <w:tcW w:w="3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1F9C6B33" w14:textId="77777777" w:rsidR="003754B5" w:rsidRPr="008E418B" w:rsidRDefault="003754B5" w:rsidP="00857DDD">
            <w:pPr>
              <w:pBdr>
                <w:top w:val="none" w:sz="0" w:space="0" w:color="000000"/>
                <w:left w:val="none" w:sz="0" w:space="0" w:color="000000"/>
                <w:bottom w:val="none" w:sz="0" w:space="0" w:color="000000"/>
                <w:right w:val="none" w:sz="0" w:space="0" w:color="000000"/>
              </w:pBdr>
              <w:spacing w:before="100" w:after="100" w:line="192" w:lineRule="auto"/>
              <w:ind w:left="100" w:right="100"/>
              <w:rPr>
                <w:rFonts w:ascii="Calibri" w:eastAsia="Arial" w:hAnsi="Calibri" w:cs="Calibri"/>
                <w:b/>
                <w:color w:val="000000"/>
                <w:sz w:val="22"/>
                <w:szCs w:val="22"/>
              </w:rPr>
            </w:pPr>
            <w:r w:rsidRPr="008E418B">
              <w:rPr>
                <w:rFonts w:ascii="Calibri" w:eastAsia="Arial" w:hAnsi="Calibri" w:cs="Calibri"/>
                <w:b/>
                <w:color w:val="000000"/>
                <w:sz w:val="22"/>
                <w:szCs w:val="22"/>
              </w:rPr>
              <w:t>Leaf Area Index</w:t>
            </w:r>
          </w:p>
        </w:tc>
        <w:tc>
          <w:tcPr>
            <w:tcW w:w="2867"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372" w:author="Mooney, Fintan" w:date="2026-01-14T14:37:00Z" w16du:dateUtc="2026-01-14T19:37:00Z">
              <w:tcPr>
                <w:tcW w:w="2867"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4EC93E0C" w14:textId="1AD4D377" w:rsidR="003754B5" w:rsidRPr="00A27145" w:rsidRDefault="003754B5" w:rsidP="00857DDD">
            <w:pPr>
              <w:pBdr>
                <w:top w:val="none" w:sz="0" w:space="0" w:color="000000"/>
                <w:left w:val="none" w:sz="0" w:space="0" w:color="000000"/>
                <w:bottom w:val="none" w:sz="0" w:space="0" w:color="000000"/>
                <w:right w:val="none" w:sz="0" w:space="0" w:color="000000"/>
              </w:pBdr>
              <w:spacing w:before="100" w:after="100" w:line="192" w:lineRule="auto"/>
              <w:ind w:left="100" w:right="100"/>
              <w:jc w:val="center"/>
              <w:rPr>
                <w:rFonts w:ascii="Calibri" w:eastAsia="Arial" w:hAnsi="Calibri" w:cs="Calibri"/>
                <w:color w:val="000000"/>
                <w:sz w:val="22"/>
                <w:szCs w:val="22"/>
              </w:rPr>
            </w:pPr>
            <w:ins w:id="1373" w:author="Mooney, Fintan" w:date="2026-01-12T20:51:00Z" w16du:dateUtc="2026-01-13T01:51:00Z">
              <w:r w:rsidRPr="00A27145">
                <w:rPr>
                  <w:rFonts w:ascii="Calibri" w:eastAsia="Arial" w:hAnsi="Calibri" w:cs="Calibri"/>
                  <w:color w:val="000000"/>
                  <w:sz w:val="22"/>
                  <w:szCs w:val="22"/>
                  <w:rPrChange w:id="1374" w:author="Mooney, Fintan" w:date="2026-01-12T20:57:00Z" w16du:dateUtc="2026-01-13T01:57:00Z">
                    <w:rPr>
                      <w:rFonts w:ascii="Arial" w:eastAsia="Arial" w:hAnsi="Arial" w:cs="Arial"/>
                      <w:color w:val="000000"/>
                      <w:sz w:val="22"/>
                      <w:szCs w:val="22"/>
                    </w:rPr>
                  </w:rPrChange>
                </w:rPr>
                <w:t>1.3 [0.0, 5.4]</w:t>
              </w:r>
            </w:ins>
            <w:del w:id="1375" w:author="Mooney, Fintan" w:date="2026-01-12T20:51:00Z" w16du:dateUtc="2026-01-13T01:51:00Z">
              <w:r w:rsidRPr="00A27145" w:rsidDel="00EF57B4">
                <w:rPr>
                  <w:rFonts w:ascii="Calibri" w:eastAsia="Arial" w:hAnsi="Calibri" w:cs="Calibri"/>
                  <w:color w:val="000000"/>
                  <w:sz w:val="22"/>
                  <w:szCs w:val="22"/>
                </w:rPr>
                <w:delText>1.53 [0.00, 5.41]</w:delText>
              </w:r>
            </w:del>
          </w:p>
        </w:tc>
        <w:tc>
          <w:tcPr>
            <w:tcW w:w="27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376" w:author="Mooney, Fintan" w:date="2026-01-14T14:37:00Z" w16du:dateUtc="2026-01-14T19:37:00Z">
              <w:tcPr>
                <w:tcW w:w="24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195E26E2" w14:textId="1E8BDF2F" w:rsidR="003754B5" w:rsidRPr="00A27145" w:rsidRDefault="003754B5" w:rsidP="00857DDD">
            <w:pPr>
              <w:pBdr>
                <w:top w:val="none" w:sz="0" w:space="0" w:color="000000"/>
                <w:left w:val="none" w:sz="0" w:space="0" w:color="000000"/>
                <w:bottom w:val="none" w:sz="0" w:space="0" w:color="000000"/>
                <w:right w:val="none" w:sz="0" w:space="0" w:color="000000"/>
              </w:pBdr>
              <w:spacing w:before="100" w:after="100" w:line="192" w:lineRule="auto"/>
              <w:ind w:left="100" w:right="100"/>
              <w:jc w:val="center"/>
              <w:rPr>
                <w:rFonts w:ascii="Calibri" w:eastAsia="Arial" w:hAnsi="Calibri" w:cs="Calibri"/>
                <w:color w:val="000000"/>
                <w:sz w:val="22"/>
                <w:szCs w:val="22"/>
              </w:rPr>
            </w:pPr>
            <w:ins w:id="1377" w:author="Mooney, Fintan" w:date="2026-01-12T20:51:00Z" w16du:dateUtc="2026-01-13T01:51:00Z">
              <w:r w:rsidRPr="00A27145">
                <w:rPr>
                  <w:rFonts w:ascii="Calibri" w:eastAsia="Arial" w:hAnsi="Calibri" w:cs="Calibri"/>
                  <w:color w:val="000000"/>
                  <w:sz w:val="22"/>
                  <w:szCs w:val="22"/>
                  <w:rPrChange w:id="1378" w:author="Mooney, Fintan" w:date="2026-01-12T20:57:00Z" w16du:dateUtc="2026-01-13T01:57:00Z">
                    <w:rPr>
                      <w:rFonts w:ascii="Arial" w:eastAsia="Arial" w:hAnsi="Arial" w:cs="Arial"/>
                      <w:color w:val="000000"/>
                      <w:sz w:val="22"/>
                      <w:szCs w:val="22"/>
                    </w:rPr>
                  </w:rPrChange>
                </w:rPr>
                <w:t>1.4 [0.0, 4.0]</w:t>
              </w:r>
            </w:ins>
            <w:del w:id="1379" w:author="Mooney, Fintan" w:date="2026-01-12T20:51:00Z" w16du:dateUtc="2026-01-13T01:51:00Z">
              <w:r w:rsidRPr="00A27145" w:rsidDel="00EF57B4">
                <w:rPr>
                  <w:rFonts w:ascii="Calibri" w:eastAsia="Arial" w:hAnsi="Calibri" w:cs="Calibri"/>
                  <w:color w:val="000000"/>
                  <w:sz w:val="22"/>
                  <w:szCs w:val="22"/>
                </w:rPr>
                <w:delText>1.37 [0.00, 4.00]</w:delText>
              </w:r>
            </w:del>
          </w:p>
        </w:tc>
        <w:tc>
          <w:tcPr>
            <w:tcW w:w="126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380" w:author="Mooney, Fintan" w:date="2026-01-14T14:37:00Z" w16du:dateUtc="2026-01-14T19:37:00Z">
              <w:tcPr>
                <w:tcW w:w="1557"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4C065B62" w14:textId="77777777" w:rsidR="003754B5" w:rsidRPr="008E418B" w:rsidRDefault="003754B5" w:rsidP="00857DDD">
            <w:pPr>
              <w:pBdr>
                <w:top w:val="none" w:sz="0" w:space="0" w:color="000000"/>
                <w:left w:val="none" w:sz="0" w:space="0" w:color="000000"/>
                <w:bottom w:val="none" w:sz="0" w:space="0" w:color="000000"/>
                <w:right w:val="none" w:sz="0" w:space="0" w:color="000000"/>
              </w:pBdr>
              <w:spacing w:before="100" w:after="100" w:line="192" w:lineRule="auto"/>
              <w:ind w:left="100" w:right="100"/>
              <w:jc w:val="center"/>
              <w:rPr>
                <w:rFonts w:ascii="Calibri" w:eastAsia="Arial" w:hAnsi="Calibri" w:cs="Calibri"/>
                <w:color w:val="000000"/>
                <w:sz w:val="22"/>
                <w:szCs w:val="22"/>
              </w:rPr>
            </w:pPr>
            <w:r w:rsidRPr="008E418B">
              <w:rPr>
                <w:rFonts w:ascii="Calibri" w:eastAsia="Arial" w:hAnsi="Calibri" w:cs="Calibri"/>
                <w:color w:val="000000"/>
                <w:sz w:val="22"/>
                <w:szCs w:val="22"/>
              </w:rPr>
              <w:t>&lt;0.001</w:t>
            </w:r>
          </w:p>
        </w:tc>
      </w:tr>
      <w:tr w:rsidR="00CC78A5" w:rsidRPr="008E418B" w14:paraId="7174950C" w14:textId="77777777" w:rsidTr="00857DDD">
        <w:trPr>
          <w:trHeight w:val="19"/>
          <w:trPrChange w:id="1381" w:author="Mooney, Fintan" w:date="2026-01-14T14:37:00Z" w16du:dateUtc="2026-01-14T19:37:00Z">
            <w:trPr>
              <w:trHeight w:val="19"/>
              <w:jc w:val="center"/>
            </w:trPr>
          </w:trPrChange>
        </w:trPr>
        <w:tc>
          <w:tcPr>
            <w:tcW w:w="3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382" w:author="Mooney, Fintan" w:date="2026-01-14T14:37:00Z" w16du:dateUtc="2026-01-14T19:37:00Z">
              <w:tcPr>
                <w:tcW w:w="3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4F6AB233" w14:textId="77777777" w:rsidR="00CC78A5" w:rsidRPr="008E418B" w:rsidRDefault="00CC78A5" w:rsidP="00857DDD">
            <w:pPr>
              <w:pBdr>
                <w:top w:val="none" w:sz="0" w:space="0" w:color="000000"/>
                <w:left w:val="none" w:sz="0" w:space="0" w:color="000000"/>
                <w:bottom w:val="none" w:sz="0" w:space="0" w:color="000000"/>
                <w:right w:val="none" w:sz="0" w:space="0" w:color="000000"/>
              </w:pBdr>
              <w:spacing w:before="100" w:after="100" w:line="192" w:lineRule="auto"/>
              <w:ind w:left="100" w:right="100"/>
              <w:rPr>
                <w:rFonts w:ascii="Calibri" w:eastAsia="Arial" w:hAnsi="Calibri" w:cs="Calibri"/>
                <w:b/>
                <w:color w:val="000000"/>
                <w:sz w:val="22"/>
                <w:szCs w:val="22"/>
              </w:rPr>
            </w:pPr>
            <w:r w:rsidRPr="008E418B">
              <w:rPr>
                <w:rFonts w:ascii="Calibri" w:eastAsia="Arial" w:hAnsi="Calibri" w:cs="Calibri"/>
                <w:b/>
                <w:color w:val="000000"/>
                <w:sz w:val="22"/>
                <w:szCs w:val="22"/>
              </w:rPr>
              <w:t>Anseriformes Abundance (N)</w:t>
            </w:r>
          </w:p>
        </w:tc>
        <w:tc>
          <w:tcPr>
            <w:tcW w:w="2867"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383" w:author="Mooney, Fintan" w:date="2026-01-14T14:37:00Z" w16du:dateUtc="2026-01-14T19:37:00Z">
              <w:tcPr>
                <w:tcW w:w="2867"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4B432E23" w14:textId="7AF0D62D" w:rsidR="00CC78A5" w:rsidRPr="00A27145" w:rsidRDefault="00CC78A5" w:rsidP="00857DDD">
            <w:pPr>
              <w:pBdr>
                <w:top w:val="none" w:sz="0" w:space="0" w:color="000000"/>
                <w:left w:val="none" w:sz="0" w:space="0" w:color="000000"/>
                <w:bottom w:val="none" w:sz="0" w:space="0" w:color="000000"/>
                <w:right w:val="none" w:sz="0" w:space="0" w:color="000000"/>
              </w:pBdr>
              <w:spacing w:before="100" w:after="100" w:line="192" w:lineRule="auto"/>
              <w:ind w:left="100" w:right="100"/>
              <w:jc w:val="center"/>
              <w:rPr>
                <w:rFonts w:ascii="Calibri" w:eastAsia="Arial" w:hAnsi="Calibri" w:cs="Calibri"/>
                <w:color w:val="000000"/>
                <w:sz w:val="22"/>
                <w:szCs w:val="22"/>
              </w:rPr>
            </w:pPr>
            <w:ins w:id="1384" w:author="Mooney, Fintan" w:date="2026-01-12T20:51:00Z" w16du:dateUtc="2026-01-13T01:51:00Z">
              <w:r w:rsidRPr="00A27145">
                <w:rPr>
                  <w:rFonts w:ascii="Calibri" w:eastAsia="Arial" w:hAnsi="Calibri" w:cs="Calibri"/>
                  <w:color w:val="000000"/>
                  <w:sz w:val="22"/>
                  <w:szCs w:val="22"/>
                  <w:rPrChange w:id="1385" w:author="Mooney, Fintan" w:date="2026-01-12T20:57:00Z" w16du:dateUtc="2026-01-13T01:57:00Z">
                    <w:rPr>
                      <w:rFonts w:ascii="Arial" w:eastAsia="Arial" w:hAnsi="Arial" w:cs="Arial"/>
                      <w:color w:val="000000"/>
                      <w:sz w:val="22"/>
                      <w:szCs w:val="22"/>
                    </w:rPr>
                  </w:rPrChange>
                </w:rPr>
                <w:t>12.6 [0.0, 718.6]</w:t>
              </w:r>
            </w:ins>
            <w:del w:id="1386" w:author="Mooney, Fintan" w:date="2026-01-12T20:51:00Z" w16du:dateUtc="2026-01-13T01:51:00Z">
              <w:r w:rsidRPr="00A27145" w:rsidDel="00C7465D">
                <w:rPr>
                  <w:rFonts w:ascii="Calibri" w:eastAsia="Arial" w:hAnsi="Calibri" w:cs="Calibri"/>
                  <w:color w:val="000000"/>
                  <w:sz w:val="22"/>
                  <w:szCs w:val="22"/>
                </w:rPr>
                <w:delText>8 [0, 719]</w:delText>
              </w:r>
            </w:del>
          </w:p>
        </w:tc>
        <w:tc>
          <w:tcPr>
            <w:tcW w:w="27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387" w:author="Mooney, Fintan" w:date="2026-01-14T14:37:00Z" w16du:dateUtc="2026-01-14T19:37:00Z">
              <w:tcPr>
                <w:tcW w:w="24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6B4DC5DC" w14:textId="5FFC6EEE" w:rsidR="00CC78A5" w:rsidRPr="00A27145" w:rsidRDefault="00CC78A5" w:rsidP="00857DDD">
            <w:pPr>
              <w:pBdr>
                <w:top w:val="none" w:sz="0" w:space="0" w:color="000000"/>
                <w:left w:val="none" w:sz="0" w:space="0" w:color="000000"/>
                <w:bottom w:val="none" w:sz="0" w:space="0" w:color="000000"/>
                <w:right w:val="none" w:sz="0" w:space="0" w:color="000000"/>
              </w:pBdr>
              <w:spacing w:before="100" w:after="100" w:line="192" w:lineRule="auto"/>
              <w:ind w:left="100" w:right="100"/>
              <w:jc w:val="center"/>
              <w:rPr>
                <w:rFonts w:ascii="Calibri" w:eastAsia="Arial" w:hAnsi="Calibri" w:cs="Calibri"/>
                <w:color w:val="000000"/>
                <w:sz w:val="22"/>
                <w:szCs w:val="22"/>
              </w:rPr>
            </w:pPr>
            <w:ins w:id="1388" w:author="Mooney, Fintan" w:date="2026-01-12T20:51:00Z" w16du:dateUtc="2026-01-13T01:51:00Z">
              <w:r w:rsidRPr="00A27145">
                <w:rPr>
                  <w:rFonts w:ascii="Calibri" w:eastAsia="Arial" w:hAnsi="Calibri" w:cs="Calibri"/>
                  <w:color w:val="000000"/>
                  <w:sz w:val="22"/>
                  <w:szCs w:val="22"/>
                  <w:rPrChange w:id="1389" w:author="Mooney, Fintan" w:date="2026-01-12T20:57:00Z" w16du:dateUtc="2026-01-13T01:57:00Z">
                    <w:rPr>
                      <w:rFonts w:ascii="Arial" w:eastAsia="Arial" w:hAnsi="Arial" w:cs="Arial"/>
                      <w:color w:val="000000"/>
                      <w:sz w:val="22"/>
                      <w:szCs w:val="22"/>
                    </w:rPr>
                  </w:rPrChange>
                </w:rPr>
                <w:t>19.2 [0.0, 330.1]</w:t>
              </w:r>
            </w:ins>
            <w:del w:id="1390" w:author="Mooney, Fintan" w:date="2026-01-12T20:51:00Z" w16du:dateUtc="2026-01-13T01:51:00Z">
              <w:r w:rsidRPr="00A27145" w:rsidDel="00C7465D">
                <w:rPr>
                  <w:rFonts w:ascii="Calibri" w:eastAsia="Arial" w:hAnsi="Calibri" w:cs="Calibri"/>
                  <w:color w:val="000000"/>
                  <w:sz w:val="22"/>
                  <w:szCs w:val="22"/>
                </w:rPr>
                <w:delText>19 [0, 330]</w:delText>
              </w:r>
            </w:del>
          </w:p>
        </w:tc>
        <w:tc>
          <w:tcPr>
            <w:tcW w:w="126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391" w:author="Mooney, Fintan" w:date="2026-01-14T14:37:00Z" w16du:dateUtc="2026-01-14T19:37:00Z">
              <w:tcPr>
                <w:tcW w:w="1557"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21AC7E43" w14:textId="77777777" w:rsidR="00CC78A5" w:rsidRPr="008E418B" w:rsidRDefault="00CC78A5" w:rsidP="00857DDD">
            <w:pPr>
              <w:pBdr>
                <w:top w:val="none" w:sz="0" w:space="0" w:color="000000"/>
                <w:left w:val="none" w:sz="0" w:space="0" w:color="000000"/>
                <w:bottom w:val="none" w:sz="0" w:space="0" w:color="000000"/>
                <w:right w:val="none" w:sz="0" w:space="0" w:color="000000"/>
              </w:pBdr>
              <w:spacing w:before="100" w:after="100" w:line="192" w:lineRule="auto"/>
              <w:ind w:left="100" w:right="100"/>
              <w:jc w:val="center"/>
              <w:rPr>
                <w:rFonts w:ascii="Calibri" w:eastAsia="Arial" w:hAnsi="Calibri" w:cs="Calibri"/>
                <w:color w:val="000000"/>
                <w:sz w:val="22"/>
                <w:szCs w:val="22"/>
              </w:rPr>
            </w:pPr>
            <w:r w:rsidRPr="008E418B">
              <w:rPr>
                <w:rFonts w:ascii="Calibri" w:eastAsia="Arial" w:hAnsi="Calibri" w:cs="Calibri"/>
                <w:color w:val="000000"/>
                <w:sz w:val="22"/>
                <w:szCs w:val="22"/>
              </w:rPr>
              <w:t>&lt;0.001</w:t>
            </w:r>
          </w:p>
        </w:tc>
      </w:tr>
      <w:tr w:rsidR="009871AE" w:rsidRPr="008E418B" w14:paraId="2BF5960D" w14:textId="77777777" w:rsidTr="00857DDD">
        <w:trPr>
          <w:trHeight w:val="19"/>
          <w:trPrChange w:id="1392" w:author="Mooney, Fintan" w:date="2026-01-14T14:37:00Z" w16du:dateUtc="2026-01-14T19:37:00Z">
            <w:trPr>
              <w:trHeight w:val="19"/>
              <w:jc w:val="center"/>
            </w:trPr>
          </w:trPrChange>
        </w:trPr>
        <w:tc>
          <w:tcPr>
            <w:tcW w:w="3859" w:type="dxa"/>
            <w:tcBorders>
              <w:top w:val="none" w:sz="0" w:space="0" w:color="000000"/>
              <w:left w:val="none" w:sz="0" w:space="0" w:color="000000"/>
              <w:bottom w:val="dotted" w:sz="4" w:space="0" w:color="auto"/>
              <w:right w:val="none" w:sz="0" w:space="0" w:color="000000"/>
            </w:tcBorders>
            <w:shd w:val="clear" w:color="auto" w:fill="FFFFFF"/>
            <w:tcMar>
              <w:top w:w="0" w:type="dxa"/>
              <w:left w:w="0" w:type="dxa"/>
              <w:bottom w:w="0" w:type="dxa"/>
              <w:right w:w="0" w:type="dxa"/>
            </w:tcMar>
            <w:tcPrChange w:id="1393" w:author="Mooney, Fintan" w:date="2026-01-14T14:37:00Z" w16du:dateUtc="2026-01-14T19:37:00Z">
              <w:tcPr>
                <w:tcW w:w="3859" w:type="dxa"/>
                <w:tcBorders>
                  <w:top w:val="none" w:sz="0" w:space="0" w:color="000000"/>
                  <w:left w:val="none" w:sz="0" w:space="0" w:color="000000"/>
                  <w:bottom w:val="dotted" w:sz="4" w:space="0" w:color="auto"/>
                  <w:right w:val="none" w:sz="0" w:space="0" w:color="000000"/>
                </w:tcBorders>
                <w:shd w:val="clear" w:color="auto" w:fill="FFFFFF"/>
                <w:tcMar>
                  <w:top w:w="0" w:type="dxa"/>
                  <w:left w:w="0" w:type="dxa"/>
                  <w:bottom w:w="0" w:type="dxa"/>
                  <w:right w:w="0" w:type="dxa"/>
                </w:tcMar>
              </w:tcPr>
            </w:tcPrChange>
          </w:tcPr>
          <w:p w14:paraId="2086DCDB" w14:textId="77777777" w:rsidR="009871AE" w:rsidRPr="008E418B" w:rsidRDefault="009871AE" w:rsidP="00857DDD">
            <w:pPr>
              <w:pBdr>
                <w:top w:val="none" w:sz="0" w:space="0" w:color="000000"/>
                <w:left w:val="none" w:sz="0" w:space="0" w:color="000000"/>
                <w:bottom w:val="none" w:sz="0" w:space="0" w:color="000000"/>
                <w:right w:val="none" w:sz="0" w:space="0" w:color="000000"/>
              </w:pBdr>
              <w:spacing w:before="100" w:after="100" w:line="192" w:lineRule="auto"/>
              <w:ind w:left="100" w:right="100"/>
              <w:rPr>
                <w:rFonts w:ascii="Calibri" w:eastAsia="Arial" w:hAnsi="Calibri" w:cs="Calibri"/>
                <w:b/>
                <w:color w:val="000000"/>
                <w:sz w:val="22"/>
                <w:szCs w:val="22"/>
              </w:rPr>
            </w:pPr>
            <w:r w:rsidRPr="008E418B">
              <w:rPr>
                <w:rFonts w:ascii="Calibri" w:eastAsia="Arial" w:hAnsi="Calibri" w:cs="Calibri"/>
                <w:b/>
                <w:color w:val="000000"/>
                <w:sz w:val="22"/>
                <w:szCs w:val="22"/>
              </w:rPr>
              <w:t>Predator Abundance (N)</w:t>
            </w:r>
          </w:p>
        </w:tc>
        <w:tc>
          <w:tcPr>
            <w:tcW w:w="2867" w:type="dxa"/>
            <w:gridSpan w:val="2"/>
            <w:tcBorders>
              <w:top w:val="none" w:sz="0" w:space="0" w:color="000000"/>
              <w:left w:val="none" w:sz="0" w:space="0" w:color="000000"/>
              <w:bottom w:val="dotted" w:sz="4" w:space="0" w:color="auto"/>
              <w:right w:val="none" w:sz="0" w:space="0" w:color="000000"/>
            </w:tcBorders>
            <w:shd w:val="clear" w:color="auto" w:fill="FFFFFF"/>
            <w:tcMar>
              <w:top w:w="0" w:type="dxa"/>
              <w:left w:w="0" w:type="dxa"/>
              <w:bottom w:w="0" w:type="dxa"/>
              <w:right w:w="0" w:type="dxa"/>
            </w:tcMar>
            <w:tcPrChange w:id="1394" w:author="Mooney, Fintan" w:date="2026-01-14T14:37:00Z" w16du:dateUtc="2026-01-14T19:37:00Z">
              <w:tcPr>
                <w:tcW w:w="2867" w:type="dxa"/>
                <w:gridSpan w:val="2"/>
                <w:tcBorders>
                  <w:top w:val="none" w:sz="0" w:space="0" w:color="000000"/>
                  <w:left w:val="none" w:sz="0" w:space="0" w:color="000000"/>
                  <w:bottom w:val="dotted" w:sz="4" w:space="0" w:color="auto"/>
                  <w:right w:val="none" w:sz="0" w:space="0" w:color="000000"/>
                </w:tcBorders>
                <w:shd w:val="clear" w:color="auto" w:fill="FFFFFF"/>
                <w:tcMar>
                  <w:top w:w="0" w:type="dxa"/>
                  <w:left w:w="0" w:type="dxa"/>
                  <w:bottom w:w="0" w:type="dxa"/>
                  <w:right w:w="0" w:type="dxa"/>
                </w:tcMar>
              </w:tcPr>
            </w:tcPrChange>
          </w:tcPr>
          <w:p w14:paraId="70D37BD2" w14:textId="493CC718" w:rsidR="009871AE" w:rsidRPr="00A27145" w:rsidRDefault="009871AE" w:rsidP="00857DDD">
            <w:pPr>
              <w:pBdr>
                <w:top w:val="none" w:sz="0" w:space="0" w:color="000000"/>
                <w:left w:val="none" w:sz="0" w:space="0" w:color="000000"/>
                <w:bottom w:val="none" w:sz="0" w:space="0" w:color="000000"/>
                <w:right w:val="none" w:sz="0" w:space="0" w:color="000000"/>
              </w:pBdr>
              <w:spacing w:before="100" w:after="100" w:line="192" w:lineRule="auto"/>
              <w:ind w:left="100" w:right="100"/>
              <w:jc w:val="center"/>
              <w:rPr>
                <w:rFonts w:ascii="Calibri" w:eastAsia="Arial" w:hAnsi="Calibri" w:cs="Calibri"/>
                <w:color w:val="000000"/>
                <w:sz w:val="22"/>
                <w:szCs w:val="22"/>
              </w:rPr>
            </w:pPr>
            <w:ins w:id="1395" w:author="Mooney, Fintan" w:date="2026-01-12T20:51:00Z" w16du:dateUtc="2026-01-13T01:51:00Z">
              <w:r w:rsidRPr="00A27145">
                <w:rPr>
                  <w:rFonts w:ascii="Calibri" w:eastAsia="Arial" w:hAnsi="Calibri" w:cs="Calibri"/>
                  <w:color w:val="000000"/>
                  <w:sz w:val="22"/>
                  <w:szCs w:val="22"/>
                  <w:rPrChange w:id="1396" w:author="Mooney, Fintan" w:date="2026-01-12T20:57:00Z" w16du:dateUtc="2026-01-13T01:57:00Z">
                    <w:rPr>
                      <w:rFonts w:ascii="Arial" w:eastAsia="Arial" w:hAnsi="Arial" w:cs="Arial"/>
                      <w:color w:val="000000"/>
                      <w:sz w:val="22"/>
                      <w:szCs w:val="22"/>
                    </w:rPr>
                  </w:rPrChange>
                </w:rPr>
                <w:t>3.8 [0.0, 295.1]</w:t>
              </w:r>
            </w:ins>
            <w:del w:id="1397" w:author="Mooney, Fintan" w:date="2026-01-12T20:51:00Z" w16du:dateUtc="2026-01-13T01:51:00Z">
              <w:r w:rsidRPr="00A27145" w:rsidDel="00494D9D">
                <w:rPr>
                  <w:rFonts w:ascii="Calibri" w:eastAsia="Arial" w:hAnsi="Calibri" w:cs="Calibri"/>
                  <w:color w:val="000000"/>
                  <w:sz w:val="22"/>
                  <w:szCs w:val="22"/>
                </w:rPr>
                <w:delText>2.4 [0.0, 295.1]</w:delText>
              </w:r>
            </w:del>
          </w:p>
        </w:tc>
        <w:tc>
          <w:tcPr>
            <w:tcW w:w="2724" w:type="dxa"/>
            <w:tcBorders>
              <w:top w:val="none" w:sz="0" w:space="0" w:color="000000"/>
              <w:left w:val="none" w:sz="0" w:space="0" w:color="000000"/>
              <w:bottom w:val="dotted" w:sz="4" w:space="0" w:color="auto"/>
              <w:right w:val="none" w:sz="0" w:space="0" w:color="000000"/>
            </w:tcBorders>
            <w:shd w:val="clear" w:color="auto" w:fill="FFFFFF"/>
            <w:tcMar>
              <w:top w:w="0" w:type="dxa"/>
              <w:left w:w="0" w:type="dxa"/>
              <w:bottom w:w="0" w:type="dxa"/>
              <w:right w:w="0" w:type="dxa"/>
            </w:tcMar>
            <w:tcPrChange w:id="1398" w:author="Mooney, Fintan" w:date="2026-01-14T14:37:00Z" w16du:dateUtc="2026-01-14T19:37:00Z">
              <w:tcPr>
                <w:tcW w:w="2431" w:type="dxa"/>
                <w:tcBorders>
                  <w:top w:val="none" w:sz="0" w:space="0" w:color="000000"/>
                  <w:left w:val="none" w:sz="0" w:space="0" w:color="000000"/>
                  <w:bottom w:val="dotted" w:sz="4" w:space="0" w:color="auto"/>
                  <w:right w:val="none" w:sz="0" w:space="0" w:color="000000"/>
                </w:tcBorders>
                <w:shd w:val="clear" w:color="auto" w:fill="FFFFFF"/>
                <w:tcMar>
                  <w:top w:w="0" w:type="dxa"/>
                  <w:left w:w="0" w:type="dxa"/>
                  <w:bottom w:w="0" w:type="dxa"/>
                  <w:right w:w="0" w:type="dxa"/>
                </w:tcMar>
              </w:tcPr>
            </w:tcPrChange>
          </w:tcPr>
          <w:p w14:paraId="7C422551" w14:textId="3C5FA974" w:rsidR="009871AE" w:rsidRPr="00A27145" w:rsidRDefault="009871AE" w:rsidP="00857DDD">
            <w:pPr>
              <w:pBdr>
                <w:top w:val="none" w:sz="0" w:space="0" w:color="000000"/>
                <w:left w:val="none" w:sz="0" w:space="0" w:color="000000"/>
                <w:bottom w:val="none" w:sz="0" w:space="0" w:color="000000"/>
                <w:right w:val="none" w:sz="0" w:space="0" w:color="000000"/>
              </w:pBdr>
              <w:spacing w:before="100" w:after="100" w:line="192" w:lineRule="auto"/>
              <w:ind w:left="100" w:right="100"/>
              <w:jc w:val="center"/>
              <w:rPr>
                <w:rFonts w:ascii="Calibri" w:eastAsia="Arial" w:hAnsi="Calibri" w:cs="Calibri"/>
                <w:color w:val="000000"/>
                <w:sz w:val="22"/>
                <w:szCs w:val="22"/>
              </w:rPr>
            </w:pPr>
            <w:ins w:id="1399" w:author="Mooney, Fintan" w:date="2026-01-12T20:51:00Z" w16du:dateUtc="2026-01-13T01:51:00Z">
              <w:r w:rsidRPr="00A27145">
                <w:rPr>
                  <w:rFonts w:ascii="Calibri" w:eastAsia="Arial" w:hAnsi="Calibri" w:cs="Calibri"/>
                  <w:color w:val="000000"/>
                  <w:sz w:val="22"/>
                  <w:szCs w:val="22"/>
                  <w:rPrChange w:id="1400" w:author="Mooney, Fintan" w:date="2026-01-12T20:57:00Z" w16du:dateUtc="2026-01-13T01:57:00Z">
                    <w:rPr>
                      <w:rFonts w:ascii="Arial" w:eastAsia="Arial" w:hAnsi="Arial" w:cs="Arial"/>
                      <w:color w:val="000000"/>
                      <w:sz w:val="22"/>
                      <w:szCs w:val="22"/>
                    </w:rPr>
                  </w:rPrChange>
                </w:rPr>
                <w:t>5.9 [0.0, 129.6]</w:t>
              </w:r>
            </w:ins>
            <w:del w:id="1401" w:author="Mooney, Fintan" w:date="2026-01-12T20:51:00Z" w16du:dateUtc="2026-01-13T01:51:00Z">
              <w:r w:rsidRPr="00A27145" w:rsidDel="00494D9D">
                <w:rPr>
                  <w:rFonts w:ascii="Calibri" w:eastAsia="Arial" w:hAnsi="Calibri" w:cs="Calibri"/>
                  <w:color w:val="000000"/>
                  <w:sz w:val="22"/>
                  <w:szCs w:val="22"/>
                </w:rPr>
                <w:delText>5.9 [0.0, 129.6]</w:delText>
              </w:r>
            </w:del>
          </w:p>
        </w:tc>
        <w:tc>
          <w:tcPr>
            <w:tcW w:w="1264" w:type="dxa"/>
            <w:gridSpan w:val="2"/>
            <w:tcBorders>
              <w:top w:val="none" w:sz="0" w:space="0" w:color="000000"/>
              <w:left w:val="none" w:sz="0" w:space="0" w:color="000000"/>
              <w:bottom w:val="dotted" w:sz="4" w:space="0" w:color="auto"/>
              <w:right w:val="none" w:sz="0" w:space="0" w:color="000000"/>
            </w:tcBorders>
            <w:shd w:val="clear" w:color="auto" w:fill="FFFFFF"/>
            <w:tcMar>
              <w:top w:w="0" w:type="dxa"/>
              <w:left w:w="0" w:type="dxa"/>
              <w:bottom w:w="0" w:type="dxa"/>
              <w:right w:w="0" w:type="dxa"/>
            </w:tcMar>
            <w:tcPrChange w:id="1402" w:author="Mooney, Fintan" w:date="2026-01-14T14:37:00Z" w16du:dateUtc="2026-01-14T19:37:00Z">
              <w:tcPr>
                <w:tcW w:w="1557" w:type="dxa"/>
                <w:gridSpan w:val="3"/>
                <w:tcBorders>
                  <w:top w:val="none" w:sz="0" w:space="0" w:color="000000"/>
                  <w:left w:val="none" w:sz="0" w:space="0" w:color="000000"/>
                  <w:bottom w:val="dotted" w:sz="4" w:space="0" w:color="auto"/>
                  <w:right w:val="none" w:sz="0" w:space="0" w:color="000000"/>
                </w:tcBorders>
                <w:shd w:val="clear" w:color="auto" w:fill="FFFFFF"/>
                <w:tcMar>
                  <w:top w:w="0" w:type="dxa"/>
                  <w:left w:w="0" w:type="dxa"/>
                  <w:bottom w:w="0" w:type="dxa"/>
                  <w:right w:w="0" w:type="dxa"/>
                </w:tcMar>
              </w:tcPr>
            </w:tcPrChange>
          </w:tcPr>
          <w:p w14:paraId="109E8233" w14:textId="77777777" w:rsidR="009871AE" w:rsidRPr="008E418B" w:rsidRDefault="009871AE" w:rsidP="00857DDD">
            <w:pPr>
              <w:pBdr>
                <w:top w:val="none" w:sz="0" w:space="0" w:color="000000"/>
                <w:left w:val="none" w:sz="0" w:space="0" w:color="000000"/>
                <w:bottom w:val="none" w:sz="0" w:space="0" w:color="000000"/>
                <w:right w:val="none" w:sz="0" w:space="0" w:color="000000"/>
              </w:pBdr>
              <w:spacing w:before="100" w:after="100" w:line="192" w:lineRule="auto"/>
              <w:ind w:left="100" w:right="100"/>
              <w:jc w:val="center"/>
              <w:rPr>
                <w:rFonts w:ascii="Calibri" w:eastAsia="Arial" w:hAnsi="Calibri" w:cs="Calibri"/>
                <w:color w:val="000000"/>
                <w:sz w:val="22"/>
                <w:szCs w:val="22"/>
              </w:rPr>
            </w:pPr>
            <w:r w:rsidRPr="008E418B">
              <w:rPr>
                <w:rFonts w:ascii="Calibri" w:eastAsia="Arial" w:hAnsi="Calibri" w:cs="Calibri"/>
                <w:color w:val="000000"/>
                <w:sz w:val="22"/>
                <w:szCs w:val="22"/>
              </w:rPr>
              <w:t>&lt;0.001</w:t>
            </w:r>
          </w:p>
        </w:tc>
      </w:tr>
      <w:tr w:rsidR="00A72449" w:rsidRPr="008E418B" w14:paraId="101C5671" w14:textId="77777777" w:rsidTr="00857DDD">
        <w:trPr>
          <w:gridAfter w:val="1"/>
          <w:wAfter w:w="10" w:type="dxa"/>
          <w:trHeight w:val="19"/>
          <w:trPrChange w:id="1403" w:author="Mooney, Fintan" w:date="2026-01-14T14:37:00Z" w16du:dateUtc="2026-01-14T19:37:00Z">
            <w:trPr>
              <w:gridAfter w:val="1"/>
              <w:wAfter w:w="10" w:type="dxa"/>
              <w:trHeight w:val="19"/>
              <w:jc w:val="center"/>
            </w:trPr>
          </w:trPrChange>
        </w:trPr>
        <w:tc>
          <w:tcPr>
            <w:tcW w:w="3869" w:type="dxa"/>
            <w:gridSpan w:val="2"/>
            <w:tcBorders>
              <w:top w:val="dotted" w:sz="4" w:space="0" w:color="auto"/>
            </w:tcBorders>
            <w:shd w:val="clear" w:color="auto" w:fill="FFFFFF"/>
            <w:tcMar>
              <w:top w:w="0" w:type="dxa"/>
              <w:left w:w="0" w:type="dxa"/>
              <w:bottom w:w="0" w:type="dxa"/>
              <w:right w:w="0" w:type="dxa"/>
            </w:tcMar>
            <w:tcPrChange w:id="1404" w:author="Mooney, Fintan" w:date="2026-01-14T14:37:00Z" w16du:dateUtc="2026-01-14T19:37:00Z">
              <w:tcPr>
                <w:tcW w:w="3869" w:type="dxa"/>
                <w:gridSpan w:val="2"/>
                <w:tcBorders>
                  <w:top w:val="dotted" w:sz="4" w:space="0" w:color="auto"/>
                </w:tcBorders>
                <w:shd w:val="clear" w:color="auto" w:fill="FFFFFF"/>
                <w:tcMar>
                  <w:top w:w="0" w:type="dxa"/>
                  <w:left w:w="0" w:type="dxa"/>
                  <w:bottom w:w="0" w:type="dxa"/>
                  <w:right w:w="0" w:type="dxa"/>
                </w:tcMar>
              </w:tcPr>
            </w:tcPrChange>
          </w:tcPr>
          <w:p w14:paraId="078A3B0E" w14:textId="77777777" w:rsidR="00A72449" w:rsidRPr="008E418B" w:rsidRDefault="00A72449" w:rsidP="00857DDD">
            <w:pPr>
              <w:pBdr>
                <w:top w:val="none" w:sz="0" w:space="0" w:color="000000"/>
                <w:left w:val="none" w:sz="0" w:space="0" w:color="000000"/>
                <w:bottom w:val="none" w:sz="0" w:space="0" w:color="000000"/>
                <w:right w:val="none" w:sz="0" w:space="0" w:color="000000"/>
              </w:pBdr>
              <w:spacing w:before="100"/>
              <w:ind w:left="100" w:right="100"/>
              <w:rPr>
                <w:rFonts w:ascii="Calibri" w:eastAsia="Arial" w:hAnsi="Calibri" w:cs="Calibri"/>
                <w:b/>
                <w:color w:val="000000"/>
                <w:sz w:val="22"/>
                <w:szCs w:val="22"/>
              </w:rPr>
            </w:pPr>
            <w:r w:rsidRPr="008E418B">
              <w:rPr>
                <w:rFonts w:ascii="Calibri" w:eastAsia="Arial" w:hAnsi="Calibri" w:cs="Calibri"/>
                <w:b/>
                <w:color w:val="000000"/>
                <w:sz w:val="22"/>
                <w:szCs w:val="22"/>
              </w:rPr>
              <w:t>Land Cover Type</w:t>
            </w:r>
          </w:p>
        </w:tc>
        <w:tc>
          <w:tcPr>
            <w:tcW w:w="5581" w:type="dxa"/>
            <w:gridSpan w:val="2"/>
            <w:tcBorders>
              <w:top w:val="dotted" w:sz="4" w:space="0" w:color="auto"/>
            </w:tcBorders>
            <w:shd w:val="clear" w:color="auto" w:fill="FFFFFF"/>
            <w:tcMar>
              <w:top w:w="0" w:type="dxa"/>
              <w:left w:w="0" w:type="dxa"/>
              <w:bottom w:w="0" w:type="dxa"/>
              <w:right w:w="0" w:type="dxa"/>
            </w:tcMar>
            <w:tcPrChange w:id="1405" w:author="Mooney, Fintan" w:date="2026-01-14T14:37:00Z" w16du:dateUtc="2026-01-14T19:37:00Z">
              <w:tcPr>
                <w:tcW w:w="5288" w:type="dxa"/>
                <w:gridSpan w:val="2"/>
                <w:tcBorders>
                  <w:top w:val="dotted" w:sz="4" w:space="0" w:color="auto"/>
                </w:tcBorders>
                <w:shd w:val="clear" w:color="auto" w:fill="FFFFFF"/>
                <w:tcMar>
                  <w:top w:w="0" w:type="dxa"/>
                  <w:left w:w="0" w:type="dxa"/>
                  <w:bottom w:w="0" w:type="dxa"/>
                  <w:right w:w="0" w:type="dxa"/>
                </w:tcMar>
              </w:tcPr>
            </w:tcPrChange>
          </w:tcPr>
          <w:p w14:paraId="5D0842C1" w14:textId="77777777" w:rsidR="00A72449" w:rsidRPr="008E418B" w:rsidRDefault="00A72449" w:rsidP="00857DDD">
            <w:pPr>
              <w:pBdr>
                <w:top w:val="none" w:sz="0" w:space="0" w:color="000000"/>
                <w:left w:val="none" w:sz="0" w:space="0" w:color="000000"/>
                <w:bottom w:val="none" w:sz="0" w:space="0" w:color="000000"/>
                <w:right w:val="none" w:sz="0" w:space="0" w:color="000000"/>
              </w:pBdr>
              <w:spacing w:before="100"/>
              <w:ind w:left="100" w:right="100"/>
              <w:jc w:val="center"/>
              <w:rPr>
                <w:rFonts w:ascii="Calibri" w:eastAsia="Arial" w:hAnsi="Calibri" w:cs="Calibri"/>
                <w:color w:val="000000"/>
                <w:sz w:val="22"/>
                <w:szCs w:val="22"/>
              </w:rPr>
            </w:pPr>
            <w:r w:rsidRPr="008E418B">
              <w:rPr>
                <w:rFonts w:ascii="Calibri" w:eastAsia="Arial" w:hAnsi="Calibri" w:cs="Calibri"/>
                <w:color w:val="000000"/>
                <w:sz w:val="22"/>
                <w:szCs w:val="22"/>
              </w:rPr>
              <w:t>% of Cells</w:t>
            </w:r>
          </w:p>
        </w:tc>
        <w:tc>
          <w:tcPr>
            <w:tcW w:w="1254" w:type="dxa"/>
            <w:tcBorders>
              <w:top w:val="dotted" w:sz="4" w:space="0" w:color="auto"/>
            </w:tcBorders>
            <w:shd w:val="clear" w:color="auto" w:fill="FFFFFF"/>
            <w:tcPrChange w:id="1406" w:author="Mooney, Fintan" w:date="2026-01-14T14:37:00Z" w16du:dateUtc="2026-01-14T19:37:00Z">
              <w:tcPr>
                <w:tcW w:w="1547" w:type="dxa"/>
                <w:gridSpan w:val="2"/>
                <w:tcBorders>
                  <w:top w:val="dotted" w:sz="4" w:space="0" w:color="auto"/>
                </w:tcBorders>
                <w:shd w:val="clear" w:color="auto" w:fill="FFFFFF"/>
              </w:tcPr>
            </w:tcPrChange>
          </w:tcPr>
          <w:p w14:paraId="20F5C892" w14:textId="77777777" w:rsidR="00A72449" w:rsidRPr="008E418B" w:rsidRDefault="00A72449" w:rsidP="00857DDD">
            <w:pPr>
              <w:pBdr>
                <w:top w:val="none" w:sz="0" w:space="0" w:color="000000"/>
                <w:left w:val="none" w:sz="0" w:space="0" w:color="000000"/>
                <w:bottom w:val="none" w:sz="0" w:space="0" w:color="000000"/>
                <w:right w:val="none" w:sz="0" w:space="0" w:color="000000"/>
              </w:pBdr>
              <w:spacing w:before="100"/>
              <w:ind w:left="100" w:right="100"/>
              <w:jc w:val="center"/>
              <w:rPr>
                <w:rFonts w:ascii="Calibri" w:eastAsia="Arial" w:hAnsi="Calibri" w:cs="Calibri"/>
                <w:color w:val="000000"/>
                <w:sz w:val="22"/>
                <w:szCs w:val="22"/>
              </w:rPr>
            </w:pPr>
            <w:r w:rsidRPr="008E418B">
              <w:rPr>
                <w:rFonts w:ascii="Calibri" w:eastAsia="Arial" w:hAnsi="Calibri" w:cs="Calibri"/>
                <w:color w:val="000000"/>
                <w:sz w:val="22"/>
                <w:szCs w:val="22"/>
              </w:rPr>
              <w:t>&lt;0.001</w:t>
            </w:r>
          </w:p>
        </w:tc>
      </w:tr>
      <w:tr w:rsidR="00A72449" w:rsidRPr="008E418B" w14:paraId="03DF58D7" w14:textId="77777777" w:rsidTr="00857DDD">
        <w:trPr>
          <w:trHeight w:val="19"/>
          <w:trPrChange w:id="1407" w:author="Mooney, Fintan" w:date="2026-01-14T14:37:00Z" w16du:dateUtc="2026-01-14T19:37:00Z">
            <w:trPr>
              <w:trHeight w:val="19"/>
              <w:jc w:val="center"/>
            </w:trPr>
          </w:trPrChange>
        </w:trPr>
        <w:tc>
          <w:tcPr>
            <w:tcW w:w="3859" w:type="dxa"/>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408" w:author="Mooney, Fintan" w:date="2026-01-14T14:37:00Z" w16du:dateUtc="2026-01-14T19:37:00Z">
              <w:tcPr>
                <w:tcW w:w="3859" w:type="dxa"/>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2A2CF8E1" w14:textId="77777777" w:rsidR="00A72449" w:rsidRPr="00A27145" w:rsidRDefault="00A72449" w:rsidP="00857DDD">
            <w:pPr>
              <w:pBdr>
                <w:top w:val="none" w:sz="0" w:space="0" w:color="000000"/>
                <w:left w:val="none" w:sz="0" w:space="0" w:color="000000"/>
                <w:bottom w:val="none" w:sz="0" w:space="0" w:color="000000"/>
                <w:right w:val="none" w:sz="0" w:space="0" w:color="000000"/>
              </w:pBdr>
              <w:spacing w:before="100"/>
              <w:ind w:left="300" w:right="100"/>
              <w:rPr>
                <w:rFonts w:ascii="Calibri" w:eastAsia="Arial" w:hAnsi="Calibri" w:cs="Calibri"/>
                <w:color w:val="000000"/>
                <w:sz w:val="22"/>
                <w:szCs w:val="22"/>
              </w:rPr>
            </w:pPr>
            <w:r w:rsidRPr="00A27145">
              <w:rPr>
                <w:rFonts w:ascii="Calibri" w:eastAsia="Arial" w:hAnsi="Calibri" w:cs="Calibri"/>
                <w:color w:val="000000"/>
                <w:sz w:val="22"/>
                <w:szCs w:val="22"/>
              </w:rPr>
              <w:t>Cultivated Crops</w:t>
            </w:r>
          </w:p>
        </w:tc>
        <w:tc>
          <w:tcPr>
            <w:tcW w:w="2867" w:type="dxa"/>
            <w:gridSpan w:val="2"/>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409" w:author="Mooney, Fintan" w:date="2026-01-14T14:37:00Z" w16du:dateUtc="2026-01-14T19:37:00Z">
              <w:tcPr>
                <w:tcW w:w="2867" w:type="dxa"/>
                <w:gridSpan w:val="2"/>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1A54A2B0" w14:textId="4932ACF5" w:rsidR="00A72449" w:rsidRPr="00A27145" w:rsidRDefault="009871AE" w:rsidP="00857DDD">
            <w:pPr>
              <w:pBdr>
                <w:top w:val="none" w:sz="0" w:space="0" w:color="000000"/>
                <w:left w:val="none" w:sz="0" w:space="0" w:color="000000"/>
                <w:bottom w:val="none" w:sz="0" w:space="0" w:color="000000"/>
                <w:right w:val="none" w:sz="0" w:space="0" w:color="000000"/>
              </w:pBdr>
              <w:spacing w:before="100"/>
              <w:ind w:left="100" w:right="100"/>
              <w:jc w:val="center"/>
              <w:rPr>
                <w:rFonts w:ascii="Calibri" w:eastAsia="Arial" w:hAnsi="Calibri" w:cs="Calibri"/>
                <w:color w:val="000000"/>
                <w:sz w:val="22"/>
                <w:szCs w:val="22"/>
              </w:rPr>
            </w:pPr>
            <w:ins w:id="1410" w:author="Mooney, Fintan" w:date="2026-01-12T20:52:00Z" w16du:dateUtc="2026-01-13T01:52:00Z">
              <w:r w:rsidRPr="00A27145">
                <w:rPr>
                  <w:rFonts w:ascii="Calibri" w:eastAsia="Arial" w:hAnsi="Calibri" w:cs="Calibri"/>
                  <w:color w:val="000000"/>
                  <w:sz w:val="22"/>
                  <w:szCs w:val="22"/>
                </w:rPr>
                <w:t>71</w:t>
              </w:r>
            </w:ins>
            <w:del w:id="1411" w:author="Mooney, Fintan" w:date="2026-01-12T20:52:00Z" w16du:dateUtc="2026-01-13T01:52:00Z">
              <w:r w:rsidR="00A72449" w:rsidRPr="00A27145" w:rsidDel="009871AE">
                <w:rPr>
                  <w:rFonts w:ascii="Calibri" w:eastAsia="Arial" w:hAnsi="Calibri" w:cs="Calibri"/>
                  <w:color w:val="000000"/>
                  <w:sz w:val="22"/>
                  <w:szCs w:val="22"/>
                </w:rPr>
                <w:delText>50</w:delText>
              </w:r>
            </w:del>
            <w:r w:rsidR="00A72449" w:rsidRPr="00A27145">
              <w:rPr>
                <w:rFonts w:ascii="Calibri" w:eastAsia="Arial" w:hAnsi="Calibri" w:cs="Calibri"/>
                <w:color w:val="000000"/>
                <w:sz w:val="22"/>
                <w:szCs w:val="22"/>
              </w:rPr>
              <w:t>%</w:t>
            </w:r>
          </w:p>
        </w:tc>
        <w:tc>
          <w:tcPr>
            <w:tcW w:w="2724" w:type="dxa"/>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412" w:author="Mooney, Fintan" w:date="2026-01-14T14:37:00Z" w16du:dateUtc="2026-01-14T19:37:00Z">
              <w:tcPr>
                <w:tcW w:w="2431" w:type="dxa"/>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3BF1F056" w14:textId="77777777" w:rsidR="00A72449" w:rsidRPr="00A27145" w:rsidRDefault="00A72449" w:rsidP="00857DDD">
            <w:pPr>
              <w:pBdr>
                <w:top w:val="none" w:sz="0" w:space="0" w:color="000000"/>
                <w:left w:val="none" w:sz="0" w:space="0" w:color="000000"/>
                <w:bottom w:val="none" w:sz="0" w:space="0" w:color="000000"/>
                <w:right w:val="none" w:sz="0" w:space="0" w:color="000000"/>
              </w:pBdr>
              <w:spacing w:before="100"/>
              <w:ind w:left="100" w:right="100"/>
              <w:jc w:val="center"/>
              <w:rPr>
                <w:rFonts w:ascii="Calibri" w:eastAsia="Arial" w:hAnsi="Calibri" w:cs="Calibri"/>
                <w:color w:val="000000"/>
                <w:sz w:val="22"/>
                <w:szCs w:val="22"/>
              </w:rPr>
            </w:pPr>
            <w:r w:rsidRPr="00A27145">
              <w:rPr>
                <w:rFonts w:ascii="Calibri" w:eastAsia="Arial" w:hAnsi="Calibri" w:cs="Calibri"/>
                <w:color w:val="000000"/>
                <w:sz w:val="22"/>
                <w:szCs w:val="22"/>
              </w:rPr>
              <w:t>79%</w:t>
            </w:r>
          </w:p>
        </w:tc>
        <w:tc>
          <w:tcPr>
            <w:tcW w:w="1264" w:type="dxa"/>
            <w:gridSpan w:val="2"/>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413" w:author="Mooney, Fintan" w:date="2026-01-14T14:37:00Z" w16du:dateUtc="2026-01-14T19:37:00Z">
              <w:tcPr>
                <w:tcW w:w="1557" w:type="dxa"/>
                <w:gridSpan w:val="3"/>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4B9DE823" w14:textId="77777777" w:rsidR="00A72449" w:rsidRPr="008E418B" w:rsidRDefault="00A72449" w:rsidP="00857DDD">
            <w:pPr>
              <w:pBdr>
                <w:top w:val="none" w:sz="0" w:space="0" w:color="000000"/>
                <w:left w:val="none" w:sz="0" w:space="0" w:color="000000"/>
                <w:bottom w:val="none" w:sz="0" w:space="0" w:color="000000"/>
                <w:right w:val="none" w:sz="0" w:space="0" w:color="000000"/>
              </w:pBdr>
              <w:spacing w:before="100"/>
              <w:ind w:left="100" w:right="100"/>
              <w:jc w:val="center"/>
              <w:rPr>
                <w:rFonts w:ascii="Calibri" w:eastAsia="Arial" w:hAnsi="Calibri" w:cs="Calibri"/>
                <w:color w:val="000000"/>
                <w:sz w:val="22"/>
                <w:szCs w:val="22"/>
              </w:rPr>
            </w:pPr>
          </w:p>
        </w:tc>
      </w:tr>
      <w:tr w:rsidR="00A27145" w:rsidRPr="008E418B" w14:paraId="0B6FB51B" w14:textId="77777777" w:rsidTr="00857DDD">
        <w:trPr>
          <w:trHeight w:val="19"/>
          <w:trPrChange w:id="1414" w:author="Mooney, Fintan" w:date="2026-01-14T14:37:00Z" w16du:dateUtc="2026-01-14T19:37:00Z">
            <w:trPr>
              <w:trHeight w:val="19"/>
              <w:jc w:val="center"/>
            </w:trPr>
          </w:trPrChange>
        </w:trPr>
        <w:tc>
          <w:tcPr>
            <w:tcW w:w="3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415" w:author="Mooney, Fintan" w:date="2026-01-14T14:37:00Z" w16du:dateUtc="2026-01-14T19:37:00Z">
              <w:tcPr>
                <w:tcW w:w="3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2A5FE694" w14:textId="71162F2D" w:rsidR="00A27145" w:rsidRPr="00A27145" w:rsidRDefault="00A27145" w:rsidP="00857DDD">
            <w:pPr>
              <w:pBdr>
                <w:top w:val="none" w:sz="0" w:space="0" w:color="000000"/>
                <w:left w:val="none" w:sz="0" w:space="0" w:color="000000"/>
                <w:bottom w:val="none" w:sz="0" w:space="0" w:color="000000"/>
                <w:right w:val="none" w:sz="0" w:space="0" w:color="000000"/>
              </w:pBdr>
              <w:spacing w:before="100"/>
              <w:ind w:left="300" w:right="100"/>
              <w:rPr>
                <w:rFonts w:ascii="Calibri" w:eastAsia="Arial" w:hAnsi="Calibri" w:cs="Calibri"/>
                <w:color w:val="000000"/>
                <w:sz w:val="22"/>
                <w:szCs w:val="22"/>
              </w:rPr>
            </w:pPr>
            <w:ins w:id="1416" w:author="Mooney, Fintan" w:date="2026-01-12T20:54:00Z" w16du:dateUtc="2026-01-13T01:54:00Z">
              <w:r w:rsidRPr="00A27145">
                <w:rPr>
                  <w:rFonts w:ascii="Calibri" w:eastAsia="Arial" w:hAnsi="Calibri" w:cs="Calibri"/>
                  <w:color w:val="000000"/>
                  <w:sz w:val="22"/>
                  <w:szCs w:val="22"/>
                  <w:rPrChange w:id="1417" w:author="Mooney, Fintan" w:date="2026-01-12T20:57:00Z" w16du:dateUtc="2026-01-13T01:57:00Z">
                    <w:rPr>
                      <w:rFonts w:ascii="Arial" w:eastAsia="Arial" w:hAnsi="Arial" w:cs="Arial"/>
                      <w:color w:val="000000"/>
                      <w:sz w:val="22"/>
                      <w:szCs w:val="22"/>
                    </w:rPr>
                  </w:rPrChange>
                </w:rPr>
                <w:t>Deciduous Forest</w:t>
              </w:r>
            </w:ins>
            <w:del w:id="1418" w:author="Mooney, Fintan" w:date="2026-01-12T20:53:00Z" w16du:dateUtc="2026-01-13T01:53:00Z">
              <w:r w:rsidRPr="00A27145" w:rsidDel="005545FC">
                <w:rPr>
                  <w:rFonts w:ascii="Calibri" w:eastAsia="Arial" w:hAnsi="Calibri" w:cs="Calibri"/>
                  <w:color w:val="000000"/>
                  <w:sz w:val="22"/>
                  <w:szCs w:val="22"/>
                </w:rPr>
                <w:delText>Woody Wetlands</w:delText>
              </w:r>
            </w:del>
          </w:p>
        </w:tc>
        <w:tc>
          <w:tcPr>
            <w:tcW w:w="2867"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419" w:author="Mooney, Fintan" w:date="2026-01-14T14:37:00Z" w16du:dateUtc="2026-01-14T19:37:00Z">
              <w:tcPr>
                <w:tcW w:w="2867"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3C1D97A1" w14:textId="3E7733CF" w:rsidR="00A27145" w:rsidRPr="00A27145" w:rsidRDefault="00A27145" w:rsidP="00857DDD">
            <w:pPr>
              <w:pBdr>
                <w:top w:val="none" w:sz="0" w:space="0" w:color="000000"/>
                <w:left w:val="none" w:sz="0" w:space="0" w:color="000000"/>
                <w:bottom w:val="none" w:sz="0" w:space="0" w:color="000000"/>
                <w:right w:val="none" w:sz="0" w:space="0" w:color="000000"/>
              </w:pBdr>
              <w:spacing w:before="100"/>
              <w:ind w:left="100" w:right="100"/>
              <w:jc w:val="center"/>
              <w:rPr>
                <w:rFonts w:ascii="Calibri" w:eastAsia="Arial" w:hAnsi="Calibri" w:cs="Calibri"/>
                <w:color w:val="000000"/>
                <w:sz w:val="22"/>
                <w:szCs w:val="22"/>
              </w:rPr>
            </w:pPr>
            <w:ins w:id="1420" w:author="Mooney, Fintan" w:date="2026-01-12T20:54:00Z" w16du:dateUtc="2026-01-13T01:54:00Z">
              <w:r w:rsidRPr="00A27145">
                <w:rPr>
                  <w:rFonts w:ascii="Calibri" w:eastAsia="Arial" w:hAnsi="Calibri" w:cs="Calibri"/>
                  <w:color w:val="000000"/>
                  <w:sz w:val="22"/>
                  <w:szCs w:val="22"/>
                  <w:rPrChange w:id="1421" w:author="Mooney, Fintan" w:date="2026-01-12T20:57:00Z" w16du:dateUtc="2026-01-13T01:57:00Z">
                    <w:rPr>
                      <w:rFonts w:ascii="Arial" w:eastAsia="Arial" w:hAnsi="Arial" w:cs="Arial"/>
                      <w:color w:val="000000"/>
                      <w:sz w:val="22"/>
                      <w:szCs w:val="22"/>
                    </w:rPr>
                  </w:rPrChange>
                </w:rPr>
                <w:t>12%</w:t>
              </w:r>
            </w:ins>
            <w:del w:id="1422" w:author="Mooney, Fintan" w:date="2026-01-12T20:54:00Z" w16du:dateUtc="2026-01-13T01:54:00Z">
              <w:r w:rsidRPr="00A27145" w:rsidDel="008E733B">
                <w:rPr>
                  <w:rFonts w:ascii="Calibri" w:eastAsia="Arial" w:hAnsi="Calibri" w:cs="Calibri"/>
                  <w:color w:val="000000"/>
                  <w:sz w:val="22"/>
                  <w:szCs w:val="22"/>
                </w:rPr>
                <w:delText>21%</w:delText>
              </w:r>
            </w:del>
          </w:p>
        </w:tc>
        <w:tc>
          <w:tcPr>
            <w:tcW w:w="27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423" w:author="Mooney, Fintan" w:date="2026-01-14T14:37:00Z" w16du:dateUtc="2026-01-14T19:37:00Z">
              <w:tcPr>
                <w:tcW w:w="24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564EC97D" w14:textId="7A5C78D9" w:rsidR="00A27145" w:rsidRPr="00A27145" w:rsidRDefault="00A27145" w:rsidP="00857DDD">
            <w:pPr>
              <w:pBdr>
                <w:top w:val="none" w:sz="0" w:space="0" w:color="000000"/>
                <w:left w:val="none" w:sz="0" w:space="0" w:color="000000"/>
                <w:bottom w:val="none" w:sz="0" w:space="0" w:color="000000"/>
                <w:right w:val="none" w:sz="0" w:space="0" w:color="000000"/>
              </w:pBdr>
              <w:spacing w:before="100"/>
              <w:ind w:left="100" w:right="100"/>
              <w:jc w:val="center"/>
              <w:rPr>
                <w:rFonts w:ascii="Calibri" w:eastAsia="Arial" w:hAnsi="Calibri" w:cs="Calibri"/>
                <w:color w:val="000000"/>
                <w:sz w:val="22"/>
                <w:szCs w:val="22"/>
              </w:rPr>
            </w:pPr>
            <w:ins w:id="1424" w:author="Mooney, Fintan" w:date="2026-01-12T20:54:00Z" w16du:dateUtc="2026-01-13T01:54:00Z">
              <w:r w:rsidRPr="00A27145">
                <w:rPr>
                  <w:rFonts w:ascii="Calibri" w:eastAsia="Arial" w:hAnsi="Calibri" w:cs="Calibri"/>
                  <w:color w:val="000000"/>
                  <w:sz w:val="22"/>
                  <w:szCs w:val="22"/>
                  <w:rPrChange w:id="1425" w:author="Mooney, Fintan" w:date="2026-01-12T20:57:00Z" w16du:dateUtc="2026-01-13T01:57:00Z">
                    <w:rPr>
                      <w:rFonts w:ascii="Arial" w:eastAsia="Arial" w:hAnsi="Arial" w:cs="Arial"/>
                      <w:color w:val="000000"/>
                      <w:sz w:val="22"/>
                      <w:szCs w:val="22"/>
                    </w:rPr>
                  </w:rPrChange>
                </w:rPr>
                <w:t>9.1%</w:t>
              </w:r>
            </w:ins>
            <w:del w:id="1426" w:author="Mooney, Fintan" w:date="2026-01-12T20:54:00Z" w16du:dateUtc="2026-01-13T01:54:00Z">
              <w:r w:rsidRPr="00A27145" w:rsidDel="008E733B">
                <w:rPr>
                  <w:rFonts w:ascii="Calibri" w:eastAsia="Arial" w:hAnsi="Calibri" w:cs="Calibri"/>
                  <w:color w:val="000000"/>
                  <w:sz w:val="22"/>
                  <w:szCs w:val="22"/>
                </w:rPr>
                <w:delText>1.3%</w:delText>
              </w:r>
            </w:del>
          </w:p>
        </w:tc>
        <w:tc>
          <w:tcPr>
            <w:tcW w:w="126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427" w:author="Mooney, Fintan" w:date="2026-01-14T14:37:00Z" w16du:dateUtc="2026-01-14T19:37:00Z">
              <w:tcPr>
                <w:tcW w:w="1557"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27949D9F" w14:textId="77777777" w:rsidR="00A27145" w:rsidRPr="008E418B" w:rsidRDefault="00A27145" w:rsidP="00857DDD">
            <w:pPr>
              <w:pBdr>
                <w:top w:val="none" w:sz="0" w:space="0" w:color="000000"/>
                <w:left w:val="none" w:sz="0" w:space="0" w:color="000000"/>
                <w:bottom w:val="none" w:sz="0" w:space="0" w:color="000000"/>
                <w:right w:val="none" w:sz="0" w:space="0" w:color="000000"/>
              </w:pBdr>
              <w:spacing w:before="100"/>
              <w:ind w:left="100" w:right="100"/>
              <w:jc w:val="center"/>
              <w:rPr>
                <w:rFonts w:ascii="Calibri" w:eastAsia="Arial" w:hAnsi="Calibri" w:cs="Calibri"/>
                <w:color w:val="000000"/>
                <w:sz w:val="22"/>
                <w:szCs w:val="22"/>
              </w:rPr>
            </w:pPr>
          </w:p>
        </w:tc>
      </w:tr>
      <w:tr w:rsidR="00A27145" w:rsidRPr="008E418B" w14:paraId="0C8FDF73" w14:textId="77777777" w:rsidTr="00857DDD">
        <w:trPr>
          <w:trHeight w:val="19"/>
          <w:trPrChange w:id="1428" w:author="Mooney, Fintan" w:date="2026-01-14T14:37:00Z" w16du:dateUtc="2026-01-14T19:37:00Z">
            <w:trPr>
              <w:trHeight w:val="19"/>
              <w:jc w:val="center"/>
            </w:trPr>
          </w:trPrChange>
        </w:trPr>
        <w:tc>
          <w:tcPr>
            <w:tcW w:w="3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429" w:author="Mooney, Fintan" w:date="2026-01-14T14:37:00Z" w16du:dateUtc="2026-01-14T19:37:00Z">
              <w:tcPr>
                <w:tcW w:w="3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57838634" w14:textId="69E130D4" w:rsidR="00A27145" w:rsidRPr="00A27145" w:rsidRDefault="00A27145" w:rsidP="00857DDD">
            <w:pPr>
              <w:pBdr>
                <w:top w:val="none" w:sz="0" w:space="0" w:color="000000"/>
                <w:left w:val="none" w:sz="0" w:space="0" w:color="000000"/>
                <w:bottom w:val="none" w:sz="0" w:space="0" w:color="000000"/>
                <w:right w:val="none" w:sz="0" w:space="0" w:color="000000"/>
              </w:pBdr>
              <w:spacing w:before="100"/>
              <w:ind w:left="300" w:right="100"/>
              <w:rPr>
                <w:rFonts w:ascii="Calibri" w:eastAsia="Arial" w:hAnsi="Calibri" w:cs="Calibri"/>
                <w:color w:val="000000"/>
                <w:sz w:val="22"/>
                <w:szCs w:val="22"/>
              </w:rPr>
            </w:pPr>
            <w:ins w:id="1430" w:author="Mooney, Fintan" w:date="2026-01-12T20:54:00Z" w16du:dateUtc="2026-01-13T01:54:00Z">
              <w:r w:rsidRPr="00A27145">
                <w:rPr>
                  <w:rFonts w:ascii="Calibri" w:eastAsia="Arial" w:hAnsi="Calibri" w:cs="Calibri"/>
                  <w:color w:val="000000"/>
                  <w:sz w:val="22"/>
                  <w:szCs w:val="22"/>
                  <w:rPrChange w:id="1431" w:author="Mooney, Fintan" w:date="2026-01-12T20:57:00Z" w16du:dateUtc="2026-01-13T01:57:00Z">
                    <w:rPr>
                      <w:rFonts w:ascii="Arial" w:eastAsia="Arial" w:hAnsi="Arial" w:cs="Arial"/>
                      <w:color w:val="000000"/>
                      <w:sz w:val="22"/>
                      <w:szCs w:val="22"/>
                    </w:rPr>
                  </w:rPrChange>
                </w:rPr>
                <w:t>Woody Wetlands</w:t>
              </w:r>
            </w:ins>
            <w:del w:id="1432" w:author="Mooney, Fintan" w:date="2026-01-12T20:53:00Z" w16du:dateUtc="2026-01-13T01:53:00Z">
              <w:r w:rsidRPr="00A27145" w:rsidDel="005545FC">
                <w:rPr>
                  <w:rFonts w:ascii="Calibri" w:eastAsia="Arial" w:hAnsi="Calibri" w:cs="Calibri"/>
                  <w:color w:val="000000"/>
                  <w:sz w:val="22"/>
                  <w:szCs w:val="22"/>
                </w:rPr>
                <w:delText>Deciduous Forest</w:delText>
              </w:r>
            </w:del>
          </w:p>
        </w:tc>
        <w:tc>
          <w:tcPr>
            <w:tcW w:w="2867"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433" w:author="Mooney, Fintan" w:date="2026-01-14T14:37:00Z" w16du:dateUtc="2026-01-14T19:37:00Z">
              <w:tcPr>
                <w:tcW w:w="2867"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6BC057F9" w14:textId="2422EEA2" w:rsidR="00A27145" w:rsidRPr="00A27145" w:rsidRDefault="00A27145" w:rsidP="00857DDD">
            <w:pPr>
              <w:pBdr>
                <w:top w:val="none" w:sz="0" w:space="0" w:color="000000"/>
                <w:left w:val="none" w:sz="0" w:space="0" w:color="000000"/>
                <w:bottom w:val="none" w:sz="0" w:space="0" w:color="000000"/>
                <w:right w:val="none" w:sz="0" w:space="0" w:color="000000"/>
              </w:pBdr>
              <w:spacing w:before="100"/>
              <w:ind w:left="100" w:right="100"/>
              <w:jc w:val="center"/>
              <w:rPr>
                <w:rFonts w:ascii="Calibri" w:eastAsia="Arial" w:hAnsi="Calibri" w:cs="Calibri"/>
                <w:color w:val="000000"/>
                <w:sz w:val="22"/>
                <w:szCs w:val="22"/>
              </w:rPr>
            </w:pPr>
            <w:ins w:id="1434" w:author="Mooney, Fintan" w:date="2026-01-12T20:54:00Z" w16du:dateUtc="2026-01-13T01:54:00Z">
              <w:r w:rsidRPr="00A27145">
                <w:rPr>
                  <w:rFonts w:ascii="Calibri" w:eastAsia="Arial" w:hAnsi="Calibri" w:cs="Calibri"/>
                  <w:color w:val="000000"/>
                  <w:sz w:val="22"/>
                  <w:szCs w:val="22"/>
                  <w:rPrChange w:id="1435" w:author="Mooney, Fintan" w:date="2026-01-12T20:57:00Z" w16du:dateUtc="2026-01-13T01:57:00Z">
                    <w:rPr>
                      <w:rFonts w:ascii="Arial" w:eastAsia="Arial" w:hAnsi="Arial" w:cs="Arial"/>
                      <w:color w:val="000000"/>
                      <w:sz w:val="22"/>
                      <w:szCs w:val="22"/>
                    </w:rPr>
                  </w:rPrChange>
                </w:rPr>
                <w:t>7.9%</w:t>
              </w:r>
            </w:ins>
            <w:del w:id="1436" w:author="Mooney, Fintan" w:date="2026-01-12T20:54:00Z" w16du:dateUtc="2026-01-13T01:54:00Z">
              <w:r w:rsidRPr="00A27145" w:rsidDel="008E733B">
                <w:rPr>
                  <w:rFonts w:ascii="Calibri" w:eastAsia="Arial" w:hAnsi="Calibri" w:cs="Calibri"/>
                  <w:color w:val="000000"/>
                  <w:sz w:val="22"/>
                  <w:szCs w:val="22"/>
                </w:rPr>
                <w:delText>13%</w:delText>
              </w:r>
            </w:del>
          </w:p>
        </w:tc>
        <w:tc>
          <w:tcPr>
            <w:tcW w:w="27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437" w:author="Mooney, Fintan" w:date="2026-01-14T14:37:00Z" w16du:dateUtc="2026-01-14T19:37:00Z">
              <w:tcPr>
                <w:tcW w:w="24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4CFBD88D" w14:textId="3E5FA15E" w:rsidR="00A27145" w:rsidRPr="00A27145" w:rsidRDefault="00A27145" w:rsidP="00857DDD">
            <w:pPr>
              <w:pBdr>
                <w:top w:val="none" w:sz="0" w:space="0" w:color="000000"/>
                <w:left w:val="none" w:sz="0" w:space="0" w:color="000000"/>
                <w:bottom w:val="none" w:sz="0" w:space="0" w:color="000000"/>
                <w:right w:val="none" w:sz="0" w:space="0" w:color="000000"/>
              </w:pBdr>
              <w:spacing w:before="100"/>
              <w:ind w:left="100" w:right="100"/>
              <w:jc w:val="center"/>
              <w:rPr>
                <w:rFonts w:ascii="Calibri" w:eastAsia="Arial" w:hAnsi="Calibri" w:cs="Calibri"/>
                <w:color w:val="000000"/>
                <w:sz w:val="22"/>
                <w:szCs w:val="22"/>
              </w:rPr>
            </w:pPr>
            <w:ins w:id="1438" w:author="Mooney, Fintan" w:date="2026-01-12T20:54:00Z" w16du:dateUtc="2026-01-13T01:54:00Z">
              <w:r w:rsidRPr="00A27145">
                <w:rPr>
                  <w:rFonts w:ascii="Calibri" w:eastAsia="Arial" w:hAnsi="Calibri" w:cs="Calibri"/>
                  <w:color w:val="000000"/>
                  <w:sz w:val="22"/>
                  <w:szCs w:val="22"/>
                  <w:rPrChange w:id="1439" w:author="Mooney, Fintan" w:date="2026-01-12T20:57:00Z" w16du:dateUtc="2026-01-13T01:57:00Z">
                    <w:rPr>
                      <w:rFonts w:ascii="Arial" w:eastAsia="Arial" w:hAnsi="Arial" w:cs="Arial"/>
                      <w:color w:val="000000"/>
                      <w:sz w:val="22"/>
                      <w:szCs w:val="22"/>
                    </w:rPr>
                  </w:rPrChange>
                </w:rPr>
                <w:t>1.3%</w:t>
              </w:r>
            </w:ins>
            <w:del w:id="1440" w:author="Mooney, Fintan" w:date="2026-01-12T20:54:00Z" w16du:dateUtc="2026-01-13T01:54:00Z">
              <w:r w:rsidRPr="00A27145" w:rsidDel="008E733B">
                <w:rPr>
                  <w:rFonts w:ascii="Calibri" w:eastAsia="Arial" w:hAnsi="Calibri" w:cs="Calibri"/>
                  <w:color w:val="000000"/>
                  <w:sz w:val="22"/>
                  <w:szCs w:val="22"/>
                </w:rPr>
                <w:delText>9.1%</w:delText>
              </w:r>
            </w:del>
          </w:p>
        </w:tc>
        <w:tc>
          <w:tcPr>
            <w:tcW w:w="126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441" w:author="Mooney, Fintan" w:date="2026-01-14T14:37:00Z" w16du:dateUtc="2026-01-14T19:37:00Z">
              <w:tcPr>
                <w:tcW w:w="1557"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74AF850B" w14:textId="77777777" w:rsidR="00A27145" w:rsidRPr="008E418B" w:rsidRDefault="00A27145" w:rsidP="00857DDD">
            <w:pPr>
              <w:pBdr>
                <w:top w:val="none" w:sz="0" w:space="0" w:color="000000"/>
                <w:left w:val="none" w:sz="0" w:space="0" w:color="000000"/>
                <w:bottom w:val="none" w:sz="0" w:space="0" w:color="000000"/>
                <w:right w:val="none" w:sz="0" w:space="0" w:color="000000"/>
              </w:pBdr>
              <w:spacing w:before="100"/>
              <w:ind w:left="100" w:right="100"/>
              <w:jc w:val="center"/>
              <w:rPr>
                <w:rFonts w:ascii="Calibri" w:eastAsia="Arial" w:hAnsi="Calibri" w:cs="Calibri"/>
                <w:color w:val="000000"/>
                <w:sz w:val="22"/>
                <w:szCs w:val="22"/>
              </w:rPr>
            </w:pPr>
          </w:p>
        </w:tc>
      </w:tr>
      <w:tr w:rsidR="00A27145" w:rsidRPr="008E418B" w14:paraId="093669E2" w14:textId="77777777" w:rsidTr="00857DDD">
        <w:trPr>
          <w:trHeight w:val="19"/>
          <w:trPrChange w:id="1442" w:author="Mooney, Fintan" w:date="2026-01-14T14:37:00Z" w16du:dateUtc="2026-01-14T19:37:00Z">
            <w:trPr>
              <w:trHeight w:val="19"/>
              <w:jc w:val="center"/>
            </w:trPr>
          </w:trPrChange>
        </w:trPr>
        <w:tc>
          <w:tcPr>
            <w:tcW w:w="3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443" w:author="Mooney, Fintan" w:date="2026-01-14T14:37:00Z" w16du:dateUtc="2026-01-14T19:37:00Z">
              <w:tcPr>
                <w:tcW w:w="3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067BFA33" w14:textId="2E6FD4BD" w:rsidR="00A27145" w:rsidRPr="00A27145" w:rsidRDefault="00A27145" w:rsidP="00857DDD">
            <w:pPr>
              <w:pBdr>
                <w:top w:val="none" w:sz="0" w:space="0" w:color="000000"/>
                <w:left w:val="none" w:sz="0" w:space="0" w:color="000000"/>
                <w:bottom w:val="none" w:sz="0" w:space="0" w:color="000000"/>
                <w:right w:val="none" w:sz="0" w:space="0" w:color="000000"/>
              </w:pBdr>
              <w:spacing w:before="100"/>
              <w:ind w:left="300" w:right="100"/>
              <w:rPr>
                <w:rFonts w:ascii="Calibri" w:eastAsia="Arial" w:hAnsi="Calibri" w:cs="Calibri"/>
                <w:color w:val="000000"/>
                <w:sz w:val="22"/>
                <w:szCs w:val="22"/>
              </w:rPr>
            </w:pPr>
            <w:ins w:id="1444" w:author="Mooney, Fintan" w:date="2026-01-12T20:54:00Z" w16du:dateUtc="2026-01-13T01:54:00Z">
              <w:r w:rsidRPr="00A27145">
                <w:rPr>
                  <w:rFonts w:ascii="Calibri" w:eastAsia="Arial" w:hAnsi="Calibri" w:cs="Calibri"/>
                  <w:color w:val="000000"/>
                  <w:sz w:val="22"/>
                  <w:szCs w:val="22"/>
                  <w:rPrChange w:id="1445" w:author="Mooney, Fintan" w:date="2026-01-12T20:57:00Z" w16du:dateUtc="2026-01-13T01:57:00Z">
                    <w:rPr>
                      <w:rFonts w:ascii="Arial" w:eastAsia="Arial" w:hAnsi="Arial" w:cs="Arial"/>
                      <w:color w:val="000000"/>
                      <w:sz w:val="22"/>
                      <w:szCs w:val="22"/>
                    </w:rPr>
                  </w:rPrChange>
                </w:rPr>
                <w:t>Pasture/Hay</w:t>
              </w:r>
            </w:ins>
            <w:del w:id="1446" w:author="Mooney, Fintan" w:date="2026-01-12T20:54:00Z" w16du:dateUtc="2026-01-13T01:54:00Z">
              <w:r w:rsidRPr="00A27145" w:rsidDel="008E733B">
                <w:rPr>
                  <w:rFonts w:ascii="Calibri" w:eastAsia="Arial" w:hAnsi="Calibri" w:cs="Calibri"/>
                  <w:color w:val="000000"/>
                  <w:sz w:val="22"/>
                  <w:szCs w:val="22"/>
                </w:rPr>
                <w:delText>Open Water</w:delText>
              </w:r>
            </w:del>
          </w:p>
        </w:tc>
        <w:tc>
          <w:tcPr>
            <w:tcW w:w="2867"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447" w:author="Mooney, Fintan" w:date="2026-01-14T14:37:00Z" w16du:dateUtc="2026-01-14T19:37:00Z">
              <w:tcPr>
                <w:tcW w:w="2867"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5D3A2B93" w14:textId="6936CFB2" w:rsidR="00A27145" w:rsidRPr="00A27145" w:rsidRDefault="00A27145" w:rsidP="00857DDD">
            <w:pPr>
              <w:pBdr>
                <w:top w:val="none" w:sz="0" w:space="0" w:color="000000"/>
                <w:left w:val="none" w:sz="0" w:space="0" w:color="000000"/>
                <w:bottom w:val="none" w:sz="0" w:space="0" w:color="000000"/>
                <w:right w:val="none" w:sz="0" w:space="0" w:color="000000"/>
              </w:pBdr>
              <w:spacing w:before="100"/>
              <w:ind w:left="100" w:right="100"/>
              <w:jc w:val="center"/>
              <w:rPr>
                <w:rFonts w:ascii="Calibri" w:eastAsia="Arial" w:hAnsi="Calibri" w:cs="Calibri"/>
                <w:color w:val="000000"/>
                <w:sz w:val="22"/>
                <w:szCs w:val="22"/>
              </w:rPr>
            </w:pPr>
            <w:ins w:id="1448" w:author="Mooney, Fintan" w:date="2026-01-12T20:54:00Z" w16du:dateUtc="2026-01-13T01:54:00Z">
              <w:r w:rsidRPr="00A27145">
                <w:rPr>
                  <w:rFonts w:ascii="Calibri" w:eastAsia="Arial" w:hAnsi="Calibri" w:cs="Calibri"/>
                  <w:color w:val="000000"/>
                  <w:sz w:val="22"/>
                  <w:szCs w:val="22"/>
                  <w:rPrChange w:id="1449" w:author="Mooney, Fintan" w:date="2026-01-12T20:57:00Z" w16du:dateUtc="2026-01-13T01:57:00Z">
                    <w:rPr>
                      <w:rFonts w:ascii="Arial" w:eastAsia="Arial" w:hAnsi="Arial" w:cs="Arial"/>
                      <w:color w:val="000000"/>
                      <w:sz w:val="22"/>
                      <w:szCs w:val="22"/>
                    </w:rPr>
                  </w:rPrChange>
                </w:rPr>
                <w:t>3.4%</w:t>
              </w:r>
            </w:ins>
            <w:del w:id="1450" w:author="Mooney, Fintan" w:date="2026-01-12T20:54:00Z" w16du:dateUtc="2026-01-13T01:54:00Z">
              <w:r w:rsidRPr="00A27145" w:rsidDel="008E733B">
                <w:rPr>
                  <w:rFonts w:ascii="Calibri" w:eastAsia="Arial" w:hAnsi="Calibri" w:cs="Calibri"/>
                  <w:color w:val="000000"/>
                  <w:sz w:val="22"/>
                  <w:szCs w:val="22"/>
                </w:rPr>
                <w:delText>5.5%</w:delText>
              </w:r>
            </w:del>
          </w:p>
        </w:tc>
        <w:tc>
          <w:tcPr>
            <w:tcW w:w="27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451" w:author="Mooney, Fintan" w:date="2026-01-14T14:37:00Z" w16du:dateUtc="2026-01-14T19:37:00Z">
              <w:tcPr>
                <w:tcW w:w="24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1BA69752" w14:textId="46FEBDCD" w:rsidR="00A27145" w:rsidRPr="00A27145" w:rsidRDefault="00A27145" w:rsidP="00857DDD">
            <w:pPr>
              <w:pBdr>
                <w:top w:val="none" w:sz="0" w:space="0" w:color="000000"/>
                <w:left w:val="none" w:sz="0" w:space="0" w:color="000000"/>
                <w:bottom w:val="none" w:sz="0" w:space="0" w:color="000000"/>
                <w:right w:val="none" w:sz="0" w:space="0" w:color="000000"/>
              </w:pBdr>
              <w:spacing w:before="100"/>
              <w:ind w:left="100" w:right="100"/>
              <w:jc w:val="center"/>
              <w:rPr>
                <w:rFonts w:ascii="Calibri" w:eastAsia="Arial" w:hAnsi="Calibri" w:cs="Calibri"/>
                <w:color w:val="000000"/>
                <w:sz w:val="22"/>
                <w:szCs w:val="22"/>
              </w:rPr>
            </w:pPr>
            <w:ins w:id="1452" w:author="Mooney, Fintan" w:date="2026-01-12T20:54:00Z" w16du:dateUtc="2026-01-13T01:54:00Z">
              <w:r w:rsidRPr="00A27145">
                <w:rPr>
                  <w:rFonts w:ascii="Calibri" w:eastAsia="Arial" w:hAnsi="Calibri" w:cs="Calibri"/>
                  <w:color w:val="000000"/>
                  <w:sz w:val="22"/>
                  <w:szCs w:val="22"/>
                  <w:rPrChange w:id="1453" w:author="Mooney, Fintan" w:date="2026-01-12T20:57:00Z" w16du:dateUtc="2026-01-13T01:57:00Z">
                    <w:rPr>
                      <w:rFonts w:ascii="Arial" w:eastAsia="Arial" w:hAnsi="Arial" w:cs="Arial"/>
                      <w:color w:val="000000"/>
                      <w:sz w:val="22"/>
                      <w:szCs w:val="22"/>
                    </w:rPr>
                  </w:rPrChange>
                </w:rPr>
                <w:t>3.9%</w:t>
              </w:r>
            </w:ins>
            <w:del w:id="1454" w:author="Mooney, Fintan" w:date="2026-01-12T20:54:00Z" w16du:dateUtc="2026-01-13T01:54:00Z">
              <w:r w:rsidRPr="00A27145" w:rsidDel="008E733B">
                <w:rPr>
                  <w:rFonts w:ascii="Calibri" w:eastAsia="Arial" w:hAnsi="Calibri" w:cs="Calibri"/>
                  <w:color w:val="000000"/>
                  <w:sz w:val="22"/>
                  <w:szCs w:val="22"/>
                </w:rPr>
                <w:delText>3.9%</w:delText>
              </w:r>
            </w:del>
          </w:p>
        </w:tc>
        <w:tc>
          <w:tcPr>
            <w:tcW w:w="126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455" w:author="Mooney, Fintan" w:date="2026-01-14T14:37:00Z" w16du:dateUtc="2026-01-14T19:37:00Z">
              <w:tcPr>
                <w:tcW w:w="1557"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6107F45C" w14:textId="77777777" w:rsidR="00A27145" w:rsidRPr="008E418B" w:rsidRDefault="00A27145" w:rsidP="00857DDD">
            <w:pPr>
              <w:pBdr>
                <w:top w:val="none" w:sz="0" w:space="0" w:color="000000"/>
                <w:left w:val="none" w:sz="0" w:space="0" w:color="000000"/>
                <w:bottom w:val="none" w:sz="0" w:space="0" w:color="000000"/>
                <w:right w:val="none" w:sz="0" w:space="0" w:color="000000"/>
              </w:pBdr>
              <w:spacing w:before="100"/>
              <w:ind w:left="100" w:right="100"/>
              <w:jc w:val="center"/>
              <w:rPr>
                <w:rFonts w:ascii="Calibri" w:eastAsia="Arial" w:hAnsi="Calibri" w:cs="Calibri"/>
                <w:color w:val="000000"/>
                <w:sz w:val="22"/>
                <w:szCs w:val="22"/>
              </w:rPr>
            </w:pPr>
          </w:p>
        </w:tc>
      </w:tr>
      <w:tr w:rsidR="00A27145" w:rsidRPr="008E418B" w14:paraId="5C07E0CE" w14:textId="77777777" w:rsidTr="00857DDD">
        <w:trPr>
          <w:trHeight w:val="19"/>
          <w:trPrChange w:id="1456" w:author="Mooney, Fintan" w:date="2026-01-14T14:37:00Z" w16du:dateUtc="2026-01-14T19:37:00Z">
            <w:trPr>
              <w:trHeight w:val="19"/>
              <w:jc w:val="center"/>
            </w:trPr>
          </w:trPrChange>
        </w:trPr>
        <w:tc>
          <w:tcPr>
            <w:tcW w:w="3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457" w:author="Mooney, Fintan" w:date="2026-01-14T14:37:00Z" w16du:dateUtc="2026-01-14T19:37:00Z">
              <w:tcPr>
                <w:tcW w:w="3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0788AB44" w14:textId="02C02E0E" w:rsidR="00A27145" w:rsidRPr="00A27145" w:rsidRDefault="00A27145" w:rsidP="00857DDD">
            <w:pPr>
              <w:pBdr>
                <w:top w:val="none" w:sz="0" w:space="0" w:color="000000"/>
                <w:left w:val="none" w:sz="0" w:space="0" w:color="000000"/>
                <w:bottom w:val="none" w:sz="0" w:space="0" w:color="000000"/>
                <w:right w:val="none" w:sz="0" w:space="0" w:color="000000"/>
              </w:pBdr>
              <w:spacing w:before="100"/>
              <w:ind w:left="300" w:right="100"/>
              <w:rPr>
                <w:rFonts w:ascii="Calibri" w:eastAsia="Arial" w:hAnsi="Calibri" w:cs="Calibri"/>
                <w:color w:val="000000"/>
                <w:sz w:val="22"/>
                <w:szCs w:val="22"/>
              </w:rPr>
            </w:pPr>
            <w:ins w:id="1458" w:author="Mooney, Fintan" w:date="2026-01-12T20:54:00Z" w16du:dateUtc="2026-01-13T01:54:00Z">
              <w:r w:rsidRPr="00A27145">
                <w:rPr>
                  <w:rFonts w:ascii="Calibri" w:eastAsia="Arial" w:hAnsi="Calibri" w:cs="Calibri"/>
                  <w:color w:val="000000"/>
                  <w:sz w:val="22"/>
                  <w:szCs w:val="22"/>
                  <w:rPrChange w:id="1459" w:author="Mooney, Fintan" w:date="2026-01-12T20:57:00Z" w16du:dateUtc="2026-01-13T01:57:00Z">
                    <w:rPr>
                      <w:rFonts w:ascii="Arial" w:eastAsia="Arial" w:hAnsi="Arial" w:cs="Arial"/>
                      <w:color w:val="000000"/>
                      <w:sz w:val="22"/>
                      <w:szCs w:val="22"/>
                    </w:rPr>
                  </w:rPrChange>
                </w:rPr>
                <w:t>Emergent Herbaceous Wetlands</w:t>
              </w:r>
            </w:ins>
            <w:del w:id="1460" w:author="Mooney, Fintan" w:date="2026-01-12T20:54:00Z" w16du:dateUtc="2026-01-13T01:54:00Z">
              <w:r w:rsidRPr="00A27145" w:rsidDel="008E733B">
                <w:rPr>
                  <w:rFonts w:ascii="Calibri" w:eastAsia="Arial" w:hAnsi="Calibri" w:cs="Calibri"/>
                  <w:color w:val="000000"/>
                  <w:sz w:val="22"/>
                  <w:szCs w:val="22"/>
                </w:rPr>
                <w:delText>Emergent Herbaceous Wetlands</w:delText>
              </w:r>
            </w:del>
          </w:p>
        </w:tc>
        <w:tc>
          <w:tcPr>
            <w:tcW w:w="2867"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461" w:author="Mooney, Fintan" w:date="2026-01-14T14:37:00Z" w16du:dateUtc="2026-01-14T19:37:00Z">
              <w:tcPr>
                <w:tcW w:w="2867"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211F10F8" w14:textId="159041DC" w:rsidR="00A27145" w:rsidRPr="00A27145" w:rsidRDefault="00A27145" w:rsidP="00857DDD">
            <w:pPr>
              <w:pBdr>
                <w:top w:val="none" w:sz="0" w:space="0" w:color="000000"/>
                <w:left w:val="none" w:sz="0" w:space="0" w:color="000000"/>
                <w:bottom w:val="none" w:sz="0" w:space="0" w:color="000000"/>
                <w:right w:val="none" w:sz="0" w:space="0" w:color="000000"/>
              </w:pBdr>
              <w:spacing w:before="100"/>
              <w:ind w:left="100" w:right="100"/>
              <w:jc w:val="center"/>
              <w:rPr>
                <w:rFonts w:ascii="Calibri" w:eastAsia="Arial" w:hAnsi="Calibri" w:cs="Calibri"/>
                <w:color w:val="000000"/>
                <w:sz w:val="22"/>
                <w:szCs w:val="22"/>
              </w:rPr>
            </w:pPr>
            <w:ins w:id="1462" w:author="Mooney, Fintan" w:date="2026-01-12T20:54:00Z" w16du:dateUtc="2026-01-13T01:54:00Z">
              <w:r w:rsidRPr="00A27145">
                <w:rPr>
                  <w:rFonts w:ascii="Calibri" w:eastAsia="Arial" w:hAnsi="Calibri" w:cs="Calibri"/>
                  <w:color w:val="000000"/>
                  <w:sz w:val="22"/>
                  <w:szCs w:val="22"/>
                  <w:rPrChange w:id="1463" w:author="Mooney, Fintan" w:date="2026-01-12T20:57:00Z" w16du:dateUtc="2026-01-13T01:57:00Z">
                    <w:rPr>
                      <w:rFonts w:ascii="Arial" w:eastAsia="Arial" w:hAnsi="Arial" w:cs="Arial"/>
                      <w:color w:val="000000"/>
                      <w:sz w:val="22"/>
                      <w:szCs w:val="22"/>
                    </w:rPr>
                  </w:rPrChange>
                </w:rPr>
                <w:t>2.5%</w:t>
              </w:r>
            </w:ins>
            <w:del w:id="1464" w:author="Mooney, Fintan" w:date="2026-01-12T20:54:00Z" w16du:dateUtc="2026-01-13T01:54:00Z">
              <w:r w:rsidRPr="00A27145" w:rsidDel="008E733B">
                <w:rPr>
                  <w:rFonts w:ascii="Calibri" w:eastAsia="Arial" w:hAnsi="Calibri" w:cs="Calibri"/>
                  <w:color w:val="000000"/>
                  <w:sz w:val="22"/>
                  <w:szCs w:val="22"/>
                </w:rPr>
                <w:delText>2.9%</w:delText>
              </w:r>
            </w:del>
          </w:p>
        </w:tc>
        <w:tc>
          <w:tcPr>
            <w:tcW w:w="27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465" w:author="Mooney, Fintan" w:date="2026-01-14T14:37:00Z" w16du:dateUtc="2026-01-14T19:37:00Z">
              <w:tcPr>
                <w:tcW w:w="24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3FDAB596" w14:textId="1D0D8E65" w:rsidR="00A27145" w:rsidRPr="00A27145" w:rsidRDefault="00A27145" w:rsidP="00857DDD">
            <w:pPr>
              <w:pBdr>
                <w:top w:val="none" w:sz="0" w:space="0" w:color="000000"/>
                <w:left w:val="none" w:sz="0" w:space="0" w:color="000000"/>
                <w:bottom w:val="none" w:sz="0" w:space="0" w:color="000000"/>
                <w:right w:val="none" w:sz="0" w:space="0" w:color="000000"/>
              </w:pBdr>
              <w:spacing w:before="100"/>
              <w:ind w:left="100" w:right="100"/>
              <w:jc w:val="center"/>
              <w:rPr>
                <w:rFonts w:ascii="Calibri" w:eastAsia="Arial" w:hAnsi="Calibri" w:cs="Calibri"/>
                <w:color w:val="000000"/>
                <w:sz w:val="22"/>
                <w:szCs w:val="22"/>
              </w:rPr>
            </w:pPr>
            <w:ins w:id="1466" w:author="Mooney, Fintan" w:date="2026-01-12T20:54:00Z" w16du:dateUtc="2026-01-13T01:54:00Z">
              <w:r w:rsidRPr="00A27145">
                <w:rPr>
                  <w:rFonts w:ascii="Calibri" w:eastAsia="Arial" w:hAnsi="Calibri" w:cs="Calibri"/>
                  <w:color w:val="000000"/>
                  <w:sz w:val="22"/>
                  <w:szCs w:val="22"/>
                  <w:rPrChange w:id="1467" w:author="Mooney, Fintan" w:date="2026-01-12T20:57:00Z" w16du:dateUtc="2026-01-13T01:57:00Z">
                    <w:rPr>
                      <w:rFonts w:ascii="Arial" w:eastAsia="Arial" w:hAnsi="Arial" w:cs="Arial"/>
                      <w:color w:val="000000"/>
                      <w:sz w:val="22"/>
                      <w:szCs w:val="22"/>
                    </w:rPr>
                  </w:rPrChange>
                </w:rPr>
                <w:t>2.6%</w:t>
              </w:r>
            </w:ins>
            <w:del w:id="1468" w:author="Mooney, Fintan" w:date="2026-01-12T20:54:00Z" w16du:dateUtc="2026-01-13T01:54:00Z">
              <w:r w:rsidRPr="00A27145" w:rsidDel="008E733B">
                <w:rPr>
                  <w:rFonts w:ascii="Calibri" w:eastAsia="Arial" w:hAnsi="Calibri" w:cs="Calibri"/>
                  <w:color w:val="000000"/>
                  <w:sz w:val="22"/>
                  <w:szCs w:val="22"/>
                </w:rPr>
                <w:delText>2.6%</w:delText>
              </w:r>
            </w:del>
          </w:p>
        </w:tc>
        <w:tc>
          <w:tcPr>
            <w:tcW w:w="126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469" w:author="Mooney, Fintan" w:date="2026-01-14T14:37:00Z" w16du:dateUtc="2026-01-14T19:37:00Z">
              <w:tcPr>
                <w:tcW w:w="1557"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44751DE0" w14:textId="77777777" w:rsidR="00A27145" w:rsidRPr="008E418B" w:rsidRDefault="00A27145" w:rsidP="00857DDD">
            <w:pPr>
              <w:pBdr>
                <w:top w:val="none" w:sz="0" w:space="0" w:color="000000"/>
                <w:left w:val="none" w:sz="0" w:space="0" w:color="000000"/>
                <w:bottom w:val="none" w:sz="0" w:space="0" w:color="000000"/>
                <w:right w:val="none" w:sz="0" w:space="0" w:color="000000"/>
              </w:pBdr>
              <w:spacing w:before="100"/>
              <w:ind w:left="100" w:right="100"/>
              <w:jc w:val="center"/>
              <w:rPr>
                <w:rFonts w:ascii="Calibri" w:eastAsia="Arial" w:hAnsi="Calibri" w:cs="Calibri"/>
                <w:color w:val="000000"/>
                <w:sz w:val="22"/>
                <w:szCs w:val="22"/>
              </w:rPr>
            </w:pPr>
          </w:p>
        </w:tc>
      </w:tr>
      <w:tr w:rsidR="00A27145" w:rsidRPr="008E418B" w14:paraId="1CFDBF28" w14:textId="77777777" w:rsidTr="00857DDD">
        <w:trPr>
          <w:trHeight w:val="19"/>
          <w:trPrChange w:id="1470" w:author="Mooney, Fintan" w:date="2026-01-14T14:37:00Z" w16du:dateUtc="2026-01-14T19:37:00Z">
            <w:trPr>
              <w:trHeight w:val="19"/>
              <w:jc w:val="center"/>
            </w:trPr>
          </w:trPrChange>
        </w:trPr>
        <w:tc>
          <w:tcPr>
            <w:tcW w:w="3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471" w:author="Mooney, Fintan" w:date="2026-01-14T14:37:00Z" w16du:dateUtc="2026-01-14T19:37:00Z">
              <w:tcPr>
                <w:tcW w:w="3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35483526" w14:textId="4466A563" w:rsidR="00A27145" w:rsidRPr="00A27145" w:rsidRDefault="00A27145" w:rsidP="00857DDD">
            <w:pPr>
              <w:pBdr>
                <w:top w:val="none" w:sz="0" w:space="0" w:color="000000"/>
                <w:left w:val="none" w:sz="0" w:space="0" w:color="000000"/>
                <w:bottom w:val="none" w:sz="0" w:space="0" w:color="000000"/>
                <w:right w:val="none" w:sz="0" w:space="0" w:color="000000"/>
              </w:pBdr>
              <w:spacing w:before="100"/>
              <w:ind w:left="300" w:right="100"/>
              <w:rPr>
                <w:rFonts w:ascii="Calibri" w:eastAsia="Arial" w:hAnsi="Calibri" w:cs="Calibri"/>
                <w:color w:val="000000"/>
                <w:sz w:val="22"/>
                <w:szCs w:val="22"/>
              </w:rPr>
            </w:pPr>
            <w:ins w:id="1472" w:author="Mooney, Fintan" w:date="2026-01-12T20:54:00Z" w16du:dateUtc="2026-01-13T01:54:00Z">
              <w:r w:rsidRPr="00A27145">
                <w:rPr>
                  <w:rFonts w:ascii="Calibri" w:eastAsia="Arial" w:hAnsi="Calibri" w:cs="Calibri"/>
                  <w:color w:val="000000"/>
                  <w:sz w:val="22"/>
                  <w:szCs w:val="22"/>
                  <w:rPrChange w:id="1473" w:author="Mooney, Fintan" w:date="2026-01-12T20:57:00Z" w16du:dateUtc="2026-01-13T01:57:00Z">
                    <w:rPr>
                      <w:rFonts w:ascii="Arial" w:eastAsia="Arial" w:hAnsi="Arial" w:cs="Arial"/>
                      <w:color w:val="000000"/>
                      <w:sz w:val="22"/>
                      <w:szCs w:val="22"/>
                    </w:rPr>
                  </w:rPrChange>
                </w:rPr>
                <w:t>Open Water</w:t>
              </w:r>
            </w:ins>
            <w:del w:id="1474" w:author="Mooney, Fintan" w:date="2026-01-12T20:54:00Z" w16du:dateUtc="2026-01-13T01:54:00Z">
              <w:r w:rsidRPr="00A27145" w:rsidDel="008E733B">
                <w:rPr>
                  <w:rFonts w:ascii="Calibri" w:eastAsia="Arial" w:hAnsi="Calibri" w:cs="Calibri"/>
                  <w:color w:val="000000"/>
                  <w:sz w:val="22"/>
                  <w:szCs w:val="22"/>
                </w:rPr>
                <w:delText>Mixed Forest</w:delText>
              </w:r>
            </w:del>
          </w:p>
        </w:tc>
        <w:tc>
          <w:tcPr>
            <w:tcW w:w="2867"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475" w:author="Mooney, Fintan" w:date="2026-01-14T14:37:00Z" w16du:dateUtc="2026-01-14T19:37:00Z">
              <w:tcPr>
                <w:tcW w:w="2867"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2E2BC561" w14:textId="076C5751" w:rsidR="00A27145" w:rsidRPr="00A27145" w:rsidRDefault="00A27145" w:rsidP="00857DDD">
            <w:pPr>
              <w:pBdr>
                <w:top w:val="none" w:sz="0" w:space="0" w:color="000000"/>
                <w:left w:val="none" w:sz="0" w:space="0" w:color="000000"/>
                <w:bottom w:val="none" w:sz="0" w:space="0" w:color="000000"/>
                <w:right w:val="none" w:sz="0" w:space="0" w:color="000000"/>
              </w:pBdr>
              <w:spacing w:before="100"/>
              <w:ind w:left="100" w:right="100"/>
              <w:jc w:val="center"/>
              <w:rPr>
                <w:rFonts w:ascii="Calibri" w:eastAsia="Arial" w:hAnsi="Calibri" w:cs="Calibri"/>
                <w:color w:val="000000"/>
                <w:sz w:val="22"/>
                <w:szCs w:val="22"/>
              </w:rPr>
            </w:pPr>
            <w:ins w:id="1476" w:author="Mooney, Fintan" w:date="2026-01-12T20:54:00Z" w16du:dateUtc="2026-01-13T01:54:00Z">
              <w:r w:rsidRPr="00A27145">
                <w:rPr>
                  <w:rFonts w:ascii="Calibri" w:eastAsia="Arial" w:hAnsi="Calibri" w:cs="Calibri"/>
                  <w:color w:val="000000"/>
                  <w:sz w:val="22"/>
                  <w:szCs w:val="22"/>
                  <w:rPrChange w:id="1477" w:author="Mooney, Fintan" w:date="2026-01-12T20:57:00Z" w16du:dateUtc="2026-01-13T01:57:00Z">
                    <w:rPr>
                      <w:rFonts w:ascii="Arial" w:eastAsia="Arial" w:hAnsi="Arial" w:cs="Arial"/>
                      <w:color w:val="000000"/>
                      <w:sz w:val="22"/>
                      <w:szCs w:val="22"/>
                    </w:rPr>
                  </w:rPrChange>
                </w:rPr>
                <w:t>1.3%</w:t>
              </w:r>
            </w:ins>
            <w:del w:id="1478" w:author="Mooney, Fintan" w:date="2026-01-12T20:54:00Z" w16du:dateUtc="2026-01-13T01:54:00Z">
              <w:r w:rsidRPr="00A27145" w:rsidDel="008E733B">
                <w:rPr>
                  <w:rFonts w:ascii="Calibri" w:eastAsia="Arial" w:hAnsi="Calibri" w:cs="Calibri"/>
                  <w:color w:val="000000"/>
                  <w:sz w:val="22"/>
                  <w:szCs w:val="22"/>
                </w:rPr>
                <w:delText>2.9%</w:delText>
              </w:r>
            </w:del>
          </w:p>
        </w:tc>
        <w:tc>
          <w:tcPr>
            <w:tcW w:w="27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479" w:author="Mooney, Fintan" w:date="2026-01-14T14:37:00Z" w16du:dateUtc="2026-01-14T19:37:00Z">
              <w:tcPr>
                <w:tcW w:w="24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603FD428" w14:textId="61206C17" w:rsidR="00A27145" w:rsidRPr="00A27145" w:rsidRDefault="00A27145" w:rsidP="00857DDD">
            <w:pPr>
              <w:pBdr>
                <w:top w:val="none" w:sz="0" w:space="0" w:color="000000"/>
                <w:left w:val="none" w:sz="0" w:space="0" w:color="000000"/>
                <w:bottom w:val="none" w:sz="0" w:space="0" w:color="000000"/>
                <w:right w:val="none" w:sz="0" w:space="0" w:color="000000"/>
              </w:pBdr>
              <w:spacing w:before="100"/>
              <w:ind w:left="100" w:right="100"/>
              <w:jc w:val="center"/>
              <w:rPr>
                <w:rFonts w:ascii="Calibri" w:eastAsia="Arial" w:hAnsi="Calibri" w:cs="Calibri"/>
                <w:color w:val="000000"/>
                <w:sz w:val="22"/>
                <w:szCs w:val="22"/>
              </w:rPr>
            </w:pPr>
            <w:ins w:id="1480" w:author="Mooney, Fintan" w:date="2026-01-12T20:54:00Z" w16du:dateUtc="2026-01-13T01:54:00Z">
              <w:r w:rsidRPr="00A27145">
                <w:rPr>
                  <w:rFonts w:ascii="Calibri" w:eastAsia="Arial" w:hAnsi="Calibri" w:cs="Calibri"/>
                  <w:color w:val="000000"/>
                  <w:sz w:val="22"/>
                  <w:szCs w:val="22"/>
                  <w:rPrChange w:id="1481" w:author="Mooney, Fintan" w:date="2026-01-12T20:57:00Z" w16du:dateUtc="2026-01-13T01:57:00Z">
                    <w:rPr>
                      <w:rFonts w:ascii="Arial" w:eastAsia="Arial" w:hAnsi="Arial" w:cs="Arial"/>
                      <w:color w:val="000000"/>
                      <w:sz w:val="22"/>
                      <w:szCs w:val="22"/>
                    </w:rPr>
                  </w:rPrChange>
                </w:rPr>
                <w:t>3.9%</w:t>
              </w:r>
            </w:ins>
            <w:del w:id="1482" w:author="Mooney, Fintan" w:date="2026-01-12T20:54:00Z" w16du:dateUtc="2026-01-13T01:54:00Z">
              <w:r w:rsidRPr="00A27145" w:rsidDel="008E733B">
                <w:rPr>
                  <w:rFonts w:ascii="Calibri" w:eastAsia="Arial" w:hAnsi="Calibri" w:cs="Calibri"/>
                  <w:color w:val="000000"/>
                  <w:sz w:val="22"/>
                  <w:szCs w:val="22"/>
                </w:rPr>
                <w:delText>0%</w:delText>
              </w:r>
            </w:del>
          </w:p>
        </w:tc>
        <w:tc>
          <w:tcPr>
            <w:tcW w:w="126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483" w:author="Mooney, Fintan" w:date="2026-01-14T14:37:00Z" w16du:dateUtc="2026-01-14T19:37:00Z">
              <w:tcPr>
                <w:tcW w:w="1557"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0BBAEC09" w14:textId="77777777" w:rsidR="00A27145" w:rsidRPr="008E418B" w:rsidRDefault="00A27145" w:rsidP="00857DDD">
            <w:pPr>
              <w:pBdr>
                <w:top w:val="none" w:sz="0" w:space="0" w:color="000000"/>
                <w:left w:val="none" w:sz="0" w:space="0" w:color="000000"/>
                <w:bottom w:val="none" w:sz="0" w:space="0" w:color="000000"/>
                <w:right w:val="none" w:sz="0" w:space="0" w:color="000000"/>
              </w:pBdr>
              <w:spacing w:before="100"/>
              <w:ind w:left="100" w:right="100"/>
              <w:jc w:val="center"/>
              <w:rPr>
                <w:rFonts w:ascii="Calibri" w:eastAsia="Arial" w:hAnsi="Calibri" w:cs="Calibri"/>
                <w:color w:val="000000"/>
                <w:sz w:val="22"/>
                <w:szCs w:val="22"/>
              </w:rPr>
            </w:pPr>
          </w:p>
        </w:tc>
      </w:tr>
      <w:tr w:rsidR="00A27145" w:rsidRPr="008E418B" w14:paraId="516B9DE1" w14:textId="77777777" w:rsidTr="00857DDD">
        <w:trPr>
          <w:trHeight w:val="19"/>
          <w:trPrChange w:id="1484" w:author="Mooney, Fintan" w:date="2026-01-14T14:37:00Z" w16du:dateUtc="2026-01-14T19:37:00Z">
            <w:trPr>
              <w:trHeight w:val="19"/>
              <w:jc w:val="center"/>
            </w:trPr>
          </w:trPrChange>
        </w:trPr>
        <w:tc>
          <w:tcPr>
            <w:tcW w:w="3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485" w:author="Mooney, Fintan" w:date="2026-01-14T14:37:00Z" w16du:dateUtc="2026-01-14T19:37:00Z">
              <w:tcPr>
                <w:tcW w:w="3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4D9B299D" w14:textId="7717E4E6" w:rsidR="00A27145" w:rsidRPr="00A27145" w:rsidRDefault="00A27145" w:rsidP="00857DDD">
            <w:pPr>
              <w:pBdr>
                <w:top w:val="none" w:sz="0" w:space="0" w:color="000000"/>
                <w:left w:val="none" w:sz="0" w:space="0" w:color="000000"/>
                <w:bottom w:val="none" w:sz="0" w:space="0" w:color="000000"/>
                <w:right w:val="none" w:sz="0" w:space="0" w:color="000000"/>
              </w:pBdr>
              <w:spacing w:before="100"/>
              <w:ind w:left="300" w:right="100"/>
              <w:rPr>
                <w:rFonts w:ascii="Calibri" w:eastAsia="Arial" w:hAnsi="Calibri" w:cs="Calibri"/>
                <w:color w:val="000000"/>
                <w:sz w:val="22"/>
                <w:szCs w:val="22"/>
              </w:rPr>
            </w:pPr>
            <w:ins w:id="1486" w:author="Mooney, Fintan" w:date="2026-01-12T20:54:00Z" w16du:dateUtc="2026-01-13T01:54:00Z">
              <w:r w:rsidRPr="00A27145">
                <w:rPr>
                  <w:rFonts w:ascii="Calibri" w:eastAsia="Arial" w:hAnsi="Calibri" w:cs="Calibri"/>
                  <w:color w:val="000000"/>
                  <w:sz w:val="22"/>
                  <w:szCs w:val="22"/>
                  <w:rPrChange w:id="1487" w:author="Mooney, Fintan" w:date="2026-01-12T20:57:00Z" w16du:dateUtc="2026-01-13T01:57:00Z">
                    <w:rPr>
                      <w:rFonts w:ascii="Arial" w:eastAsia="Arial" w:hAnsi="Arial" w:cs="Arial"/>
                      <w:color w:val="000000"/>
                      <w:sz w:val="22"/>
                      <w:szCs w:val="22"/>
                    </w:rPr>
                  </w:rPrChange>
                </w:rPr>
                <w:t>Developed, Low Intensity</w:t>
              </w:r>
            </w:ins>
            <w:del w:id="1488" w:author="Mooney, Fintan" w:date="2026-01-12T20:54:00Z" w16du:dateUtc="2026-01-13T01:54:00Z">
              <w:r w:rsidRPr="00A27145" w:rsidDel="008E733B">
                <w:rPr>
                  <w:rFonts w:ascii="Calibri" w:eastAsia="Arial" w:hAnsi="Calibri" w:cs="Calibri"/>
                  <w:color w:val="000000"/>
                  <w:sz w:val="22"/>
                  <w:szCs w:val="22"/>
                </w:rPr>
                <w:delText>Pasture/Hay</w:delText>
              </w:r>
            </w:del>
          </w:p>
        </w:tc>
        <w:tc>
          <w:tcPr>
            <w:tcW w:w="2867"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489" w:author="Mooney, Fintan" w:date="2026-01-14T14:37:00Z" w16du:dateUtc="2026-01-14T19:37:00Z">
              <w:tcPr>
                <w:tcW w:w="2867"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54983BD5" w14:textId="1A1D89F4" w:rsidR="00A27145" w:rsidRPr="00A27145" w:rsidRDefault="00A27145" w:rsidP="00857DDD">
            <w:pPr>
              <w:pBdr>
                <w:top w:val="none" w:sz="0" w:space="0" w:color="000000"/>
                <w:left w:val="none" w:sz="0" w:space="0" w:color="000000"/>
                <w:bottom w:val="none" w:sz="0" w:space="0" w:color="000000"/>
                <w:right w:val="none" w:sz="0" w:space="0" w:color="000000"/>
              </w:pBdr>
              <w:spacing w:before="100"/>
              <w:ind w:left="100" w:right="100"/>
              <w:jc w:val="center"/>
              <w:rPr>
                <w:rFonts w:ascii="Calibri" w:eastAsia="Arial" w:hAnsi="Calibri" w:cs="Calibri"/>
                <w:color w:val="000000"/>
                <w:sz w:val="22"/>
                <w:szCs w:val="22"/>
              </w:rPr>
            </w:pPr>
            <w:ins w:id="1490" w:author="Mooney, Fintan" w:date="2026-01-12T20:54:00Z" w16du:dateUtc="2026-01-13T01:54:00Z">
              <w:r w:rsidRPr="00A27145">
                <w:rPr>
                  <w:rFonts w:ascii="Calibri" w:eastAsia="Arial" w:hAnsi="Calibri" w:cs="Calibri"/>
                  <w:color w:val="000000"/>
                  <w:sz w:val="22"/>
                  <w:szCs w:val="22"/>
                  <w:rPrChange w:id="1491" w:author="Mooney, Fintan" w:date="2026-01-12T20:57:00Z" w16du:dateUtc="2026-01-13T01:57:00Z">
                    <w:rPr>
                      <w:rFonts w:ascii="Arial" w:eastAsia="Arial" w:hAnsi="Arial" w:cs="Arial"/>
                      <w:color w:val="000000"/>
                      <w:sz w:val="22"/>
                      <w:szCs w:val="22"/>
                    </w:rPr>
                  </w:rPrChange>
                </w:rPr>
                <w:t>0.8%</w:t>
              </w:r>
            </w:ins>
            <w:del w:id="1492" w:author="Mooney, Fintan" w:date="2026-01-12T20:54:00Z" w16du:dateUtc="2026-01-13T01:54:00Z">
              <w:r w:rsidRPr="00A27145" w:rsidDel="008E733B">
                <w:rPr>
                  <w:rFonts w:ascii="Calibri" w:eastAsia="Arial" w:hAnsi="Calibri" w:cs="Calibri"/>
                  <w:color w:val="000000"/>
                  <w:sz w:val="22"/>
                  <w:szCs w:val="22"/>
                </w:rPr>
                <w:delText>2.3%</w:delText>
              </w:r>
            </w:del>
          </w:p>
        </w:tc>
        <w:tc>
          <w:tcPr>
            <w:tcW w:w="27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493" w:author="Mooney, Fintan" w:date="2026-01-14T14:37:00Z" w16du:dateUtc="2026-01-14T19:37:00Z">
              <w:tcPr>
                <w:tcW w:w="24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6F3C4560" w14:textId="2C689852" w:rsidR="00A27145" w:rsidRPr="00A27145" w:rsidRDefault="00A27145" w:rsidP="00857DDD">
            <w:pPr>
              <w:pBdr>
                <w:top w:val="none" w:sz="0" w:space="0" w:color="000000"/>
                <w:left w:val="none" w:sz="0" w:space="0" w:color="000000"/>
                <w:bottom w:val="none" w:sz="0" w:space="0" w:color="000000"/>
                <w:right w:val="none" w:sz="0" w:space="0" w:color="000000"/>
              </w:pBdr>
              <w:spacing w:before="100"/>
              <w:ind w:left="100" w:right="100"/>
              <w:jc w:val="center"/>
              <w:rPr>
                <w:rFonts w:ascii="Calibri" w:eastAsia="Arial" w:hAnsi="Calibri" w:cs="Calibri"/>
                <w:color w:val="000000"/>
                <w:sz w:val="22"/>
                <w:szCs w:val="22"/>
              </w:rPr>
            </w:pPr>
            <w:ins w:id="1494" w:author="Mooney, Fintan" w:date="2026-01-12T20:54:00Z" w16du:dateUtc="2026-01-13T01:54:00Z">
              <w:r w:rsidRPr="00A27145">
                <w:rPr>
                  <w:rFonts w:ascii="Calibri" w:eastAsia="Arial" w:hAnsi="Calibri" w:cs="Calibri"/>
                  <w:color w:val="000000"/>
                  <w:sz w:val="22"/>
                  <w:szCs w:val="22"/>
                  <w:rPrChange w:id="1495" w:author="Mooney, Fintan" w:date="2026-01-12T20:57:00Z" w16du:dateUtc="2026-01-13T01:57:00Z">
                    <w:rPr>
                      <w:rFonts w:ascii="Arial" w:eastAsia="Arial" w:hAnsi="Arial" w:cs="Arial"/>
                      <w:color w:val="000000"/>
                      <w:sz w:val="22"/>
                      <w:szCs w:val="22"/>
                    </w:rPr>
                  </w:rPrChange>
                </w:rPr>
                <w:t>0%</w:t>
              </w:r>
            </w:ins>
            <w:del w:id="1496" w:author="Mooney, Fintan" w:date="2026-01-12T20:54:00Z" w16du:dateUtc="2026-01-13T01:54:00Z">
              <w:r w:rsidRPr="00A27145" w:rsidDel="008E733B">
                <w:rPr>
                  <w:rFonts w:ascii="Calibri" w:eastAsia="Arial" w:hAnsi="Calibri" w:cs="Calibri"/>
                  <w:color w:val="000000"/>
                  <w:sz w:val="22"/>
                  <w:szCs w:val="22"/>
                </w:rPr>
                <w:delText>3.9%</w:delText>
              </w:r>
            </w:del>
          </w:p>
        </w:tc>
        <w:tc>
          <w:tcPr>
            <w:tcW w:w="126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497" w:author="Mooney, Fintan" w:date="2026-01-14T14:37:00Z" w16du:dateUtc="2026-01-14T19:37:00Z">
              <w:tcPr>
                <w:tcW w:w="1557"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763E5C66" w14:textId="77777777" w:rsidR="00A27145" w:rsidRPr="008E418B" w:rsidRDefault="00A27145" w:rsidP="00857DDD">
            <w:pPr>
              <w:pBdr>
                <w:top w:val="none" w:sz="0" w:space="0" w:color="000000"/>
                <w:left w:val="none" w:sz="0" w:space="0" w:color="000000"/>
                <w:bottom w:val="none" w:sz="0" w:space="0" w:color="000000"/>
                <w:right w:val="none" w:sz="0" w:space="0" w:color="000000"/>
              </w:pBdr>
              <w:spacing w:before="100"/>
              <w:ind w:left="100" w:right="100"/>
              <w:jc w:val="center"/>
              <w:rPr>
                <w:rFonts w:ascii="Calibri" w:eastAsia="Arial" w:hAnsi="Calibri" w:cs="Calibri"/>
                <w:color w:val="000000"/>
                <w:sz w:val="22"/>
                <w:szCs w:val="22"/>
              </w:rPr>
            </w:pPr>
          </w:p>
        </w:tc>
      </w:tr>
      <w:tr w:rsidR="00A27145" w:rsidRPr="008E418B" w14:paraId="160A87AB" w14:textId="77777777" w:rsidTr="00857DDD">
        <w:trPr>
          <w:trHeight w:val="19"/>
          <w:trPrChange w:id="1498" w:author="Mooney, Fintan" w:date="2026-01-14T14:37:00Z" w16du:dateUtc="2026-01-14T19:37:00Z">
            <w:trPr>
              <w:trHeight w:val="19"/>
              <w:jc w:val="center"/>
            </w:trPr>
          </w:trPrChange>
        </w:trPr>
        <w:tc>
          <w:tcPr>
            <w:tcW w:w="3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499" w:author="Mooney, Fintan" w:date="2026-01-14T14:37:00Z" w16du:dateUtc="2026-01-14T19:37:00Z">
              <w:tcPr>
                <w:tcW w:w="3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28949F13" w14:textId="2BCB6184" w:rsidR="00A27145" w:rsidRPr="00A27145" w:rsidRDefault="00A27145" w:rsidP="00857DDD">
            <w:pPr>
              <w:pBdr>
                <w:top w:val="none" w:sz="0" w:space="0" w:color="000000"/>
                <w:left w:val="none" w:sz="0" w:space="0" w:color="000000"/>
                <w:bottom w:val="none" w:sz="0" w:space="0" w:color="000000"/>
                <w:right w:val="none" w:sz="0" w:space="0" w:color="000000"/>
              </w:pBdr>
              <w:spacing w:before="100"/>
              <w:ind w:left="300" w:right="100"/>
              <w:rPr>
                <w:rFonts w:ascii="Calibri" w:eastAsia="Arial" w:hAnsi="Calibri" w:cs="Calibri"/>
                <w:color w:val="000000"/>
                <w:sz w:val="22"/>
                <w:szCs w:val="22"/>
              </w:rPr>
            </w:pPr>
            <w:ins w:id="1500" w:author="Mooney, Fintan" w:date="2026-01-12T20:54:00Z" w16du:dateUtc="2026-01-13T01:54:00Z">
              <w:r w:rsidRPr="00A27145">
                <w:rPr>
                  <w:rFonts w:ascii="Calibri" w:eastAsia="Arial" w:hAnsi="Calibri" w:cs="Calibri"/>
                  <w:color w:val="000000"/>
                  <w:sz w:val="22"/>
                  <w:szCs w:val="22"/>
                  <w:rPrChange w:id="1501" w:author="Mooney, Fintan" w:date="2026-01-12T20:57:00Z" w16du:dateUtc="2026-01-13T01:57:00Z">
                    <w:rPr>
                      <w:rFonts w:ascii="Arial" w:eastAsia="Arial" w:hAnsi="Arial" w:cs="Arial"/>
                      <w:color w:val="000000"/>
                      <w:sz w:val="22"/>
                      <w:szCs w:val="22"/>
                    </w:rPr>
                  </w:rPrChange>
                </w:rPr>
                <w:t>Mixed Forest</w:t>
              </w:r>
            </w:ins>
            <w:del w:id="1502" w:author="Mooney, Fintan" w:date="2026-01-12T20:54:00Z" w16du:dateUtc="2026-01-13T01:54:00Z">
              <w:r w:rsidRPr="00A27145" w:rsidDel="008E733B">
                <w:rPr>
                  <w:rFonts w:ascii="Calibri" w:eastAsia="Arial" w:hAnsi="Calibri" w:cs="Calibri"/>
                  <w:color w:val="000000"/>
                  <w:sz w:val="22"/>
                  <w:szCs w:val="22"/>
                </w:rPr>
                <w:delText>Evergreen Forest</w:delText>
              </w:r>
            </w:del>
          </w:p>
        </w:tc>
        <w:tc>
          <w:tcPr>
            <w:tcW w:w="2867"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503" w:author="Mooney, Fintan" w:date="2026-01-14T14:37:00Z" w16du:dateUtc="2026-01-14T19:37:00Z">
              <w:tcPr>
                <w:tcW w:w="2867"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68A769AD" w14:textId="4794294B" w:rsidR="00A27145" w:rsidRPr="00A27145" w:rsidRDefault="00A27145" w:rsidP="00857DDD">
            <w:pPr>
              <w:pBdr>
                <w:top w:val="none" w:sz="0" w:space="0" w:color="000000"/>
                <w:left w:val="none" w:sz="0" w:space="0" w:color="000000"/>
                <w:bottom w:val="none" w:sz="0" w:space="0" w:color="000000"/>
                <w:right w:val="none" w:sz="0" w:space="0" w:color="000000"/>
              </w:pBdr>
              <w:spacing w:before="100"/>
              <w:ind w:left="100" w:right="100"/>
              <w:jc w:val="center"/>
              <w:rPr>
                <w:rFonts w:ascii="Calibri" w:eastAsia="Arial" w:hAnsi="Calibri" w:cs="Calibri"/>
                <w:color w:val="000000"/>
                <w:sz w:val="22"/>
                <w:szCs w:val="22"/>
              </w:rPr>
            </w:pPr>
            <w:ins w:id="1504" w:author="Mooney, Fintan" w:date="2026-01-12T20:54:00Z" w16du:dateUtc="2026-01-13T01:54:00Z">
              <w:r w:rsidRPr="00A27145">
                <w:rPr>
                  <w:rFonts w:ascii="Calibri" w:eastAsia="Arial" w:hAnsi="Calibri" w:cs="Calibri"/>
                  <w:color w:val="000000"/>
                  <w:sz w:val="22"/>
                  <w:szCs w:val="22"/>
                  <w:rPrChange w:id="1505" w:author="Mooney, Fintan" w:date="2026-01-12T20:57:00Z" w16du:dateUtc="2026-01-13T01:57:00Z">
                    <w:rPr>
                      <w:rFonts w:ascii="Arial" w:eastAsia="Arial" w:hAnsi="Arial" w:cs="Arial"/>
                      <w:color w:val="000000"/>
                      <w:sz w:val="22"/>
                      <w:szCs w:val="22"/>
                    </w:rPr>
                  </w:rPrChange>
                </w:rPr>
                <w:t>0.2%</w:t>
              </w:r>
            </w:ins>
            <w:del w:id="1506" w:author="Mooney, Fintan" w:date="2026-01-12T20:54:00Z" w16du:dateUtc="2026-01-13T01:54:00Z">
              <w:r w:rsidRPr="00A27145" w:rsidDel="008E733B">
                <w:rPr>
                  <w:rFonts w:ascii="Calibri" w:eastAsia="Arial" w:hAnsi="Calibri" w:cs="Calibri"/>
                  <w:color w:val="000000"/>
                  <w:sz w:val="22"/>
                  <w:szCs w:val="22"/>
                </w:rPr>
                <w:delText>1.1%</w:delText>
              </w:r>
            </w:del>
          </w:p>
        </w:tc>
        <w:tc>
          <w:tcPr>
            <w:tcW w:w="27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507" w:author="Mooney, Fintan" w:date="2026-01-14T14:37:00Z" w16du:dateUtc="2026-01-14T19:37:00Z">
              <w:tcPr>
                <w:tcW w:w="24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798E0083" w14:textId="2354DE36" w:rsidR="00A27145" w:rsidRPr="00A27145" w:rsidRDefault="00A27145" w:rsidP="00857DDD">
            <w:pPr>
              <w:pBdr>
                <w:top w:val="none" w:sz="0" w:space="0" w:color="000000"/>
                <w:left w:val="none" w:sz="0" w:space="0" w:color="000000"/>
                <w:bottom w:val="none" w:sz="0" w:space="0" w:color="000000"/>
                <w:right w:val="none" w:sz="0" w:space="0" w:color="000000"/>
              </w:pBdr>
              <w:spacing w:before="100"/>
              <w:ind w:left="100" w:right="100"/>
              <w:jc w:val="center"/>
              <w:rPr>
                <w:rFonts w:ascii="Calibri" w:eastAsia="Arial" w:hAnsi="Calibri" w:cs="Calibri"/>
                <w:color w:val="000000"/>
                <w:sz w:val="22"/>
                <w:szCs w:val="22"/>
              </w:rPr>
            </w:pPr>
            <w:ins w:id="1508" w:author="Mooney, Fintan" w:date="2026-01-12T20:54:00Z" w16du:dateUtc="2026-01-13T01:54:00Z">
              <w:r w:rsidRPr="00A27145">
                <w:rPr>
                  <w:rFonts w:ascii="Calibri" w:eastAsia="Arial" w:hAnsi="Calibri" w:cs="Calibri"/>
                  <w:color w:val="000000"/>
                  <w:sz w:val="22"/>
                  <w:szCs w:val="22"/>
                  <w:rPrChange w:id="1509" w:author="Mooney, Fintan" w:date="2026-01-12T20:57:00Z" w16du:dateUtc="2026-01-13T01:57:00Z">
                    <w:rPr>
                      <w:rFonts w:ascii="Arial" w:eastAsia="Arial" w:hAnsi="Arial" w:cs="Arial"/>
                      <w:color w:val="000000"/>
                      <w:sz w:val="22"/>
                      <w:szCs w:val="22"/>
                    </w:rPr>
                  </w:rPrChange>
                </w:rPr>
                <w:t>0%</w:t>
              </w:r>
            </w:ins>
            <w:del w:id="1510" w:author="Mooney, Fintan" w:date="2026-01-12T20:54:00Z" w16du:dateUtc="2026-01-13T01:54:00Z">
              <w:r w:rsidRPr="00A27145" w:rsidDel="008E733B">
                <w:rPr>
                  <w:rFonts w:ascii="Calibri" w:eastAsia="Arial" w:hAnsi="Calibri" w:cs="Calibri"/>
                  <w:color w:val="000000"/>
                  <w:sz w:val="22"/>
                  <w:szCs w:val="22"/>
                </w:rPr>
                <w:delText>0%</w:delText>
              </w:r>
            </w:del>
          </w:p>
        </w:tc>
        <w:tc>
          <w:tcPr>
            <w:tcW w:w="126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511" w:author="Mooney, Fintan" w:date="2026-01-14T14:37:00Z" w16du:dateUtc="2026-01-14T19:37:00Z">
              <w:tcPr>
                <w:tcW w:w="1557"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57B6ACA8" w14:textId="77777777" w:rsidR="00A27145" w:rsidRPr="008E418B" w:rsidRDefault="00A27145" w:rsidP="00857DDD">
            <w:pPr>
              <w:pBdr>
                <w:top w:val="none" w:sz="0" w:space="0" w:color="000000"/>
                <w:left w:val="none" w:sz="0" w:space="0" w:color="000000"/>
                <w:bottom w:val="none" w:sz="0" w:space="0" w:color="000000"/>
                <w:right w:val="none" w:sz="0" w:space="0" w:color="000000"/>
              </w:pBdr>
              <w:spacing w:before="100"/>
              <w:ind w:left="100" w:right="100"/>
              <w:jc w:val="center"/>
              <w:rPr>
                <w:rFonts w:ascii="Calibri" w:eastAsia="Arial" w:hAnsi="Calibri" w:cs="Calibri"/>
                <w:color w:val="000000"/>
                <w:sz w:val="22"/>
                <w:szCs w:val="22"/>
              </w:rPr>
            </w:pPr>
          </w:p>
        </w:tc>
      </w:tr>
      <w:tr w:rsidR="00A27145" w:rsidRPr="008E418B" w14:paraId="29559B78" w14:textId="77777777" w:rsidTr="00857DDD">
        <w:trPr>
          <w:trHeight w:val="19"/>
          <w:trPrChange w:id="1512" w:author="Mooney, Fintan" w:date="2026-01-14T14:37:00Z" w16du:dateUtc="2026-01-14T19:37:00Z">
            <w:trPr>
              <w:trHeight w:val="19"/>
              <w:jc w:val="center"/>
            </w:trPr>
          </w:trPrChange>
        </w:trPr>
        <w:tc>
          <w:tcPr>
            <w:tcW w:w="3859"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tcPrChange w:id="1513" w:author="Mooney, Fintan" w:date="2026-01-14T14:37:00Z" w16du:dateUtc="2026-01-14T19:37:00Z">
              <w:tcPr>
                <w:tcW w:w="3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2D036E68" w14:textId="0FAF54E3" w:rsidR="00A27145" w:rsidRPr="00A27145" w:rsidRDefault="00A27145" w:rsidP="00857DDD">
            <w:pPr>
              <w:pBdr>
                <w:top w:val="none" w:sz="0" w:space="0" w:color="000000"/>
                <w:left w:val="none" w:sz="0" w:space="0" w:color="000000"/>
                <w:bottom w:val="none" w:sz="0" w:space="0" w:color="000000"/>
                <w:right w:val="none" w:sz="0" w:space="0" w:color="000000"/>
              </w:pBdr>
              <w:spacing w:before="100"/>
              <w:ind w:left="300" w:right="100"/>
              <w:rPr>
                <w:rFonts w:ascii="Calibri" w:eastAsia="Arial" w:hAnsi="Calibri" w:cs="Calibri"/>
                <w:color w:val="000000"/>
                <w:sz w:val="22"/>
                <w:szCs w:val="22"/>
              </w:rPr>
            </w:pPr>
            <w:ins w:id="1514" w:author="Mooney, Fintan" w:date="2026-01-12T20:54:00Z" w16du:dateUtc="2026-01-13T01:54:00Z">
              <w:r w:rsidRPr="00A27145">
                <w:rPr>
                  <w:rFonts w:ascii="Calibri" w:eastAsia="Arial" w:hAnsi="Calibri" w:cs="Calibri"/>
                  <w:color w:val="000000"/>
                  <w:sz w:val="22"/>
                  <w:szCs w:val="22"/>
                  <w:rPrChange w:id="1515" w:author="Mooney, Fintan" w:date="2026-01-12T20:57:00Z" w16du:dateUtc="2026-01-13T01:57:00Z">
                    <w:rPr>
                      <w:rFonts w:ascii="Arial" w:eastAsia="Arial" w:hAnsi="Arial" w:cs="Arial"/>
                      <w:color w:val="000000"/>
                      <w:sz w:val="22"/>
                      <w:szCs w:val="22"/>
                    </w:rPr>
                  </w:rPrChange>
                </w:rPr>
                <w:t>Developed, Medium Intensity</w:t>
              </w:r>
            </w:ins>
            <w:del w:id="1516" w:author="Mooney, Fintan" w:date="2026-01-12T20:54:00Z" w16du:dateUtc="2026-01-13T01:54:00Z">
              <w:r w:rsidRPr="00A27145" w:rsidDel="008E733B">
                <w:rPr>
                  <w:rFonts w:ascii="Calibri" w:eastAsia="Arial" w:hAnsi="Calibri" w:cs="Calibri"/>
                  <w:color w:val="000000"/>
                  <w:sz w:val="22"/>
                  <w:szCs w:val="22"/>
                </w:rPr>
                <w:delText>Developed, Low Intensity</w:delText>
              </w:r>
            </w:del>
          </w:p>
        </w:tc>
        <w:tc>
          <w:tcPr>
            <w:tcW w:w="2867" w:type="dxa"/>
            <w:gridSpan w:val="2"/>
            <w:tcBorders>
              <w:top w:val="none" w:sz="0" w:space="0" w:color="000000"/>
              <w:left w:val="none" w:sz="0" w:space="0" w:color="000000"/>
              <w:right w:val="none" w:sz="0" w:space="0" w:color="000000"/>
            </w:tcBorders>
            <w:shd w:val="clear" w:color="auto" w:fill="FFFFFF"/>
            <w:tcMar>
              <w:top w:w="0" w:type="dxa"/>
              <w:left w:w="0" w:type="dxa"/>
              <w:bottom w:w="0" w:type="dxa"/>
              <w:right w:w="0" w:type="dxa"/>
            </w:tcMar>
            <w:tcPrChange w:id="1517" w:author="Mooney, Fintan" w:date="2026-01-14T14:37:00Z" w16du:dateUtc="2026-01-14T19:37:00Z">
              <w:tcPr>
                <w:tcW w:w="2867"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77AF69F7" w14:textId="31F416D6" w:rsidR="00A27145" w:rsidRPr="00A27145" w:rsidRDefault="00A27145" w:rsidP="00857DDD">
            <w:pPr>
              <w:pBdr>
                <w:top w:val="none" w:sz="0" w:space="0" w:color="000000"/>
                <w:left w:val="none" w:sz="0" w:space="0" w:color="000000"/>
                <w:bottom w:val="none" w:sz="0" w:space="0" w:color="000000"/>
                <w:right w:val="none" w:sz="0" w:space="0" w:color="000000"/>
              </w:pBdr>
              <w:spacing w:before="100"/>
              <w:ind w:left="100" w:right="100"/>
              <w:jc w:val="center"/>
              <w:rPr>
                <w:rFonts w:ascii="Calibri" w:eastAsia="Arial" w:hAnsi="Calibri" w:cs="Calibri"/>
                <w:color w:val="000000"/>
                <w:sz w:val="22"/>
                <w:szCs w:val="22"/>
              </w:rPr>
            </w:pPr>
            <w:ins w:id="1518" w:author="Mooney, Fintan" w:date="2026-01-12T20:54:00Z" w16du:dateUtc="2026-01-13T01:54:00Z">
              <w:r w:rsidRPr="00A27145">
                <w:rPr>
                  <w:rFonts w:ascii="Calibri" w:eastAsia="Arial" w:hAnsi="Calibri" w:cs="Calibri"/>
                  <w:color w:val="000000"/>
                  <w:sz w:val="22"/>
                  <w:szCs w:val="22"/>
                  <w:rPrChange w:id="1519" w:author="Mooney, Fintan" w:date="2026-01-12T20:57:00Z" w16du:dateUtc="2026-01-13T01:57:00Z">
                    <w:rPr>
                      <w:rFonts w:ascii="Arial" w:eastAsia="Arial" w:hAnsi="Arial" w:cs="Arial"/>
                      <w:color w:val="000000"/>
                      <w:sz w:val="22"/>
                      <w:szCs w:val="22"/>
                    </w:rPr>
                  </w:rPrChange>
                </w:rPr>
                <w:t>0.1%</w:t>
              </w:r>
            </w:ins>
            <w:del w:id="1520" w:author="Mooney, Fintan" w:date="2026-01-12T20:54:00Z" w16du:dateUtc="2026-01-13T01:54:00Z">
              <w:r w:rsidRPr="00A27145" w:rsidDel="008E733B">
                <w:rPr>
                  <w:rFonts w:ascii="Calibri" w:eastAsia="Arial" w:hAnsi="Calibri" w:cs="Calibri"/>
                  <w:color w:val="000000"/>
                  <w:sz w:val="22"/>
                  <w:szCs w:val="22"/>
                </w:rPr>
                <w:delText>1.0%</w:delText>
              </w:r>
            </w:del>
          </w:p>
        </w:tc>
        <w:tc>
          <w:tcPr>
            <w:tcW w:w="2724"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tcPrChange w:id="1521" w:author="Mooney, Fintan" w:date="2026-01-14T14:37:00Z" w16du:dateUtc="2026-01-14T19:37:00Z">
              <w:tcPr>
                <w:tcW w:w="24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1F810EEF" w14:textId="524C3CD5" w:rsidR="00A27145" w:rsidRPr="00A27145" w:rsidRDefault="00A27145" w:rsidP="00857DDD">
            <w:pPr>
              <w:pBdr>
                <w:top w:val="none" w:sz="0" w:space="0" w:color="000000"/>
                <w:left w:val="none" w:sz="0" w:space="0" w:color="000000"/>
                <w:bottom w:val="none" w:sz="0" w:space="0" w:color="000000"/>
                <w:right w:val="none" w:sz="0" w:space="0" w:color="000000"/>
              </w:pBdr>
              <w:spacing w:before="100"/>
              <w:ind w:left="100" w:right="100"/>
              <w:jc w:val="center"/>
              <w:rPr>
                <w:rFonts w:ascii="Calibri" w:eastAsia="Arial" w:hAnsi="Calibri" w:cs="Calibri"/>
                <w:color w:val="000000"/>
                <w:sz w:val="22"/>
                <w:szCs w:val="22"/>
              </w:rPr>
            </w:pPr>
            <w:ins w:id="1522" w:author="Mooney, Fintan" w:date="2026-01-12T20:54:00Z" w16du:dateUtc="2026-01-13T01:54:00Z">
              <w:r w:rsidRPr="00A27145">
                <w:rPr>
                  <w:rFonts w:ascii="Calibri" w:eastAsia="Arial" w:hAnsi="Calibri" w:cs="Calibri"/>
                  <w:color w:val="000000"/>
                  <w:sz w:val="22"/>
                  <w:szCs w:val="22"/>
                  <w:rPrChange w:id="1523" w:author="Mooney, Fintan" w:date="2026-01-12T20:57:00Z" w16du:dateUtc="2026-01-13T01:57:00Z">
                    <w:rPr>
                      <w:rFonts w:ascii="Arial" w:eastAsia="Arial" w:hAnsi="Arial" w:cs="Arial"/>
                      <w:color w:val="000000"/>
                      <w:sz w:val="22"/>
                      <w:szCs w:val="22"/>
                    </w:rPr>
                  </w:rPrChange>
                </w:rPr>
                <w:t>0%</w:t>
              </w:r>
            </w:ins>
            <w:del w:id="1524" w:author="Mooney, Fintan" w:date="2026-01-12T20:54:00Z" w16du:dateUtc="2026-01-13T01:54:00Z">
              <w:r w:rsidRPr="00A27145" w:rsidDel="008E733B">
                <w:rPr>
                  <w:rFonts w:ascii="Calibri" w:eastAsia="Arial" w:hAnsi="Calibri" w:cs="Calibri"/>
                  <w:color w:val="000000"/>
                  <w:sz w:val="22"/>
                  <w:szCs w:val="22"/>
                </w:rPr>
                <w:delText>0%</w:delText>
              </w:r>
            </w:del>
          </w:p>
        </w:tc>
        <w:tc>
          <w:tcPr>
            <w:tcW w:w="1264" w:type="dxa"/>
            <w:gridSpan w:val="2"/>
            <w:tcBorders>
              <w:top w:val="none" w:sz="0" w:space="0" w:color="000000"/>
              <w:left w:val="none" w:sz="0" w:space="0" w:color="000000"/>
              <w:right w:val="none" w:sz="0" w:space="0" w:color="000000"/>
            </w:tcBorders>
            <w:shd w:val="clear" w:color="auto" w:fill="FFFFFF"/>
            <w:tcMar>
              <w:top w:w="0" w:type="dxa"/>
              <w:left w:w="0" w:type="dxa"/>
              <w:bottom w:w="0" w:type="dxa"/>
              <w:right w:w="0" w:type="dxa"/>
            </w:tcMar>
            <w:tcPrChange w:id="1525" w:author="Mooney, Fintan" w:date="2026-01-14T14:37:00Z" w16du:dateUtc="2026-01-14T19:37:00Z">
              <w:tcPr>
                <w:tcW w:w="1557"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3526B760" w14:textId="77777777" w:rsidR="00A27145" w:rsidRPr="008E418B" w:rsidRDefault="00A27145" w:rsidP="00857DDD">
            <w:pPr>
              <w:pBdr>
                <w:top w:val="none" w:sz="0" w:space="0" w:color="000000"/>
                <w:left w:val="none" w:sz="0" w:space="0" w:color="000000"/>
                <w:bottom w:val="none" w:sz="0" w:space="0" w:color="000000"/>
                <w:right w:val="none" w:sz="0" w:space="0" w:color="000000"/>
              </w:pBdr>
              <w:spacing w:before="100"/>
              <w:ind w:left="100" w:right="100"/>
              <w:jc w:val="center"/>
              <w:rPr>
                <w:rFonts w:ascii="Calibri" w:eastAsia="Arial" w:hAnsi="Calibri" w:cs="Calibri"/>
                <w:color w:val="000000"/>
                <w:sz w:val="22"/>
                <w:szCs w:val="22"/>
              </w:rPr>
            </w:pPr>
          </w:p>
        </w:tc>
      </w:tr>
      <w:tr w:rsidR="00A27145" w:rsidRPr="008E418B" w14:paraId="4B6AE5B2" w14:textId="77777777" w:rsidTr="00857DDD">
        <w:trPr>
          <w:trHeight w:val="19"/>
          <w:trPrChange w:id="1526" w:author="Mooney, Fintan" w:date="2026-01-14T14:37:00Z" w16du:dateUtc="2026-01-14T19:37:00Z">
            <w:trPr>
              <w:trHeight w:val="19"/>
              <w:jc w:val="center"/>
            </w:trPr>
          </w:trPrChange>
        </w:trPr>
        <w:tc>
          <w:tcPr>
            <w:tcW w:w="3859" w:type="dxa"/>
            <w:tcBorders>
              <w:bottom w:val="single" w:sz="4" w:space="0" w:color="auto"/>
            </w:tcBorders>
            <w:shd w:val="clear" w:color="auto" w:fill="FFFFFF"/>
            <w:tcMar>
              <w:top w:w="0" w:type="dxa"/>
              <w:left w:w="0" w:type="dxa"/>
              <w:bottom w:w="0" w:type="dxa"/>
              <w:right w:w="0" w:type="dxa"/>
            </w:tcMar>
            <w:tcPrChange w:id="1527" w:author="Mooney, Fintan" w:date="2026-01-14T14:37:00Z" w16du:dateUtc="2026-01-14T19:37:00Z">
              <w:tcPr>
                <w:tcW w:w="3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543A09E8" w14:textId="6E501A03" w:rsidR="00A27145" w:rsidRPr="00A27145" w:rsidRDefault="00A27145" w:rsidP="00857DDD">
            <w:pPr>
              <w:pBdr>
                <w:top w:val="none" w:sz="0" w:space="0" w:color="000000"/>
                <w:left w:val="none" w:sz="0" w:space="0" w:color="000000"/>
                <w:bottom w:val="none" w:sz="0" w:space="0" w:color="000000"/>
                <w:right w:val="none" w:sz="0" w:space="0" w:color="000000"/>
              </w:pBdr>
              <w:spacing w:before="100"/>
              <w:ind w:left="300" w:right="100"/>
              <w:rPr>
                <w:rFonts w:ascii="Calibri" w:eastAsia="Arial" w:hAnsi="Calibri" w:cs="Calibri"/>
                <w:color w:val="000000"/>
                <w:sz w:val="22"/>
                <w:szCs w:val="22"/>
              </w:rPr>
            </w:pPr>
            <w:ins w:id="1528" w:author="Mooney, Fintan" w:date="2026-01-12T20:54:00Z" w16du:dateUtc="2026-01-13T01:54:00Z">
              <w:r w:rsidRPr="00A27145">
                <w:rPr>
                  <w:rFonts w:ascii="Calibri" w:eastAsia="Arial" w:hAnsi="Calibri" w:cs="Calibri"/>
                  <w:color w:val="000000"/>
                  <w:sz w:val="22"/>
                  <w:szCs w:val="22"/>
                  <w:rPrChange w:id="1529" w:author="Mooney, Fintan" w:date="2026-01-12T20:57:00Z" w16du:dateUtc="2026-01-13T01:57:00Z">
                    <w:rPr>
                      <w:rFonts w:ascii="Arial" w:eastAsia="Arial" w:hAnsi="Arial" w:cs="Arial"/>
                      <w:color w:val="000000"/>
                      <w:sz w:val="22"/>
                      <w:szCs w:val="22"/>
                    </w:rPr>
                  </w:rPrChange>
                </w:rPr>
                <w:t>Evergreen Forest</w:t>
              </w:r>
            </w:ins>
            <w:del w:id="1530" w:author="Mooney, Fintan" w:date="2026-01-12T20:54:00Z" w16du:dateUtc="2026-01-13T01:54:00Z">
              <w:r w:rsidRPr="00A27145" w:rsidDel="008E733B">
                <w:rPr>
                  <w:rFonts w:ascii="Calibri" w:eastAsia="Arial" w:hAnsi="Calibri" w:cs="Calibri"/>
                  <w:color w:val="000000"/>
                  <w:sz w:val="22"/>
                  <w:szCs w:val="22"/>
                </w:rPr>
                <w:delText>Developed, Medium Intensity</w:delText>
              </w:r>
            </w:del>
          </w:p>
        </w:tc>
        <w:tc>
          <w:tcPr>
            <w:tcW w:w="2867" w:type="dxa"/>
            <w:gridSpan w:val="2"/>
            <w:tcBorders>
              <w:bottom w:val="single" w:sz="4" w:space="0" w:color="auto"/>
            </w:tcBorders>
            <w:shd w:val="clear" w:color="auto" w:fill="FFFFFF"/>
            <w:tcMar>
              <w:top w:w="0" w:type="dxa"/>
              <w:left w:w="0" w:type="dxa"/>
              <w:bottom w:w="0" w:type="dxa"/>
              <w:right w:w="0" w:type="dxa"/>
            </w:tcMar>
            <w:tcPrChange w:id="1531" w:author="Mooney, Fintan" w:date="2026-01-14T14:37:00Z" w16du:dateUtc="2026-01-14T19:37:00Z">
              <w:tcPr>
                <w:tcW w:w="2867"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519AF5C7" w14:textId="49051030" w:rsidR="00A27145" w:rsidRPr="00A27145" w:rsidRDefault="00A27145" w:rsidP="00857DDD">
            <w:pPr>
              <w:pBdr>
                <w:top w:val="none" w:sz="0" w:space="0" w:color="000000"/>
                <w:left w:val="none" w:sz="0" w:space="0" w:color="000000"/>
                <w:bottom w:val="none" w:sz="0" w:space="0" w:color="000000"/>
                <w:right w:val="none" w:sz="0" w:space="0" w:color="000000"/>
              </w:pBdr>
              <w:spacing w:before="100"/>
              <w:ind w:left="100" w:right="100"/>
              <w:jc w:val="center"/>
              <w:rPr>
                <w:rFonts w:ascii="Calibri" w:eastAsia="Arial" w:hAnsi="Calibri" w:cs="Calibri"/>
                <w:color w:val="000000"/>
                <w:sz w:val="22"/>
                <w:szCs w:val="22"/>
              </w:rPr>
            </w:pPr>
            <w:ins w:id="1532" w:author="Mooney, Fintan" w:date="2026-01-12T20:54:00Z" w16du:dateUtc="2026-01-13T01:54:00Z">
              <w:r w:rsidRPr="00A27145">
                <w:rPr>
                  <w:rFonts w:ascii="Calibri" w:eastAsia="Arial" w:hAnsi="Calibri" w:cs="Calibri"/>
                  <w:color w:val="000000"/>
                  <w:sz w:val="22"/>
                  <w:szCs w:val="22"/>
                  <w:rPrChange w:id="1533" w:author="Mooney, Fintan" w:date="2026-01-12T20:57:00Z" w16du:dateUtc="2026-01-13T01:57:00Z">
                    <w:rPr>
                      <w:rFonts w:ascii="Arial" w:eastAsia="Arial" w:hAnsi="Arial" w:cs="Arial"/>
                      <w:color w:val="000000"/>
                      <w:sz w:val="22"/>
                      <w:szCs w:val="22"/>
                    </w:rPr>
                  </w:rPrChange>
                </w:rPr>
                <w:t>&lt;0.1%</w:t>
              </w:r>
            </w:ins>
            <w:del w:id="1534" w:author="Mooney, Fintan" w:date="2026-01-12T20:54:00Z" w16du:dateUtc="2026-01-13T01:54:00Z">
              <w:r w:rsidRPr="00A27145" w:rsidDel="008E733B">
                <w:rPr>
                  <w:rFonts w:ascii="Calibri" w:eastAsia="Arial" w:hAnsi="Calibri" w:cs="Calibri"/>
                  <w:color w:val="000000"/>
                  <w:sz w:val="22"/>
                  <w:szCs w:val="22"/>
                </w:rPr>
                <w:delText>0.2%</w:delText>
              </w:r>
            </w:del>
          </w:p>
        </w:tc>
        <w:tc>
          <w:tcPr>
            <w:tcW w:w="2724" w:type="dxa"/>
            <w:tcBorders>
              <w:bottom w:val="single" w:sz="4" w:space="0" w:color="auto"/>
            </w:tcBorders>
            <w:shd w:val="clear" w:color="auto" w:fill="FFFFFF"/>
            <w:tcMar>
              <w:top w:w="0" w:type="dxa"/>
              <w:left w:w="0" w:type="dxa"/>
              <w:bottom w:w="0" w:type="dxa"/>
              <w:right w:w="0" w:type="dxa"/>
            </w:tcMar>
            <w:tcPrChange w:id="1535" w:author="Mooney, Fintan" w:date="2026-01-14T14:37:00Z" w16du:dateUtc="2026-01-14T19:37:00Z">
              <w:tcPr>
                <w:tcW w:w="24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40D3ADBB" w14:textId="254B7130" w:rsidR="00A27145" w:rsidRPr="00A27145" w:rsidRDefault="00A27145" w:rsidP="00857DDD">
            <w:pPr>
              <w:pBdr>
                <w:top w:val="none" w:sz="0" w:space="0" w:color="000000"/>
                <w:left w:val="none" w:sz="0" w:space="0" w:color="000000"/>
                <w:bottom w:val="none" w:sz="0" w:space="0" w:color="000000"/>
                <w:right w:val="none" w:sz="0" w:space="0" w:color="000000"/>
              </w:pBdr>
              <w:spacing w:before="100"/>
              <w:ind w:left="100" w:right="100"/>
              <w:jc w:val="center"/>
              <w:rPr>
                <w:rFonts w:ascii="Calibri" w:eastAsia="Arial" w:hAnsi="Calibri" w:cs="Calibri"/>
                <w:color w:val="000000"/>
                <w:sz w:val="22"/>
                <w:szCs w:val="22"/>
              </w:rPr>
            </w:pPr>
            <w:ins w:id="1536" w:author="Mooney, Fintan" w:date="2026-01-12T20:54:00Z" w16du:dateUtc="2026-01-13T01:54:00Z">
              <w:r w:rsidRPr="00A27145">
                <w:rPr>
                  <w:rFonts w:ascii="Calibri" w:eastAsia="Arial" w:hAnsi="Calibri" w:cs="Calibri"/>
                  <w:color w:val="000000"/>
                  <w:sz w:val="22"/>
                  <w:szCs w:val="22"/>
                  <w:rPrChange w:id="1537" w:author="Mooney, Fintan" w:date="2026-01-12T20:57:00Z" w16du:dateUtc="2026-01-13T01:57:00Z">
                    <w:rPr>
                      <w:rFonts w:ascii="Arial" w:eastAsia="Arial" w:hAnsi="Arial" w:cs="Arial"/>
                      <w:color w:val="000000"/>
                      <w:sz w:val="22"/>
                      <w:szCs w:val="22"/>
                    </w:rPr>
                  </w:rPrChange>
                </w:rPr>
                <w:t>0%</w:t>
              </w:r>
            </w:ins>
            <w:del w:id="1538" w:author="Mooney, Fintan" w:date="2026-01-12T20:54:00Z" w16du:dateUtc="2026-01-13T01:54:00Z">
              <w:r w:rsidRPr="00A27145" w:rsidDel="008E733B">
                <w:rPr>
                  <w:rFonts w:ascii="Calibri" w:eastAsia="Arial" w:hAnsi="Calibri" w:cs="Calibri"/>
                  <w:color w:val="000000"/>
                  <w:sz w:val="22"/>
                  <w:szCs w:val="22"/>
                </w:rPr>
                <w:delText>0%</w:delText>
              </w:r>
            </w:del>
          </w:p>
        </w:tc>
        <w:tc>
          <w:tcPr>
            <w:tcW w:w="1264" w:type="dxa"/>
            <w:gridSpan w:val="2"/>
            <w:tcBorders>
              <w:bottom w:val="single" w:sz="4" w:space="0" w:color="auto"/>
            </w:tcBorders>
            <w:shd w:val="clear" w:color="auto" w:fill="FFFFFF"/>
            <w:tcMar>
              <w:top w:w="0" w:type="dxa"/>
              <w:left w:w="0" w:type="dxa"/>
              <w:bottom w:w="0" w:type="dxa"/>
              <w:right w:w="0" w:type="dxa"/>
            </w:tcMar>
            <w:tcPrChange w:id="1539" w:author="Mooney, Fintan" w:date="2026-01-14T14:37:00Z" w16du:dateUtc="2026-01-14T19:37:00Z">
              <w:tcPr>
                <w:tcW w:w="1557"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13BCC1FE" w14:textId="77777777" w:rsidR="00A27145" w:rsidRPr="008E418B" w:rsidRDefault="00A27145" w:rsidP="00857DDD">
            <w:pPr>
              <w:pBdr>
                <w:top w:val="none" w:sz="0" w:space="0" w:color="000000"/>
                <w:left w:val="none" w:sz="0" w:space="0" w:color="000000"/>
                <w:bottom w:val="none" w:sz="0" w:space="0" w:color="000000"/>
                <w:right w:val="none" w:sz="0" w:space="0" w:color="000000"/>
              </w:pBdr>
              <w:spacing w:before="100"/>
              <w:ind w:left="100" w:right="100"/>
              <w:jc w:val="center"/>
              <w:rPr>
                <w:rFonts w:ascii="Calibri" w:eastAsia="Arial" w:hAnsi="Calibri" w:cs="Calibri"/>
                <w:color w:val="000000"/>
                <w:sz w:val="22"/>
                <w:szCs w:val="22"/>
              </w:rPr>
            </w:pPr>
          </w:p>
        </w:tc>
      </w:tr>
      <w:tr w:rsidR="00A27145" w:rsidRPr="008E418B" w:rsidDel="00A27145" w14:paraId="59384694" w14:textId="40839D4B" w:rsidTr="00857DDD">
        <w:trPr>
          <w:trHeight w:val="19"/>
          <w:del w:id="1540" w:author="Mooney, Fintan" w:date="2026-01-12T20:55:00Z"/>
          <w:trPrChange w:id="1541" w:author="Mooney, Fintan" w:date="2026-01-14T14:37:00Z" w16du:dateUtc="2026-01-14T19:37:00Z">
            <w:trPr>
              <w:trHeight w:val="19"/>
              <w:jc w:val="center"/>
            </w:trPr>
          </w:trPrChange>
        </w:trPr>
        <w:tc>
          <w:tcPr>
            <w:tcW w:w="3859" w:type="dxa"/>
            <w:tcBorders>
              <w:top w:val="single" w:sz="4" w:space="0" w:color="auto"/>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542" w:author="Mooney, Fintan" w:date="2026-01-14T14:37:00Z" w16du:dateUtc="2026-01-14T19:37:00Z">
              <w:tcPr>
                <w:tcW w:w="3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5EFAAEE3" w14:textId="44D48D3E" w:rsidR="00A27145" w:rsidRPr="008E418B" w:rsidDel="00A27145" w:rsidRDefault="00A27145" w:rsidP="00857DDD">
            <w:pPr>
              <w:pBdr>
                <w:top w:val="none" w:sz="0" w:space="0" w:color="000000"/>
                <w:left w:val="none" w:sz="0" w:space="0" w:color="000000"/>
                <w:bottom w:val="none" w:sz="0" w:space="0" w:color="000000"/>
                <w:right w:val="none" w:sz="0" w:space="0" w:color="000000"/>
              </w:pBdr>
              <w:spacing w:before="100"/>
              <w:ind w:left="300" w:right="100"/>
              <w:rPr>
                <w:del w:id="1543" w:author="Mooney, Fintan" w:date="2026-01-12T20:55:00Z" w16du:dateUtc="2026-01-13T01:55:00Z"/>
                <w:rFonts w:ascii="Calibri" w:eastAsia="Arial" w:hAnsi="Calibri" w:cs="Calibri"/>
                <w:color w:val="000000"/>
                <w:sz w:val="22"/>
                <w:szCs w:val="22"/>
              </w:rPr>
            </w:pPr>
            <w:del w:id="1544" w:author="Mooney, Fintan" w:date="2026-01-12T20:54:00Z" w16du:dateUtc="2026-01-13T01:54:00Z">
              <w:r w:rsidRPr="008E418B" w:rsidDel="00930791">
                <w:rPr>
                  <w:rFonts w:ascii="Calibri" w:eastAsia="Arial" w:hAnsi="Calibri" w:cs="Calibri"/>
                  <w:color w:val="000000"/>
                  <w:sz w:val="22"/>
                  <w:szCs w:val="22"/>
                </w:rPr>
                <w:delText>Barren Land</w:delText>
              </w:r>
            </w:del>
          </w:p>
        </w:tc>
        <w:tc>
          <w:tcPr>
            <w:tcW w:w="2867" w:type="dxa"/>
            <w:gridSpan w:val="2"/>
            <w:tcBorders>
              <w:top w:val="single" w:sz="4" w:space="0" w:color="auto"/>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545" w:author="Mooney, Fintan" w:date="2026-01-14T14:37:00Z" w16du:dateUtc="2026-01-14T19:37:00Z">
              <w:tcPr>
                <w:tcW w:w="2867"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52141068" w14:textId="293B59FE" w:rsidR="00A27145" w:rsidRPr="008E418B" w:rsidDel="00A27145" w:rsidRDefault="00A27145" w:rsidP="00857DDD">
            <w:pPr>
              <w:pBdr>
                <w:top w:val="none" w:sz="0" w:space="0" w:color="000000"/>
                <w:left w:val="none" w:sz="0" w:space="0" w:color="000000"/>
                <w:bottom w:val="none" w:sz="0" w:space="0" w:color="000000"/>
                <w:right w:val="none" w:sz="0" w:space="0" w:color="000000"/>
              </w:pBdr>
              <w:spacing w:before="100"/>
              <w:ind w:left="100" w:right="100"/>
              <w:jc w:val="center"/>
              <w:rPr>
                <w:del w:id="1546" w:author="Mooney, Fintan" w:date="2026-01-12T20:55:00Z" w16du:dateUtc="2026-01-13T01:55:00Z"/>
                <w:rFonts w:ascii="Calibri" w:eastAsia="Arial" w:hAnsi="Calibri" w:cs="Calibri"/>
                <w:color w:val="000000"/>
                <w:sz w:val="22"/>
                <w:szCs w:val="22"/>
              </w:rPr>
            </w:pPr>
            <w:del w:id="1547" w:author="Mooney, Fintan" w:date="2026-01-12T20:54:00Z" w16du:dateUtc="2026-01-13T01:54:00Z">
              <w:r w:rsidRPr="008E418B" w:rsidDel="00930791">
                <w:rPr>
                  <w:rFonts w:ascii="Calibri" w:eastAsia="Arial" w:hAnsi="Calibri" w:cs="Calibri"/>
                  <w:color w:val="000000"/>
                  <w:sz w:val="22"/>
                  <w:szCs w:val="22"/>
                </w:rPr>
                <w:delText>0.1%</w:delText>
              </w:r>
            </w:del>
          </w:p>
        </w:tc>
        <w:tc>
          <w:tcPr>
            <w:tcW w:w="2724" w:type="dxa"/>
            <w:tcBorders>
              <w:top w:val="single" w:sz="4" w:space="0" w:color="auto"/>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548" w:author="Mooney, Fintan" w:date="2026-01-14T14:37:00Z" w16du:dateUtc="2026-01-14T19:37:00Z">
              <w:tcPr>
                <w:tcW w:w="24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66C64CBB" w14:textId="64F83046" w:rsidR="00A27145" w:rsidRPr="008E418B" w:rsidDel="00A27145" w:rsidRDefault="00A27145" w:rsidP="00857DDD">
            <w:pPr>
              <w:pBdr>
                <w:top w:val="none" w:sz="0" w:space="0" w:color="000000"/>
                <w:left w:val="none" w:sz="0" w:space="0" w:color="000000"/>
                <w:bottom w:val="none" w:sz="0" w:space="0" w:color="000000"/>
                <w:right w:val="none" w:sz="0" w:space="0" w:color="000000"/>
              </w:pBdr>
              <w:spacing w:before="100"/>
              <w:ind w:left="100" w:right="100"/>
              <w:jc w:val="center"/>
              <w:rPr>
                <w:del w:id="1549" w:author="Mooney, Fintan" w:date="2026-01-12T20:55:00Z" w16du:dateUtc="2026-01-13T01:55:00Z"/>
                <w:rFonts w:ascii="Calibri" w:eastAsia="Arial" w:hAnsi="Calibri" w:cs="Calibri"/>
                <w:color w:val="000000"/>
                <w:sz w:val="22"/>
                <w:szCs w:val="22"/>
              </w:rPr>
            </w:pPr>
            <w:del w:id="1550" w:author="Mooney, Fintan" w:date="2026-01-12T20:54:00Z" w16du:dateUtc="2026-01-13T01:54:00Z">
              <w:r w:rsidRPr="008E418B" w:rsidDel="00930791">
                <w:rPr>
                  <w:rFonts w:ascii="Calibri" w:eastAsia="Arial" w:hAnsi="Calibri" w:cs="Calibri"/>
                  <w:color w:val="000000"/>
                  <w:sz w:val="22"/>
                  <w:szCs w:val="22"/>
                </w:rPr>
                <w:delText>0%</w:delText>
              </w:r>
            </w:del>
          </w:p>
        </w:tc>
        <w:tc>
          <w:tcPr>
            <w:tcW w:w="1264" w:type="dxa"/>
            <w:gridSpan w:val="2"/>
            <w:tcBorders>
              <w:top w:val="single" w:sz="4" w:space="0" w:color="auto"/>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551" w:author="Mooney, Fintan" w:date="2026-01-14T14:37:00Z" w16du:dateUtc="2026-01-14T19:37:00Z">
              <w:tcPr>
                <w:tcW w:w="1557"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607A91CD" w14:textId="2060E6D1" w:rsidR="00A27145" w:rsidRPr="008E418B" w:rsidDel="00A27145" w:rsidRDefault="00A27145" w:rsidP="00857DDD">
            <w:pPr>
              <w:pBdr>
                <w:top w:val="none" w:sz="0" w:space="0" w:color="000000"/>
                <w:left w:val="none" w:sz="0" w:space="0" w:color="000000"/>
                <w:bottom w:val="none" w:sz="0" w:space="0" w:color="000000"/>
                <w:right w:val="none" w:sz="0" w:space="0" w:color="000000"/>
              </w:pBdr>
              <w:spacing w:before="100"/>
              <w:ind w:left="100" w:right="100"/>
              <w:jc w:val="center"/>
              <w:rPr>
                <w:del w:id="1552" w:author="Mooney, Fintan" w:date="2026-01-12T20:55:00Z" w16du:dateUtc="2026-01-13T01:55:00Z"/>
                <w:rFonts w:ascii="Calibri" w:eastAsia="Arial" w:hAnsi="Calibri" w:cs="Calibri"/>
                <w:color w:val="000000"/>
                <w:sz w:val="22"/>
                <w:szCs w:val="22"/>
              </w:rPr>
            </w:pPr>
          </w:p>
        </w:tc>
      </w:tr>
      <w:tr w:rsidR="00A27145" w:rsidRPr="008E418B" w:rsidDel="00A27145" w14:paraId="0C0F8BDE" w14:textId="63278F02" w:rsidTr="00857DDD">
        <w:trPr>
          <w:trHeight w:val="19"/>
          <w:del w:id="1553" w:author="Mooney, Fintan" w:date="2026-01-12T20:55:00Z"/>
          <w:trPrChange w:id="1554" w:author="Mooney, Fintan" w:date="2026-01-14T14:37:00Z" w16du:dateUtc="2026-01-14T19:37:00Z">
            <w:trPr>
              <w:trHeight w:val="19"/>
              <w:jc w:val="center"/>
            </w:trPr>
          </w:trPrChange>
        </w:trPr>
        <w:tc>
          <w:tcPr>
            <w:tcW w:w="3859"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tcPrChange w:id="1555" w:author="Mooney, Fintan" w:date="2026-01-14T14:37:00Z" w16du:dateUtc="2026-01-14T19:37:00Z">
              <w:tcPr>
                <w:tcW w:w="3859"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tcPr>
            </w:tcPrChange>
          </w:tcPr>
          <w:p w14:paraId="5EF88530" w14:textId="14361706" w:rsidR="00A27145" w:rsidRPr="008E418B" w:rsidDel="00A27145" w:rsidRDefault="00A27145" w:rsidP="00857DDD">
            <w:pPr>
              <w:pBdr>
                <w:top w:val="none" w:sz="0" w:space="0" w:color="000000"/>
                <w:left w:val="none" w:sz="0" w:space="0" w:color="000000"/>
                <w:bottom w:val="none" w:sz="0" w:space="0" w:color="000000"/>
                <w:right w:val="none" w:sz="0" w:space="0" w:color="000000"/>
              </w:pBdr>
              <w:spacing w:before="100"/>
              <w:ind w:left="300" w:right="100"/>
              <w:rPr>
                <w:del w:id="1556" w:author="Mooney, Fintan" w:date="2026-01-12T20:55:00Z" w16du:dateUtc="2026-01-13T01:55:00Z"/>
                <w:rFonts w:ascii="Calibri" w:eastAsia="Arial" w:hAnsi="Calibri" w:cs="Calibri"/>
                <w:color w:val="000000"/>
                <w:sz w:val="22"/>
                <w:szCs w:val="22"/>
              </w:rPr>
            </w:pPr>
            <w:del w:id="1557" w:author="Mooney, Fintan" w:date="2026-01-12T20:54:00Z" w16du:dateUtc="2026-01-13T01:54:00Z">
              <w:r w:rsidRPr="008E418B" w:rsidDel="00930791">
                <w:rPr>
                  <w:rFonts w:ascii="Calibri" w:eastAsia="Arial" w:hAnsi="Calibri" w:cs="Calibri"/>
                  <w:color w:val="000000"/>
                  <w:sz w:val="22"/>
                  <w:szCs w:val="22"/>
                </w:rPr>
                <w:delText>Shrub/Scrub</w:delText>
              </w:r>
            </w:del>
          </w:p>
        </w:tc>
        <w:tc>
          <w:tcPr>
            <w:tcW w:w="2867" w:type="dxa"/>
            <w:gridSpan w:val="2"/>
            <w:tcBorders>
              <w:top w:val="none" w:sz="0" w:space="0" w:color="000000"/>
              <w:left w:val="none" w:sz="0" w:space="0" w:color="000000"/>
              <w:right w:val="none" w:sz="0" w:space="0" w:color="000000"/>
            </w:tcBorders>
            <w:shd w:val="clear" w:color="auto" w:fill="FFFFFF"/>
            <w:tcMar>
              <w:top w:w="0" w:type="dxa"/>
              <w:left w:w="0" w:type="dxa"/>
              <w:bottom w:w="0" w:type="dxa"/>
              <w:right w:w="0" w:type="dxa"/>
            </w:tcMar>
            <w:tcPrChange w:id="1558" w:author="Mooney, Fintan" w:date="2026-01-14T14:37:00Z" w16du:dateUtc="2026-01-14T19:37:00Z">
              <w:tcPr>
                <w:tcW w:w="2867" w:type="dxa"/>
                <w:gridSpan w:val="2"/>
                <w:tcBorders>
                  <w:top w:val="none" w:sz="0" w:space="0" w:color="000000"/>
                  <w:left w:val="none" w:sz="0" w:space="0" w:color="000000"/>
                  <w:right w:val="none" w:sz="0" w:space="0" w:color="000000"/>
                </w:tcBorders>
                <w:shd w:val="clear" w:color="auto" w:fill="FFFFFF"/>
                <w:tcMar>
                  <w:top w:w="0" w:type="dxa"/>
                  <w:left w:w="0" w:type="dxa"/>
                  <w:bottom w:w="0" w:type="dxa"/>
                  <w:right w:w="0" w:type="dxa"/>
                </w:tcMar>
              </w:tcPr>
            </w:tcPrChange>
          </w:tcPr>
          <w:p w14:paraId="7F1A7214" w14:textId="7A1DED4F" w:rsidR="00A27145" w:rsidRPr="008E418B" w:rsidDel="00A27145" w:rsidRDefault="00A27145" w:rsidP="00857DDD">
            <w:pPr>
              <w:pBdr>
                <w:top w:val="none" w:sz="0" w:space="0" w:color="000000"/>
                <w:left w:val="none" w:sz="0" w:space="0" w:color="000000"/>
                <w:bottom w:val="none" w:sz="0" w:space="0" w:color="000000"/>
                <w:right w:val="none" w:sz="0" w:space="0" w:color="000000"/>
              </w:pBdr>
              <w:spacing w:before="100"/>
              <w:ind w:left="100" w:right="100"/>
              <w:jc w:val="center"/>
              <w:rPr>
                <w:del w:id="1559" w:author="Mooney, Fintan" w:date="2026-01-12T20:55:00Z" w16du:dateUtc="2026-01-13T01:55:00Z"/>
                <w:rFonts w:ascii="Calibri" w:eastAsia="Arial" w:hAnsi="Calibri" w:cs="Calibri"/>
                <w:color w:val="000000"/>
                <w:sz w:val="22"/>
                <w:szCs w:val="22"/>
              </w:rPr>
            </w:pPr>
            <w:del w:id="1560" w:author="Mooney, Fintan" w:date="2026-01-12T20:54:00Z" w16du:dateUtc="2026-01-13T01:54:00Z">
              <w:r w:rsidRPr="008E418B" w:rsidDel="00930791">
                <w:rPr>
                  <w:rFonts w:ascii="Calibri" w:eastAsia="Arial" w:hAnsi="Calibri" w:cs="Calibri"/>
                  <w:color w:val="000000"/>
                  <w:sz w:val="22"/>
                  <w:szCs w:val="22"/>
                </w:rPr>
                <w:delText>0.1%</w:delText>
              </w:r>
            </w:del>
          </w:p>
        </w:tc>
        <w:tc>
          <w:tcPr>
            <w:tcW w:w="2724"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tcPrChange w:id="1561" w:author="Mooney, Fintan" w:date="2026-01-14T14:37:00Z" w16du:dateUtc="2026-01-14T19:37:00Z">
              <w:tcPr>
                <w:tcW w:w="2431"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tcPr>
            </w:tcPrChange>
          </w:tcPr>
          <w:p w14:paraId="34975BD5" w14:textId="6925EF60" w:rsidR="00A27145" w:rsidRPr="008E418B" w:rsidDel="00A27145" w:rsidRDefault="00A27145" w:rsidP="00857DDD">
            <w:pPr>
              <w:pBdr>
                <w:top w:val="none" w:sz="0" w:space="0" w:color="000000"/>
                <w:left w:val="none" w:sz="0" w:space="0" w:color="000000"/>
                <w:bottom w:val="none" w:sz="0" w:space="0" w:color="000000"/>
                <w:right w:val="none" w:sz="0" w:space="0" w:color="000000"/>
              </w:pBdr>
              <w:spacing w:before="100"/>
              <w:ind w:left="100" w:right="100"/>
              <w:jc w:val="center"/>
              <w:rPr>
                <w:del w:id="1562" w:author="Mooney, Fintan" w:date="2026-01-12T20:55:00Z" w16du:dateUtc="2026-01-13T01:55:00Z"/>
                <w:rFonts w:ascii="Calibri" w:eastAsia="Arial" w:hAnsi="Calibri" w:cs="Calibri"/>
                <w:color w:val="000000"/>
                <w:sz w:val="22"/>
                <w:szCs w:val="22"/>
              </w:rPr>
            </w:pPr>
            <w:del w:id="1563" w:author="Mooney, Fintan" w:date="2026-01-12T20:54:00Z" w16du:dateUtc="2026-01-13T01:54:00Z">
              <w:r w:rsidRPr="008E418B" w:rsidDel="00930791">
                <w:rPr>
                  <w:rFonts w:ascii="Calibri" w:eastAsia="Arial" w:hAnsi="Calibri" w:cs="Calibri"/>
                  <w:color w:val="000000"/>
                  <w:sz w:val="22"/>
                  <w:szCs w:val="22"/>
                </w:rPr>
                <w:delText>0%</w:delText>
              </w:r>
            </w:del>
          </w:p>
        </w:tc>
        <w:tc>
          <w:tcPr>
            <w:tcW w:w="1264" w:type="dxa"/>
            <w:gridSpan w:val="2"/>
            <w:tcBorders>
              <w:top w:val="none" w:sz="0" w:space="0" w:color="000000"/>
              <w:left w:val="none" w:sz="0" w:space="0" w:color="000000"/>
              <w:right w:val="none" w:sz="0" w:space="0" w:color="000000"/>
            </w:tcBorders>
            <w:shd w:val="clear" w:color="auto" w:fill="FFFFFF"/>
            <w:tcMar>
              <w:top w:w="0" w:type="dxa"/>
              <w:left w:w="0" w:type="dxa"/>
              <w:bottom w:w="0" w:type="dxa"/>
              <w:right w:w="0" w:type="dxa"/>
            </w:tcMar>
            <w:tcPrChange w:id="1564" w:author="Mooney, Fintan" w:date="2026-01-14T14:37:00Z" w16du:dateUtc="2026-01-14T19:37:00Z">
              <w:tcPr>
                <w:tcW w:w="1557" w:type="dxa"/>
                <w:gridSpan w:val="3"/>
                <w:tcBorders>
                  <w:top w:val="none" w:sz="0" w:space="0" w:color="000000"/>
                  <w:left w:val="none" w:sz="0" w:space="0" w:color="000000"/>
                  <w:right w:val="none" w:sz="0" w:space="0" w:color="000000"/>
                </w:tcBorders>
                <w:shd w:val="clear" w:color="auto" w:fill="FFFFFF"/>
                <w:tcMar>
                  <w:top w:w="0" w:type="dxa"/>
                  <w:left w:w="0" w:type="dxa"/>
                  <w:bottom w:w="0" w:type="dxa"/>
                  <w:right w:w="0" w:type="dxa"/>
                </w:tcMar>
              </w:tcPr>
            </w:tcPrChange>
          </w:tcPr>
          <w:p w14:paraId="2DAAC9E1" w14:textId="6F5D237E" w:rsidR="00A27145" w:rsidRPr="008E418B" w:rsidDel="00A27145" w:rsidRDefault="00A27145" w:rsidP="00857DDD">
            <w:pPr>
              <w:pBdr>
                <w:top w:val="none" w:sz="0" w:space="0" w:color="000000"/>
                <w:left w:val="none" w:sz="0" w:space="0" w:color="000000"/>
                <w:bottom w:val="none" w:sz="0" w:space="0" w:color="000000"/>
                <w:right w:val="none" w:sz="0" w:space="0" w:color="000000"/>
              </w:pBdr>
              <w:spacing w:before="100"/>
              <w:ind w:left="100" w:right="100"/>
              <w:jc w:val="center"/>
              <w:rPr>
                <w:del w:id="1565" w:author="Mooney, Fintan" w:date="2026-01-12T20:55:00Z" w16du:dateUtc="2026-01-13T01:55:00Z"/>
                <w:rFonts w:ascii="Calibri" w:eastAsia="Arial" w:hAnsi="Calibri" w:cs="Calibri"/>
                <w:color w:val="000000"/>
                <w:sz w:val="22"/>
                <w:szCs w:val="22"/>
              </w:rPr>
            </w:pPr>
          </w:p>
        </w:tc>
      </w:tr>
      <w:tr w:rsidR="00A27145" w:rsidRPr="008E418B" w:rsidDel="00A27145" w14:paraId="75DA8C58" w14:textId="142769E5" w:rsidTr="00857DDD">
        <w:trPr>
          <w:trHeight w:val="19"/>
          <w:del w:id="1566" w:author="Mooney, Fintan" w:date="2026-01-12T20:55:00Z"/>
          <w:trPrChange w:id="1567" w:author="Mooney, Fintan" w:date="2026-01-14T14:37:00Z" w16du:dateUtc="2026-01-14T19:37:00Z">
            <w:trPr>
              <w:trHeight w:val="19"/>
              <w:jc w:val="center"/>
            </w:trPr>
          </w:trPrChange>
        </w:trPr>
        <w:tc>
          <w:tcPr>
            <w:tcW w:w="3859" w:type="dxa"/>
            <w:tcBorders>
              <w:bottom w:val="single" w:sz="4" w:space="0" w:color="auto"/>
            </w:tcBorders>
            <w:shd w:val="clear" w:color="auto" w:fill="FFFFFF"/>
            <w:tcMar>
              <w:top w:w="0" w:type="dxa"/>
              <w:left w:w="0" w:type="dxa"/>
              <w:bottom w:w="0" w:type="dxa"/>
              <w:right w:w="0" w:type="dxa"/>
            </w:tcMar>
            <w:tcPrChange w:id="1568" w:author="Mooney, Fintan" w:date="2026-01-14T14:37:00Z" w16du:dateUtc="2026-01-14T19:37:00Z">
              <w:tcPr>
                <w:tcW w:w="3859" w:type="dxa"/>
                <w:tcBorders>
                  <w:bottom w:val="single" w:sz="4" w:space="0" w:color="auto"/>
                </w:tcBorders>
                <w:shd w:val="clear" w:color="auto" w:fill="FFFFFF"/>
                <w:tcMar>
                  <w:top w:w="0" w:type="dxa"/>
                  <w:left w:w="0" w:type="dxa"/>
                  <w:bottom w:w="0" w:type="dxa"/>
                  <w:right w:w="0" w:type="dxa"/>
                </w:tcMar>
              </w:tcPr>
            </w:tcPrChange>
          </w:tcPr>
          <w:p w14:paraId="4B756FEE" w14:textId="7FA631B0" w:rsidR="00A27145" w:rsidRPr="008E418B" w:rsidDel="00A27145" w:rsidRDefault="00A27145" w:rsidP="00857DDD">
            <w:pPr>
              <w:pBdr>
                <w:top w:val="none" w:sz="0" w:space="0" w:color="000000"/>
                <w:left w:val="none" w:sz="0" w:space="0" w:color="000000"/>
                <w:bottom w:val="none" w:sz="0" w:space="0" w:color="000000"/>
                <w:right w:val="none" w:sz="0" w:space="0" w:color="000000"/>
              </w:pBdr>
              <w:spacing w:before="100"/>
              <w:ind w:left="300" w:right="100"/>
              <w:rPr>
                <w:del w:id="1569" w:author="Mooney, Fintan" w:date="2026-01-12T20:55:00Z" w16du:dateUtc="2026-01-13T01:55:00Z"/>
                <w:rFonts w:ascii="Calibri" w:eastAsia="Arial" w:hAnsi="Calibri" w:cs="Calibri"/>
                <w:color w:val="000000"/>
                <w:sz w:val="22"/>
                <w:szCs w:val="22"/>
              </w:rPr>
            </w:pPr>
            <w:del w:id="1570" w:author="Mooney, Fintan" w:date="2026-01-12T20:54:00Z" w16du:dateUtc="2026-01-13T01:54:00Z">
              <w:r w:rsidRPr="008E418B" w:rsidDel="00930791">
                <w:rPr>
                  <w:rFonts w:ascii="Calibri" w:eastAsia="Arial" w:hAnsi="Calibri" w:cs="Calibri"/>
                  <w:color w:val="000000"/>
                  <w:sz w:val="22"/>
                  <w:szCs w:val="22"/>
                </w:rPr>
                <w:delText>Developed, Open Space</w:delText>
              </w:r>
            </w:del>
          </w:p>
        </w:tc>
        <w:tc>
          <w:tcPr>
            <w:tcW w:w="2867" w:type="dxa"/>
            <w:gridSpan w:val="2"/>
            <w:tcBorders>
              <w:bottom w:val="single" w:sz="4" w:space="0" w:color="auto"/>
            </w:tcBorders>
            <w:shd w:val="clear" w:color="auto" w:fill="FFFFFF"/>
            <w:tcMar>
              <w:top w:w="0" w:type="dxa"/>
              <w:left w:w="0" w:type="dxa"/>
              <w:bottom w:w="0" w:type="dxa"/>
              <w:right w:w="0" w:type="dxa"/>
            </w:tcMar>
            <w:tcPrChange w:id="1571" w:author="Mooney, Fintan" w:date="2026-01-14T14:37:00Z" w16du:dateUtc="2026-01-14T19:37:00Z">
              <w:tcPr>
                <w:tcW w:w="2867" w:type="dxa"/>
                <w:gridSpan w:val="2"/>
                <w:tcBorders>
                  <w:bottom w:val="single" w:sz="4" w:space="0" w:color="auto"/>
                </w:tcBorders>
                <w:shd w:val="clear" w:color="auto" w:fill="FFFFFF"/>
                <w:tcMar>
                  <w:top w:w="0" w:type="dxa"/>
                  <w:left w:w="0" w:type="dxa"/>
                  <w:bottom w:w="0" w:type="dxa"/>
                  <w:right w:w="0" w:type="dxa"/>
                </w:tcMar>
              </w:tcPr>
            </w:tcPrChange>
          </w:tcPr>
          <w:p w14:paraId="7353E4B6" w14:textId="25CD37B5" w:rsidR="00A27145" w:rsidRPr="008E418B" w:rsidDel="00A27145" w:rsidRDefault="00A27145" w:rsidP="00857DDD">
            <w:pPr>
              <w:pBdr>
                <w:top w:val="none" w:sz="0" w:space="0" w:color="000000"/>
                <w:left w:val="none" w:sz="0" w:space="0" w:color="000000"/>
                <w:bottom w:val="none" w:sz="0" w:space="0" w:color="000000"/>
                <w:right w:val="none" w:sz="0" w:space="0" w:color="000000"/>
              </w:pBdr>
              <w:spacing w:before="100"/>
              <w:ind w:left="100" w:right="100"/>
              <w:jc w:val="center"/>
              <w:rPr>
                <w:del w:id="1572" w:author="Mooney, Fintan" w:date="2026-01-12T20:55:00Z" w16du:dateUtc="2026-01-13T01:55:00Z"/>
                <w:rFonts w:ascii="Calibri" w:eastAsia="Arial" w:hAnsi="Calibri" w:cs="Calibri"/>
                <w:color w:val="000000"/>
                <w:sz w:val="22"/>
                <w:szCs w:val="22"/>
              </w:rPr>
            </w:pPr>
            <w:del w:id="1573" w:author="Mooney, Fintan" w:date="2026-01-12T20:54:00Z" w16du:dateUtc="2026-01-13T01:54:00Z">
              <w:r w:rsidRPr="008E418B" w:rsidDel="00930791">
                <w:rPr>
                  <w:rFonts w:ascii="Calibri" w:eastAsia="Arial" w:hAnsi="Calibri" w:cs="Calibri"/>
                  <w:color w:val="000000"/>
                  <w:sz w:val="22"/>
                  <w:szCs w:val="22"/>
                </w:rPr>
                <w:delText>&lt;0.1%</w:delText>
              </w:r>
            </w:del>
          </w:p>
        </w:tc>
        <w:tc>
          <w:tcPr>
            <w:tcW w:w="2724" w:type="dxa"/>
            <w:tcBorders>
              <w:bottom w:val="single" w:sz="4" w:space="0" w:color="auto"/>
            </w:tcBorders>
            <w:shd w:val="clear" w:color="auto" w:fill="FFFFFF"/>
            <w:tcMar>
              <w:top w:w="0" w:type="dxa"/>
              <w:left w:w="0" w:type="dxa"/>
              <w:bottom w:w="0" w:type="dxa"/>
              <w:right w:w="0" w:type="dxa"/>
            </w:tcMar>
            <w:tcPrChange w:id="1574" w:author="Mooney, Fintan" w:date="2026-01-14T14:37:00Z" w16du:dateUtc="2026-01-14T19:37:00Z">
              <w:tcPr>
                <w:tcW w:w="2431" w:type="dxa"/>
                <w:tcBorders>
                  <w:bottom w:val="single" w:sz="4" w:space="0" w:color="auto"/>
                </w:tcBorders>
                <w:shd w:val="clear" w:color="auto" w:fill="FFFFFF"/>
                <w:tcMar>
                  <w:top w:w="0" w:type="dxa"/>
                  <w:left w:w="0" w:type="dxa"/>
                  <w:bottom w:w="0" w:type="dxa"/>
                  <w:right w:w="0" w:type="dxa"/>
                </w:tcMar>
              </w:tcPr>
            </w:tcPrChange>
          </w:tcPr>
          <w:p w14:paraId="7479FF7E" w14:textId="4CDEDD84" w:rsidR="00A27145" w:rsidRPr="008E418B" w:rsidDel="00A27145" w:rsidRDefault="00A27145" w:rsidP="00857DDD">
            <w:pPr>
              <w:pBdr>
                <w:top w:val="none" w:sz="0" w:space="0" w:color="000000"/>
                <w:left w:val="none" w:sz="0" w:space="0" w:color="000000"/>
                <w:bottom w:val="none" w:sz="0" w:space="0" w:color="000000"/>
                <w:right w:val="none" w:sz="0" w:space="0" w:color="000000"/>
              </w:pBdr>
              <w:spacing w:before="100"/>
              <w:ind w:left="100" w:right="100"/>
              <w:jc w:val="center"/>
              <w:rPr>
                <w:del w:id="1575" w:author="Mooney, Fintan" w:date="2026-01-12T20:55:00Z" w16du:dateUtc="2026-01-13T01:55:00Z"/>
                <w:rFonts w:ascii="Calibri" w:eastAsia="Arial" w:hAnsi="Calibri" w:cs="Calibri"/>
                <w:color w:val="000000"/>
                <w:sz w:val="22"/>
                <w:szCs w:val="22"/>
              </w:rPr>
            </w:pPr>
            <w:del w:id="1576" w:author="Mooney, Fintan" w:date="2026-01-12T20:54:00Z" w16du:dateUtc="2026-01-13T01:54:00Z">
              <w:r w:rsidRPr="008E418B" w:rsidDel="00930791">
                <w:rPr>
                  <w:rFonts w:ascii="Calibri" w:eastAsia="Arial" w:hAnsi="Calibri" w:cs="Calibri"/>
                  <w:color w:val="000000"/>
                  <w:sz w:val="22"/>
                  <w:szCs w:val="22"/>
                </w:rPr>
                <w:delText>0%</w:delText>
              </w:r>
            </w:del>
          </w:p>
        </w:tc>
        <w:tc>
          <w:tcPr>
            <w:tcW w:w="1264" w:type="dxa"/>
            <w:gridSpan w:val="2"/>
            <w:tcBorders>
              <w:bottom w:val="single" w:sz="4" w:space="0" w:color="auto"/>
            </w:tcBorders>
            <w:shd w:val="clear" w:color="auto" w:fill="FFFFFF"/>
            <w:tcMar>
              <w:top w:w="0" w:type="dxa"/>
              <w:left w:w="0" w:type="dxa"/>
              <w:bottom w:w="0" w:type="dxa"/>
              <w:right w:w="0" w:type="dxa"/>
            </w:tcMar>
            <w:tcPrChange w:id="1577" w:author="Mooney, Fintan" w:date="2026-01-14T14:37:00Z" w16du:dateUtc="2026-01-14T19:37:00Z">
              <w:tcPr>
                <w:tcW w:w="1557" w:type="dxa"/>
                <w:gridSpan w:val="3"/>
                <w:tcBorders>
                  <w:bottom w:val="single" w:sz="4" w:space="0" w:color="auto"/>
                </w:tcBorders>
                <w:shd w:val="clear" w:color="auto" w:fill="FFFFFF"/>
                <w:tcMar>
                  <w:top w:w="0" w:type="dxa"/>
                  <w:left w:w="0" w:type="dxa"/>
                  <w:bottom w:w="0" w:type="dxa"/>
                  <w:right w:w="0" w:type="dxa"/>
                </w:tcMar>
              </w:tcPr>
            </w:tcPrChange>
          </w:tcPr>
          <w:p w14:paraId="074B7BD7" w14:textId="1CE4E4BA" w:rsidR="00A27145" w:rsidRPr="008E418B" w:rsidDel="00A27145" w:rsidRDefault="00A27145" w:rsidP="00857DDD">
            <w:pPr>
              <w:pBdr>
                <w:top w:val="none" w:sz="0" w:space="0" w:color="000000"/>
                <w:left w:val="none" w:sz="0" w:space="0" w:color="000000"/>
                <w:bottom w:val="none" w:sz="0" w:space="0" w:color="000000"/>
                <w:right w:val="none" w:sz="0" w:space="0" w:color="000000"/>
              </w:pBdr>
              <w:spacing w:before="100"/>
              <w:ind w:left="100" w:right="100"/>
              <w:jc w:val="center"/>
              <w:rPr>
                <w:del w:id="1578" w:author="Mooney, Fintan" w:date="2026-01-12T20:55:00Z" w16du:dateUtc="2026-01-13T01:55:00Z"/>
                <w:rFonts w:ascii="Calibri" w:eastAsia="Arial" w:hAnsi="Calibri" w:cs="Calibri"/>
                <w:color w:val="000000"/>
                <w:sz w:val="22"/>
                <w:szCs w:val="22"/>
              </w:rPr>
            </w:pPr>
          </w:p>
        </w:tc>
      </w:tr>
    </w:tbl>
    <w:p w14:paraId="73AA3A1D" w14:textId="7ED653DA" w:rsidR="00A72449" w:rsidRPr="00C17A59" w:rsidRDefault="00A72449" w:rsidP="007D6321">
      <w:pPr>
        <w:rPr>
          <w:rFonts w:ascii="Calibri" w:hAnsi="Calibri" w:cs="Calibri"/>
          <w:rPrChange w:id="1579" w:author="Mooney, Fintan" w:date="2026-01-15T15:35:00Z" w16du:dateUtc="2026-01-15T20:35:00Z">
            <w:rPr/>
          </w:rPrChange>
        </w:rPr>
      </w:pPr>
      <w:r w:rsidRPr="00C17A59">
        <w:rPr>
          <w:rFonts w:ascii="Calibri" w:hAnsi="Calibri" w:cs="Calibri"/>
          <w:i/>
          <w:iCs/>
        </w:rPr>
        <w:t>Note</w:t>
      </w:r>
      <w:r w:rsidRPr="00C17A59">
        <w:rPr>
          <w:rFonts w:ascii="Calibri" w:hAnsi="Calibri" w:cs="Calibri"/>
        </w:rPr>
        <w:t xml:space="preserve">. </w:t>
      </w:r>
      <w:r w:rsidR="00176560" w:rsidRPr="00C17A59">
        <w:rPr>
          <w:rFonts w:ascii="Calibri" w:hAnsi="Calibri" w:cs="Calibri"/>
          <w:rPrChange w:id="1580" w:author="Mooney, Fintan" w:date="2026-01-15T15:35:00Z" w16du:dateUtc="2026-01-15T20:35:00Z">
            <w:rPr/>
          </w:rPrChange>
        </w:rPr>
        <w:t xml:space="preserve">Land-cover type reflects the majority class in each cell. P-values are from two-sample Welch’s t-tests comparing </w:t>
      </w:r>
      <w:del w:id="1581" w:author="Mooney, Fintan" w:date="2026-01-12T21:00:00Z" w16du:dateUtc="2026-01-13T02:00:00Z">
        <w:r w:rsidR="00176560" w:rsidRPr="00C17A59" w:rsidDel="005A1EB4">
          <w:rPr>
            <w:rFonts w:ascii="Calibri" w:hAnsi="Calibri" w:cs="Calibri"/>
            <w:rPrChange w:id="1582" w:author="Mooney, Fintan" w:date="2026-01-15T15:35:00Z" w16du:dateUtc="2026-01-15T20:35:00Z">
              <w:rPr/>
            </w:rPrChange>
          </w:rPr>
          <w:delText xml:space="preserve">outbreak </w:delText>
        </w:r>
      </w:del>
      <w:ins w:id="1583" w:author="Mooney, Fintan" w:date="2026-01-12T21:00:00Z" w16du:dateUtc="2026-01-13T02:00:00Z">
        <w:r w:rsidR="005A1EB4" w:rsidRPr="00C17A59">
          <w:rPr>
            <w:rFonts w:ascii="Calibri" w:hAnsi="Calibri" w:cs="Calibri"/>
            <w:rPrChange w:id="1584" w:author="Mooney, Fintan" w:date="2026-01-15T15:35:00Z" w16du:dateUtc="2026-01-15T20:35:00Z">
              <w:rPr/>
            </w:rPrChange>
          </w:rPr>
          <w:t xml:space="preserve">spillover event </w:t>
        </w:r>
      </w:ins>
      <w:r w:rsidR="00176560" w:rsidRPr="00C17A59">
        <w:rPr>
          <w:rFonts w:ascii="Calibri" w:hAnsi="Calibri" w:cs="Calibri"/>
          <w:rPrChange w:id="1585" w:author="Mooney, Fintan" w:date="2026-01-15T15:35:00Z" w16du:dateUtc="2026-01-15T20:35:00Z">
            <w:rPr/>
          </w:rPrChange>
        </w:rPr>
        <w:t xml:space="preserve">vs </w:t>
      </w:r>
      <w:del w:id="1586" w:author="Mooney, Fintan" w:date="2026-01-12T21:00:00Z" w16du:dateUtc="2026-01-13T02:00:00Z">
        <w:r w:rsidR="00176560" w:rsidRPr="00C17A59" w:rsidDel="005A1EB4">
          <w:rPr>
            <w:rFonts w:ascii="Calibri" w:hAnsi="Calibri" w:cs="Calibri"/>
            <w:rPrChange w:id="1587" w:author="Mooney, Fintan" w:date="2026-01-15T15:35:00Z" w16du:dateUtc="2026-01-15T20:35:00Z">
              <w:rPr/>
            </w:rPrChange>
          </w:rPr>
          <w:delText xml:space="preserve">no-outbreak </w:delText>
        </w:r>
      </w:del>
      <w:ins w:id="1588" w:author="Mooney, Fintan" w:date="2026-01-12T21:00:00Z" w16du:dateUtc="2026-01-13T02:00:00Z">
        <w:r w:rsidR="005A1EB4" w:rsidRPr="00C17A59">
          <w:rPr>
            <w:rFonts w:ascii="Calibri" w:hAnsi="Calibri" w:cs="Calibri"/>
            <w:rPrChange w:id="1589" w:author="Mooney, Fintan" w:date="2026-01-15T15:35:00Z" w16du:dateUtc="2026-01-15T20:35:00Z">
              <w:rPr/>
            </w:rPrChange>
          </w:rPr>
          <w:t xml:space="preserve">no spillover event </w:t>
        </w:r>
      </w:ins>
      <w:r w:rsidR="00176560" w:rsidRPr="00C17A59">
        <w:rPr>
          <w:rFonts w:ascii="Calibri" w:hAnsi="Calibri" w:cs="Calibri"/>
          <w:rPrChange w:id="1590" w:author="Mooney, Fintan" w:date="2026-01-15T15:35:00Z" w16du:dateUtc="2026-01-15T20:35:00Z">
            <w:rPr/>
          </w:rPrChange>
        </w:rPr>
        <w:t xml:space="preserve">cells and from </w:t>
      </w:r>
      <w:r w:rsidR="00A2306B" w:rsidRPr="00C17A59">
        <w:rPr>
          <w:rFonts w:ascii="Calibri" w:hAnsi="Calibri" w:cs="Calibri"/>
          <w:rPrChange w:id="1591" w:author="Mooney, Fintan" w:date="2026-01-15T15:35:00Z" w16du:dateUtc="2026-01-15T20:35:00Z">
            <w:rPr/>
          </w:rPrChange>
        </w:rPr>
        <w:t>Pearson’s Chi-squared test for the land cover comparison</w:t>
      </w:r>
      <w:r w:rsidR="00176560" w:rsidRPr="00C17A59">
        <w:rPr>
          <w:rFonts w:ascii="Calibri" w:hAnsi="Calibri" w:cs="Calibri"/>
          <w:rPrChange w:id="1592" w:author="Mooney, Fintan" w:date="2026-01-15T15:35:00Z" w16du:dateUtc="2026-01-15T20:35:00Z">
            <w:rPr/>
          </w:rPrChange>
        </w:rPr>
        <w:t>.</w:t>
      </w:r>
    </w:p>
    <w:p w14:paraId="4C6F6C32" w14:textId="77777777" w:rsidR="00AF234D" w:rsidRPr="00C17A59" w:rsidDel="00FA550F" w:rsidRDefault="00AF234D" w:rsidP="007D6321">
      <w:pPr>
        <w:rPr>
          <w:del w:id="1593" w:author="Mooney, Fintan" w:date="2026-01-12T21:00:00Z" w16du:dateUtc="2026-01-13T02:00:00Z"/>
          <w:rFonts w:ascii="Calibri" w:hAnsi="Calibri" w:cs="Calibri"/>
        </w:rPr>
      </w:pPr>
    </w:p>
    <w:p w14:paraId="2002AC6A" w14:textId="77777777" w:rsidR="00FA550F" w:rsidRPr="00C17A59" w:rsidRDefault="00FA550F" w:rsidP="00B92E3E">
      <w:pPr>
        <w:rPr>
          <w:ins w:id="1594" w:author="Mooney, Fintan" w:date="2026-01-15T15:34:00Z" w16du:dateUtc="2026-01-15T20:34:00Z"/>
          <w:rFonts w:ascii="Calibri" w:hAnsi="Calibri" w:cs="Calibri"/>
        </w:rPr>
      </w:pPr>
    </w:p>
    <w:p w14:paraId="195E63DF" w14:textId="77777777" w:rsidR="005A1EB4" w:rsidRPr="00C17A59" w:rsidRDefault="005A1EB4" w:rsidP="007D6321">
      <w:pPr>
        <w:rPr>
          <w:ins w:id="1595" w:author="Mooney, Fintan" w:date="2026-01-12T21:00:00Z" w16du:dateUtc="2026-01-13T02:00:00Z"/>
          <w:rFonts w:ascii="Calibri" w:hAnsi="Calibri" w:cs="Calibri"/>
          <w:rPrChange w:id="1596" w:author="Mooney, Fintan" w:date="2026-01-15T15:35:00Z" w16du:dateUtc="2026-01-15T20:35:00Z">
            <w:rPr>
              <w:ins w:id="1597" w:author="Mooney, Fintan" w:date="2026-01-12T21:00:00Z" w16du:dateUtc="2026-01-13T02:00:00Z"/>
            </w:rPr>
          </w:rPrChange>
        </w:rPr>
      </w:pPr>
    </w:p>
    <w:p w14:paraId="5364DD41" w14:textId="77777777" w:rsidR="00AF234D" w:rsidRPr="00C17A59" w:rsidDel="005A1EB4" w:rsidRDefault="00AF234D" w:rsidP="007D6321">
      <w:pPr>
        <w:rPr>
          <w:del w:id="1598" w:author="Mooney, Fintan" w:date="2026-01-12T21:00:00Z" w16du:dateUtc="2026-01-13T02:00:00Z"/>
          <w:rFonts w:ascii="Calibri" w:hAnsi="Calibri" w:cs="Calibri"/>
          <w:rPrChange w:id="1599" w:author="Mooney, Fintan" w:date="2026-01-15T15:35:00Z" w16du:dateUtc="2026-01-15T20:35:00Z">
            <w:rPr>
              <w:del w:id="1600" w:author="Mooney, Fintan" w:date="2026-01-12T21:00:00Z" w16du:dateUtc="2026-01-13T02:00:00Z"/>
            </w:rPr>
          </w:rPrChange>
        </w:rPr>
      </w:pPr>
    </w:p>
    <w:p w14:paraId="238477E1" w14:textId="77777777" w:rsidR="00AF234D" w:rsidRPr="00C17A59" w:rsidDel="005A1EB4" w:rsidRDefault="00AF234D" w:rsidP="007D6321">
      <w:pPr>
        <w:rPr>
          <w:del w:id="1601" w:author="Mooney, Fintan" w:date="2026-01-12T21:00:00Z" w16du:dateUtc="2026-01-13T02:00:00Z"/>
          <w:rFonts w:ascii="Calibri" w:hAnsi="Calibri" w:cs="Calibri"/>
          <w:rPrChange w:id="1602" w:author="Mooney, Fintan" w:date="2026-01-15T15:35:00Z" w16du:dateUtc="2026-01-15T20:35:00Z">
            <w:rPr>
              <w:del w:id="1603" w:author="Mooney, Fintan" w:date="2026-01-12T21:00:00Z" w16du:dateUtc="2026-01-13T02:00:00Z"/>
            </w:rPr>
          </w:rPrChange>
        </w:rPr>
      </w:pPr>
    </w:p>
    <w:p w14:paraId="5B33E9A9" w14:textId="77777777" w:rsidR="00AF234D" w:rsidRPr="00C17A59" w:rsidDel="005A1EB4" w:rsidRDefault="00AF234D" w:rsidP="007D6321">
      <w:pPr>
        <w:rPr>
          <w:del w:id="1604" w:author="Mooney, Fintan" w:date="2026-01-12T21:00:00Z" w16du:dateUtc="2026-01-13T02:00:00Z"/>
          <w:rFonts w:ascii="Calibri" w:hAnsi="Calibri" w:cs="Calibri"/>
          <w:rPrChange w:id="1605" w:author="Mooney, Fintan" w:date="2026-01-15T15:35:00Z" w16du:dateUtc="2026-01-15T20:35:00Z">
            <w:rPr>
              <w:del w:id="1606" w:author="Mooney, Fintan" w:date="2026-01-12T21:00:00Z" w16du:dateUtc="2026-01-13T02:00:00Z"/>
            </w:rPr>
          </w:rPrChange>
        </w:rPr>
      </w:pPr>
    </w:p>
    <w:p w14:paraId="6D09642F" w14:textId="77777777" w:rsidR="00AF234D" w:rsidRPr="00C17A59" w:rsidDel="005A1EB4" w:rsidRDefault="00AF234D" w:rsidP="007D6321">
      <w:pPr>
        <w:rPr>
          <w:del w:id="1607" w:author="Mooney, Fintan" w:date="2026-01-12T21:00:00Z" w16du:dateUtc="2026-01-13T02:00:00Z"/>
          <w:rFonts w:ascii="Calibri" w:hAnsi="Calibri" w:cs="Calibri"/>
          <w:rPrChange w:id="1608" w:author="Mooney, Fintan" w:date="2026-01-15T15:35:00Z" w16du:dateUtc="2026-01-15T20:35:00Z">
            <w:rPr>
              <w:del w:id="1609" w:author="Mooney, Fintan" w:date="2026-01-12T21:00:00Z" w16du:dateUtc="2026-01-13T02:00:00Z"/>
            </w:rPr>
          </w:rPrChange>
        </w:rPr>
      </w:pPr>
    </w:p>
    <w:p w14:paraId="10A84A64" w14:textId="77777777" w:rsidR="00AF234D" w:rsidRPr="00C17A59" w:rsidDel="005A1EB4" w:rsidRDefault="00AF234D" w:rsidP="007D6321">
      <w:pPr>
        <w:rPr>
          <w:del w:id="1610" w:author="Mooney, Fintan" w:date="2026-01-12T21:00:00Z" w16du:dateUtc="2026-01-13T02:00:00Z"/>
          <w:rFonts w:ascii="Calibri" w:hAnsi="Calibri" w:cs="Calibri"/>
          <w:rPrChange w:id="1611" w:author="Mooney, Fintan" w:date="2026-01-15T15:35:00Z" w16du:dateUtc="2026-01-15T20:35:00Z">
            <w:rPr>
              <w:del w:id="1612" w:author="Mooney, Fintan" w:date="2026-01-12T21:00:00Z" w16du:dateUtc="2026-01-13T02:00:00Z"/>
            </w:rPr>
          </w:rPrChange>
        </w:rPr>
      </w:pPr>
    </w:p>
    <w:p w14:paraId="18EFBDE6" w14:textId="77777777" w:rsidR="00AF234D" w:rsidRPr="00C17A59" w:rsidDel="005A1EB4" w:rsidRDefault="00AF234D" w:rsidP="007D6321">
      <w:pPr>
        <w:rPr>
          <w:del w:id="1613" w:author="Mooney, Fintan" w:date="2026-01-12T21:00:00Z" w16du:dateUtc="2026-01-13T02:00:00Z"/>
          <w:rFonts w:ascii="Calibri" w:hAnsi="Calibri" w:cs="Calibri"/>
          <w:rPrChange w:id="1614" w:author="Mooney, Fintan" w:date="2026-01-15T15:35:00Z" w16du:dateUtc="2026-01-15T20:35:00Z">
            <w:rPr>
              <w:del w:id="1615" w:author="Mooney, Fintan" w:date="2026-01-12T21:00:00Z" w16du:dateUtc="2026-01-13T02:00:00Z"/>
            </w:rPr>
          </w:rPrChange>
        </w:rPr>
      </w:pPr>
    </w:p>
    <w:p w14:paraId="13201405" w14:textId="77777777" w:rsidR="00AF234D" w:rsidRPr="00C17A59" w:rsidDel="005A1EB4" w:rsidRDefault="00AF234D" w:rsidP="007D6321">
      <w:pPr>
        <w:rPr>
          <w:del w:id="1616" w:author="Mooney, Fintan" w:date="2026-01-12T21:00:00Z" w16du:dateUtc="2026-01-13T02:00:00Z"/>
          <w:rFonts w:ascii="Calibri" w:hAnsi="Calibri" w:cs="Calibri"/>
          <w:rPrChange w:id="1617" w:author="Mooney, Fintan" w:date="2026-01-15T15:35:00Z" w16du:dateUtc="2026-01-15T20:35:00Z">
            <w:rPr>
              <w:del w:id="1618" w:author="Mooney, Fintan" w:date="2026-01-12T21:00:00Z" w16du:dateUtc="2026-01-13T02:00:00Z"/>
            </w:rPr>
          </w:rPrChange>
        </w:rPr>
      </w:pPr>
    </w:p>
    <w:p w14:paraId="0C797000" w14:textId="77777777" w:rsidR="00AF234D" w:rsidRPr="00C17A59" w:rsidDel="005A1EB4" w:rsidRDefault="00AF234D" w:rsidP="007D6321">
      <w:pPr>
        <w:rPr>
          <w:del w:id="1619" w:author="Mooney, Fintan" w:date="2026-01-12T21:00:00Z" w16du:dateUtc="2026-01-13T02:00:00Z"/>
          <w:rFonts w:ascii="Calibri" w:hAnsi="Calibri" w:cs="Calibri"/>
          <w:rPrChange w:id="1620" w:author="Mooney, Fintan" w:date="2026-01-15T15:35:00Z" w16du:dateUtc="2026-01-15T20:35:00Z">
            <w:rPr>
              <w:del w:id="1621" w:author="Mooney, Fintan" w:date="2026-01-12T21:00:00Z" w16du:dateUtc="2026-01-13T02:00:00Z"/>
            </w:rPr>
          </w:rPrChange>
        </w:rPr>
      </w:pPr>
    </w:p>
    <w:p w14:paraId="548DAE89" w14:textId="77777777" w:rsidR="00AF234D" w:rsidRPr="00C17A59" w:rsidDel="005A1EB4" w:rsidRDefault="00AF234D" w:rsidP="007D6321">
      <w:pPr>
        <w:rPr>
          <w:del w:id="1622" w:author="Mooney, Fintan" w:date="2026-01-12T21:00:00Z" w16du:dateUtc="2026-01-13T02:00:00Z"/>
          <w:rFonts w:ascii="Calibri" w:hAnsi="Calibri" w:cs="Calibri"/>
          <w:rPrChange w:id="1623" w:author="Mooney, Fintan" w:date="2026-01-15T15:35:00Z" w16du:dateUtc="2026-01-15T20:35:00Z">
            <w:rPr>
              <w:del w:id="1624" w:author="Mooney, Fintan" w:date="2026-01-12T21:00:00Z" w16du:dateUtc="2026-01-13T02:00:00Z"/>
            </w:rPr>
          </w:rPrChange>
        </w:rPr>
      </w:pPr>
    </w:p>
    <w:p w14:paraId="391070D6" w14:textId="77777777" w:rsidR="00AF234D" w:rsidRPr="00C17A59" w:rsidDel="005A1EB4" w:rsidRDefault="00AF234D" w:rsidP="007D6321">
      <w:pPr>
        <w:rPr>
          <w:del w:id="1625" w:author="Mooney, Fintan" w:date="2026-01-12T21:00:00Z" w16du:dateUtc="2026-01-13T02:00:00Z"/>
          <w:rFonts w:ascii="Calibri" w:hAnsi="Calibri" w:cs="Calibri"/>
          <w:rPrChange w:id="1626" w:author="Mooney, Fintan" w:date="2026-01-15T15:35:00Z" w16du:dateUtc="2026-01-15T20:35:00Z">
            <w:rPr>
              <w:del w:id="1627" w:author="Mooney, Fintan" w:date="2026-01-12T21:00:00Z" w16du:dateUtc="2026-01-13T02:00:00Z"/>
            </w:rPr>
          </w:rPrChange>
        </w:rPr>
      </w:pPr>
    </w:p>
    <w:p w14:paraId="254A9C2D" w14:textId="77777777" w:rsidR="00AF234D" w:rsidRPr="00C17A59" w:rsidDel="005A1EB4" w:rsidRDefault="00AF234D" w:rsidP="007D6321">
      <w:pPr>
        <w:rPr>
          <w:del w:id="1628" w:author="Mooney, Fintan" w:date="2026-01-12T21:00:00Z" w16du:dateUtc="2026-01-13T02:00:00Z"/>
          <w:rFonts w:ascii="Calibri" w:hAnsi="Calibri" w:cs="Calibri"/>
          <w:rPrChange w:id="1629" w:author="Mooney, Fintan" w:date="2026-01-15T15:35:00Z" w16du:dateUtc="2026-01-15T20:35:00Z">
            <w:rPr>
              <w:del w:id="1630" w:author="Mooney, Fintan" w:date="2026-01-12T21:00:00Z" w16du:dateUtc="2026-01-13T02:00:00Z"/>
            </w:rPr>
          </w:rPrChange>
        </w:rPr>
      </w:pPr>
    </w:p>
    <w:p w14:paraId="1566D1F5" w14:textId="77777777" w:rsidR="00AF234D" w:rsidRPr="00C17A59" w:rsidDel="005A1EB4" w:rsidRDefault="00AF234D" w:rsidP="007D6321">
      <w:pPr>
        <w:rPr>
          <w:del w:id="1631" w:author="Mooney, Fintan" w:date="2026-01-12T21:00:00Z" w16du:dateUtc="2026-01-13T02:00:00Z"/>
          <w:rFonts w:ascii="Calibri" w:hAnsi="Calibri" w:cs="Calibri"/>
          <w:rPrChange w:id="1632" w:author="Mooney, Fintan" w:date="2026-01-15T15:35:00Z" w16du:dateUtc="2026-01-15T20:35:00Z">
            <w:rPr>
              <w:del w:id="1633" w:author="Mooney, Fintan" w:date="2026-01-12T21:00:00Z" w16du:dateUtc="2026-01-13T02:00:00Z"/>
            </w:rPr>
          </w:rPrChange>
        </w:rPr>
      </w:pPr>
    </w:p>
    <w:p w14:paraId="760F8447" w14:textId="77777777" w:rsidR="00AF234D" w:rsidRPr="00C17A59" w:rsidDel="005A1EB4" w:rsidRDefault="00AF234D" w:rsidP="007D6321">
      <w:pPr>
        <w:rPr>
          <w:del w:id="1634" w:author="Mooney, Fintan" w:date="2026-01-12T21:00:00Z" w16du:dateUtc="2026-01-13T02:00:00Z"/>
          <w:rFonts w:ascii="Calibri" w:hAnsi="Calibri" w:cs="Calibri"/>
          <w:rPrChange w:id="1635" w:author="Mooney, Fintan" w:date="2026-01-15T15:35:00Z" w16du:dateUtc="2026-01-15T20:35:00Z">
            <w:rPr>
              <w:del w:id="1636" w:author="Mooney, Fintan" w:date="2026-01-12T21:00:00Z" w16du:dateUtc="2026-01-13T02:00:00Z"/>
            </w:rPr>
          </w:rPrChange>
        </w:rPr>
      </w:pPr>
    </w:p>
    <w:p w14:paraId="142B6B04" w14:textId="77777777" w:rsidR="00AF234D" w:rsidRPr="00C17A59" w:rsidDel="005A1EB4" w:rsidRDefault="00AF234D" w:rsidP="007D6321">
      <w:pPr>
        <w:rPr>
          <w:del w:id="1637" w:author="Mooney, Fintan" w:date="2026-01-12T21:00:00Z" w16du:dateUtc="2026-01-13T02:00:00Z"/>
          <w:rFonts w:ascii="Calibri" w:hAnsi="Calibri" w:cs="Calibri"/>
          <w:rPrChange w:id="1638" w:author="Mooney, Fintan" w:date="2026-01-15T15:35:00Z" w16du:dateUtc="2026-01-15T20:35:00Z">
            <w:rPr>
              <w:del w:id="1639" w:author="Mooney, Fintan" w:date="2026-01-12T21:00:00Z" w16du:dateUtc="2026-01-13T02:00:00Z"/>
            </w:rPr>
          </w:rPrChange>
        </w:rPr>
      </w:pPr>
    </w:p>
    <w:p w14:paraId="21323D55" w14:textId="77777777" w:rsidR="00AF234D" w:rsidRPr="00C17A59" w:rsidDel="005A1EB4" w:rsidRDefault="00AF234D" w:rsidP="007D6321">
      <w:pPr>
        <w:rPr>
          <w:del w:id="1640" w:author="Mooney, Fintan" w:date="2026-01-12T21:00:00Z" w16du:dateUtc="2026-01-13T02:00:00Z"/>
          <w:rFonts w:ascii="Calibri" w:hAnsi="Calibri" w:cs="Calibri"/>
          <w:rPrChange w:id="1641" w:author="Mooney, Fintan" w:date="2026-01-15T15:35:00Z" w16du:dateUtc="2026-01-15T20:35:00Z">
            <w:rPr>
              <w:del w:id="1642" w:author="Mooney, Fintan" w:date="2026-01-12T21:00:00Z" w16du:dateUtc="2026-01-13T02:00:00Z"/>
            </w:rPr>
          </w:rPrChange>
        </w:rPr>
      </w:pPr>
    </w:p>
    <w:p w14:paraId="6921B3CD" w14:textId="77777777" w:rsidR="00AF234D" w:rsidRPr="00C17A59" w:rsidDel="005A1EB4" w:rsidRDefault="00AF234D" w:rsidP="007D6321">
      <w:pPr>
        <w:rPr>
          <w:del w:id="1643" w:author="Mooney, Fintan" w:date="2026-01-12T21:00:00Z" w16du:dateUtc="2026-01-13T02:00:00Z"/>
          <w:rFonts w:ascii="Calibri" w:hAnsi="Calibri" w:cs="Calibri"/>
          <w:rPrChange w:id="1644" w:author="Mooney, Fintan" w:date="2026-01-15T15:35:00Z" w16du:dateUtc="2026-01-15T20:35:00Z">
            <w:rPr>
              <w:del w:id="1645" w:author="Mooney, Fintan" w:date="2026-01-12T21:00:00Z" w16du:dateUtc="2026-01-13T02:00:00Z"/>
            </w:rPr>
          </w:rPrChange>
        </w:rPr>
      </w:pPr>
    </w:p>
    <w:p w14:paraId="6C51F6EE" w14:textId="77777777" w:rsidR="00AF234D" w:rsidRPr="00C17A59" w:rsidDel="005A1EB4" w:rsidRDefault="00AF234D" w:rsidP="007D6321">
      <w:pPr>
        <w:rPr>
          <w:del w:id="1646" w:author="Mooney, Fintan" w:date="2026-01-12T21:00:00Z" w16du:dateUtc="2026-01-13T02:00:00Z"/>
          <w:rFonts w:ascii="Calibri" w:hAnsi="Calibri" w:cs="Calibri"/>
          <w:rPrChange w:id="1647" w:author="Mooney, Fintan" w:date="2026-01-15T15:35:00Z" w16du:dateUtc="2026-01-15T20:35:00Z">
            <w:rPr>
              <w:del w:id="1648" w:author="Mooney, Fintan" w:date="2026-01-12T21:00:00Z" w16du:dateUtc="2026-01-13T02:00:00Z"/>
            </w:rPr>
          </w:rPrChange>
        </w:rPr>
      </w:pPr>
    </w:p>
    <w:p w14:paraId="4A50BE3C" w14:textId="77777777" w:rsidR="00AF234D" w:rsidRPr="00C17A59" w:rsidDel="005A1EB4" w:rsidRDefault="00AF234D" w:rsidP="007D6321">
      <w:pPr>
        <w:rPr>
          <w:del w:id="1649" w:author="Mooney, Fintan" w:date="2026-01-12T21:00:00Z" w16du:dateUtc="2026-01-13T02:00:00Z"/>
          <w:rFonts w:ascii="Calibri" w:hAnsi="Calibri" w:cs="Calibri"/>
          <w:rPrChange w:id="1650" w:author="Mooney, Fintan" w:date="2026-01-15T15:35:00Z" w16du:dateUtc="2026-01-15T20:35:00Z">
            <w:rPr>
              <w:del w:id="1651" w:author="Mooney, Fintan" w:date="2026-01-12T21:00:00Z" w16du:dateUtc="2026-01-13T02:00:00Z"/>
            </w:rPr>
          </w:rPrChange>
        </w:rPr>
      </w:pPr>
    </w:p>
    <w:p w14:paraId="6ACB83CD" w14:textId="77777777" w:rsidR="00AF234D" w:rsidRPr="00C17A59" w:rsidDel="005A1EB4" w:rsidRDefault="00AF234D" w:rsidP="007D6321">
      <w:pPr>
        <w:rPr>
          <w:del w:id="1652" w:author="Mooney, Fintan" w:date="2026-01-12T21:00:00Z" w16du:dateUtc="2026-01-13T02:00:00Z"/>
          <w:rFonts w:ascii="Calibri" w:hAnsi="Calibri" w:cs="Calibri"/>
          <w:rPrChange w:id="1653" w:author="Mooney, Fintan" w:date="2026-01-15T15:35:00Z" w16du:dateUtc="2026-01-15T20:35:00Z">
            <w:rPr>
              <w:del w:id="1654" w:author="Mooney, Fintan" w:date="2026-01-12T21:00:00Z" w16du:dateUtc="2026-01-13T02:00:00Z"/>
            </w:rPr>
          </w:rPrChange>
        </w:rPr>
      </w:pPr>
    </w:p>
    <w:p w14:paraId="4DF3505B" w14:textId="77777777" w:rsidR="00AF234D" w:rsidRPr="00C17A59" w:rsidDel="005A1EB4" w:rsidRDefault="00AF234D" w:rsidP="007D6321">
      <w:pPr>
        <w:rPr>
          <w:del w:id="1655" w:author="Mooney, Fintan" w:date="2026-01-12T21:00:00Z" w16du:dateUtc="2026-01-13T02:00:00Z"/>
          <w:rFonts w:ascii="Calibri" w:hAnsi="Calibri" w:cs="Calibri"/>
          <w:rPrChange w:id="1656" w:author="Mooney, Fintan" w:date="2026-01-15T15:35:00Z" w16du:dateUtc="2026-01-15T20:35:00Z">
            <w:rPr>
              <w:del w:id="1657" w:author="Mooney, Fintan" w:date="2026-01-12T21:00:00Z" w16du:dateUtc="2026-01-13T02:00:00Z"/>
            </w:rPr>
          </w:rPrChange>
        </w:rPr>
      </w:pPr>
    </w:p>
    <w:p w14:paraId="686FC3CD" w14:textId="77777777" w:rsidR="00AF234D" w:rsidRPr="00C17A59" w:rsidDel="005A1EB4" w:rsidRDefault="00AF234D" w:rsidP="007D6321">
      <w:pPr>
        <w:rPr>
          <w:del w:id="1658" w:author="Mooney, Fintan" w:date="2026-01-12T21:00:00Z" w16du:dateUtc="2026-01-13T02:00:00Z"/>
          <w:rFonts w:ascii="Calibri" w:hAnsi="Calibri" w:cs="Calibri"/>
          <w:rPrChange w:id="1659" w:author="Mooney, Fintan" w:date="2026-01-15T15:35:00Z" w16du:dateUtc="2026-01-15T20:35:00Z">
            <w:rPr>
              <w:del w:id="1660" w:author="Mooney, Fintan" w:date="2026-01-12T21:00:00Z" w16du:dateUtc="2026-01-13T02:00:00Z"/>
            </w:rPr>
          </w:rPrChange>
        </w:rPr>
      </w:pPr>
    </w:p>
    <w:p w14:paraId="75F31E52" w14:textId="77777777" w:rsidR="00AF234D" w:rsidRPr="00C17A59" w:rsidDel="005A1EB4" w:rsidRDefault="00AF234D" w:rsidP="007D6321">
      <w:pPr>
        <w:rPr>
          <w:del w:id="1661" w:author="Mooney, Fintan" w:date="2026-01-12T21:00:00Z" w16du:dateUtc="2026-01-13T02:00:00Z"/>
          <w:rFonts w:ascii="Calibri" w:hAnsi="Calibri" w:cs="Calibri"/>
          <w:rPrChange w:id="1662" w:author="Mooney, Fintan" w:date="2026-01-15T15:35:00Z" w16du:dateUtc="2026-01-15T20:35:00Z">
            <w:rPr>
              <w:del w:id="1663" w:author="Mooney, Fintan" w:date="2026-01-12T21:00:00Z" w16du:dateUtc="2026-01-13T02:00:00Z"/>
            </w:rPr>
          </w:rPrChange>
        </w:rPr>
      </w:pPr>
    </w:p>
    <w:p w14:paraId="2D162DE8" w14:textId="77777777" w:rsidR="00AF234D" w:rsidRPr="00C17A59" w:rsidDel="005A1EB4" w:rsidRDefault="00AF234D" w:rsidP="007D6321">
      <w:pPr>
        <w:rPr>
          <w:del w:id="1664" w:author="Mooney, Fintan" w:date="2026-01-12T21:00:00Z" w16du:dateUtc="2026-01-13T02:00:00Z"/>
          <w:rFonts w:ascii="Calibri" w:hAnsi="Calibri" w:cs="Calibri"/>
          <w:rPrChange w:id="1665" w:author="Mooney, Fintan" w:date="2026-01-15T15:35:00Z" w16du:dateUtc="2026-01-15T20:35:00Z">
            <w:rPr>
              <w:del w:id="1666" w:author="Mooney, Fintan" w:date="2026-01-12T21:00:00Z" w16du:dateUtc="2026-01-13T02:00:00Z"/>
            </w:rPr>
          </w:rPrChange>
        </w:rPr>
      </w:pPr>
    </w:p>
    <w:p w14:paraId="63D9246D" w14:textId="77777777" w:rsidR="00AF234D" w:rsidRPr="00C17A59" w:rsidDel="005A1EB4" w:rsidRDefault="00AF234D" w:rsidP="007D6321">
      <w:pPr>
        <w:rPr>
          <w:del w:id="1667" w:author="Mooney, Fintan" w:date="2026-01-12T21:00:00Z" w16du:dateUtc="2026-01-13T02:00:00Z"/>
          <w:rFonts w:ascii="Calibri" w:hAnsi="Calibri" w:cs="Calibri"/>
          <w:rPrChange w:id="1668" w:author="Mooney, Fintan" w:date="2026-01-15T15:35:00Z" w16du:dateUtc="2026-01-15T20:35:00Z">
            <w:rPr>
              <w:del w:id="1669" w:author="Mooney, Fintan" w:date="2026-01-12T21:00:00Z" w16du:dateUtc="2026-01-13T02:00:00Z"/>
            </w:rPr>
          </w:rPrChange>
        </w:rPr>
      </w:pPr>
    </w:p>
    <w:p w14:paraId="5CC57A35" w14:textId="77777777" w:rsidR="00AF234D" w:rsidRPr="00C17A59" w:rsidDel="005A1EB4" w:rsidRDefault="00AF234D" w:rsidP="007D6321">
      <w:pPr>
        <w:rPr>
          <w:del w:id="1670" w:author="Mooney, Fintan" w:date="2026-01-12T21:00:00Z" w16du:dateUtc="2026-01-13T02:00:00Z"/>
          <w:rFonts w:ascii="Calibri" w:hAnsi="Calibri" w:cs="Calibri"/>
          <w:rPrChange w:id="1671" w:author="Mooney, Fintan" w:date="2026-01-15T15:35:00Z" w16du:dateUtc="2026-01-15T20:35:00Z">
            <w:rPr>
              <w:del w:id="1672" w:author="Mooney, Fintan" w:date="2026-01-12T21:00:00Z" w16du:dateUtc="2026-01-13T02:00:00Z"/>
            </w:rPr>
          </w:rPrChange>
        </w:rPr>
      </w:pPr>
    </w:p>
    <w:p w14:paraId="343D2115" w14:textId="77777777" w:rsidR="00AF234D" w:rsidRPr="00C17A59" w:rsidDel="005A1EB4" w:rsidRDefault="00AF234D" w:rsidP="007D6321">
      <w:pPr>
        <w:rPr>
          <w:del w:id="1673" w:author="Mooney, Fintan" w:date="2026-01-12T21:00:00Z" w16du:dateUtc="2026-01-13T02:00:00Z"/>
          <w:rFonts w:ascii="Calibri" w:hAnsi="Calibri" w:cs="Calibri"/>
          <w:rPrChange w:id="1674" w:author="Mooney, Fintan" w:date="2026-01-15T15:35:00Z" w16du:dateUtc="2026-01-15T20:35:00Z">
            <w:rPr>
              <w:del w:id="1675" w:author="Mooney, Fintan" w:date="2026-01-12T21:00:00Z" w16du:dateUtc="2026-01-13T02:00:00Z"/>
            </w:rPr>
          </w:rPrChange>
        </w:rPr>
      </w:pPr>
    </w:p>
    <w:p w14:paraId="154C6BF3" w14:textId="77777777" w:rsidR="00AF234D" w:rsidRPr="00C17A59" w:rsidDel="005A1EB4" w:rsidRDefault="00AF234D" w:rsidP="007D6321">
      <w:pPr>
        <w:rPr>
          <w:del w:id="1676" w:author="Mooney, Fintan" w:date="2026-01-12T21:00:00Z" w16du:dateUtc="2026-01-13T02:00:00Z"/>
          <w:rFonts w:ascii="Calibri" w:hAnsi="Calibri" w:cs="Calibri"/>
          <w:rPrChange w:id="1677" w:author="Mooney, Fintan" w:date="2026-01-15T15:35:00Z" w16du:dateUtc="2026-01-15T20:35:00Z">
            <w:rPr>
              <w:del w:id="1678" w:author="Mooney, Fintan" w:date="2026-01-12T21:00:00Z" w16du:dateUtc="2026-01-13T02:00:00Z"/>
            </w:rPr>
          </w:rPrChange>
        </w:rPr>
      </w:pPr>
    </w:p>
    <w:p w14:paraId="3EDE2ED4" w14:textId="77777777" w:rsidR="00AF234D" w:rsidRPr="00C17A59" w:rsidDel="005A1EB4" w:rsidRDefault="00AF234D" w:rsidP="007D6321">
      <w:pPr>
        <w:rPr>
          <w:del w:id="1679" w:author="Mooney, Fintan" w:date="2026-01-12T21:00:00Z" w16du:dateUtc="2026-01-13T02:00:00Z"/>
          <w:rFonts w:ascii="Calibri" w:hAnsi="Calibri" w:cs="Calibri"/>
          <w:rPrChange w:id="1680" w:author="Mooney, Fintan" w:date="2026-01-15T15:35:00Z" w16du:dateUtc="2026-01-15T20:35:00Z">
            <w:rPr>
              <w:del w:id="1681" w:author="Mooney, Fintan" w:date="2026-01-12T21:00:00Z" w16du:dateUtc="2026-01-13T02:00:00Z"/>
            </w:rPr>
          </w:rPrChange>
        </w:rPr>
      </w:pPr>
    </w:p>
    <w:p w14:paraId="5144BB76" w14:textId="77777777" w:rsidR="00AF234D" w:rsidRPr="00C17A59" w:rsidDel="005A1EB4" w:rsidRDefault="00AF234D" w:rsidP="007D6321">
      <w:pPr>
        <w:rPr>
          <w:del w:id="1682" w:author="Mooney, Fintan" w:date="2026-01-12T21:00:00Z" w16du:dateUtc="2026-01-13T02:00:00Z"/>
          <w:rFonts w:ascii="Calibri" w:hAnsi="Calibri" w:cs="Calibri"/>
          <w:rPrChange w:id="1683" w:author="Mooney, Fintan" w:date="2026-01-15T15:35:00Z" w16du:dateUtc="2026-01-15T20:35:00Z">
            <w:rPr>
              <w:del w:id="1684" w:author="Mooney, Fintan" w:date="2026-01-12T21:00:00Z" w16du:dateUtc="2026-01-13T02:00:00Z"/>
            </w:rPr>
          </w:rPrChange>
        </w:rPr>
      </w:pPr>
    </w:p>
    <w:p w14:paraId="10B15E34" w14:textId="77777777" w:rsidR="00276ED0" w:rsidRPr="00C17A59" w:rsidDel="005A1EB4" w:rsidRDefault="00276ED0" w:rsidP="007D6321">
      <w:pPr>
        <w:rPr>
          <w:del w:id="1685" w:author="Mooney, Fintan" w:date="2026-01-12T21:00:00Z" w16du:dateUtc="2026-01-13T02:00:00Z"/>
          <w:rFonts w:ascii="Calibri" w:hAnsi="Calibri" w:cs="Calibri"/>
          <w:rPrChange w:id="1686" w:author="Mooney, Fintan" w:date="2026-01-15T15:35:00Z" w16du:dateUtc="2026-01-15T20:35:00Z">
            <w:rPr>
              <w:del w:id="1687" w:author="Mooney, Fintan" w:date="2026-01-12T21:00:00Z" w16du:dateUtc="2026-01-13T02:00:00Z"/>
            </w:rPr>
          </w:rPrChange>
        </w:rPr>
      </w:pPr>
    </w:p>
    <w:p w14:paraId="2CE67071" w14:textId="77777777" w:rsidR="00276ED0" w:rsidRPr="00C17A59" w:rsidDel="005A1EB4" w:rsidRDefault="00276ED0" w:rsidP="007D6321">
      <w:pPr>
        <w:rPr>
          <w:del w:id="1688" w:author="Mooney, Fintan" w:date="2026-01-12T21:00:00Z" w16du:dateUtc="2026-01-13T02:00:00Z"/>
          <w:rFonts w:ascii="Calibri" w:hAnsi="Calibri" w:cs="Calibri"/>
          <w:rPrChange w:id="1689" w:author="Mooney, Fintan" w:date="2026-01-15T15:35:00Z" w16du:dateUtc="2026-01-15T20:35:00Z">
            <w:rPr>
              <w:del w:id="1690" w:author="Mooney, Fintan" w:date="2026-01-12T21:00:00Z" w16du:dateUtc="2026-01-13T02:00:00Z"/>
            </w:rPr>
          </w:rPrChange>
        </w:rPr>
      </w:pPr>
    </w:p>
    <w:p w14:paraId="4FA27347" w14:textId="77777777" w:rsidR="00276ED0" w:rsidRPr="00C17A59" w:rsidDel="005A1EB4" w:rsidRDefault="00276ED0" w:rsidP="007D6321">
      <w:pPr>
        <w:rPr>
          <w:del w:id="1691" w:author="Mooney, Fintan" w:date="2026-01-12T21:00:00Z" w16du:dateUtc="2026-01-13T02:00:00Z"/>
          <w:rFonts w:ascii="Calibri" w:hAnsi="Calibri" w:cs="Calibri"/>
          <w:rPrChange w:id="1692" w:author="Mooney, Fintan" w:date="2026-01-15T15:35:00Z" w16du:dateUtc="2026-01-15T20:35:00Z">
            <w:rPr>
              <w:del w:id="1693" w:author="Mooney, Fintan" w:date="2026-01-12T21:00:00Z" w16du:dateUtc="2026-01-13T02:00:00Z"/>
            </w:rPr>
          </w:rPrChange>
        </w:rPr>
      </w:pPr>
    </w:p>
    <w:p w14:paraId="3D15E53D" w14:textId="77777777" w:rsidR="00276ED0" w:rsidRPr="00C17A59" w:rsidDel="005A1EB4" w:rsidRDefault="00276ED0" w:rsidP="007D6321">
      <w:pPr>
        <w:rPr>
          <w:del w:id="1694" w:author="Mooney, Fintan" w:date="2026-01-12T21:00:00Z" w16du:dateUtc="2026-01-13T02:00:00Z"/>
          <w:rFonts w:ascii="Calibri" w:hAnsi="Calibri" w:cs="Calibri"/>
          <w:rPrChange w:id="1695" w:author="Mooney, Fintan" w:date="2026-01-15T15:35:00Z" w16du:dateUtc="2026-01-15T20:35:00Z">
            <w:rPr>
              <w:del w:id="1696" w:author="Mooney, Fintan" w:date="2026-01-12T21:00:00Z" w16du:dateUtc="2026-01-13T02:00:00Z"/>
            </w:rPr>
          </w:rPrChange>
        </w:rPr>
      </w:pPr>
    </w:p>
    <w:p w14:paraId="579AEEFF" w14:textId="77777777" w:rsidR="00276ED0" w:rsidRPr="00C17A59" w:rsidDel="005A1EB4" w:rsidRDefault="00276ED0" w:rsidP="007D6321">
      <w:pPr>
        <w:rPr>
          <w:del w:id="1697" w:author="Mooney, Fintan" w:date="2026-01-12T21:00:00Z" w16du:dateUtc="2026-01-13T02:00:00Z"/>
          <w:rFonts w:ascii="Calibri" w:hAnsi="Calibri" w:cs="Calibri"/>
          <w:rPrChange w:id="1698" w:author="Mooney, Fintan" w:date="2026-01-15T15:35:00Z" w16du:dateUtc="2026-01-15T20:35:00Z">
            <w:rPr>
              <w:del w:id="1699" w:author="Mooney, Fintan" w:date="2026-01-12T21:00:00Z" w16du:dateUtc="2026-01-13T02:00:00Z"/>
            </w:rPr>
          </w:rPrChange>
        </w:rPr>
      </w:pPr>
    </w:p>
    <w:p w14:paraId="4FB40D7B" w14:textId="77777777" w:rsidR="00AF234D" w:rsidRPr="00C17A59" w:rsidDel="005A1EB4" w:rsidRDefault="00AF234D" w:rsidP="007D6321">
      <w:pPr>
        <w:rPr>
          <w:del w:id="1700" w:author="Mooney, Fintan" w:date="2026-01-12T21:00:00Z" w16du:dateUtc="2026-01-13T02:00:00Z"/>
          <w:rFonts w:ascii="Calibri" w:hAnsi="Calibri" w:cs="Calibri"/>
          <w:rPrChange w:id="1701" w:author="Mooney, Fintan" w:date="2026-01-15T15:35:00Z" w16du:dateUtc="2026-01-15T20:35:00Z">
            <w:rPr>
              <w:del w:id="1702" w:author="Mooney, Fintan" w:date="2026-01-12T21:00:00Z" w16du:dateUtc="2026-01-13T02:00:00Z"/>
            </w:rPr>
          </w:rPrChange>
        </w:rPr>
      </w:pPr>
    </w:p>
    <w:p w14:paraId="4EF7456C" w14:textId="77777777" w:rsidR="007D27EB" w:rsidRPr="00C17A59" w:rsidDel="005A1EB4" w:rsidRDefault="007D27EB" w:rsidP="007D6321">
      <w:pPr>
        <w:rPr>
          <w:del w:id="1703" w:author="Mooney, Fintan" w:date="2026-01-12T21:00:00Z" w16du:dateUtc="2026-01-13T02:00:00Z"/>
          <w:rFonts w:ascii="Calibri" w:hAnsi="Calibri" w:cs="Calibri"/>
          <w:rPrChange w:id="1704" w:author="Mooney, Fintan" w:date="2026-01-15T15:35:00Z" w16du:dateUtc="2026-01-15T20:35:00Z">
            <w:rPr>
              <w:del w:id="1705" w:author="Mooney, Fintan" w:date="2026-01-12T21:00:00Z" w16du:dateUtc="2026-01-13T02:00:00Z"/>
            </w:rPr>
          </w:rPrChange>
        </w:rPr>
      </w:pPr>
    </w:p>
    <w:p w14:paraId="4B58EFF9" w14:textId="77777777" w:rsidR="00D04DE9" w:rsidRPr="00C17A59" w:rsidDel="005A1EB4" w:rsidRDefault="00D04DE9" w:rsidP="00B92E3E">
      <w:pPr>
        <w:rPr>
          <w:del w:id="1706" w:author="Mooney, Fintan" w:date="2026-01-12T21:00:00Z" w16du:dateUtc="2026-01-13T02:00:00Z"/>
          <w:rFonts w:ascii="Calibri" w:hAnsi="Calibri" w:cs="Calibri"/>
          <w:rPrChange w:id="1707" w:author="Mooney, Fintan" w:date="2026-01-15T15:35:00Z" w16du:dateUtc="2026-01-15T20:35:00Z">
            <w:rPr>
              <w:del w:id="1708" w:author="Mooney, Fintan" w:date="2026-01-12T21:00:00Z" w16du:dateUtc="2026-01-13T02:00:00Z"/>
            </w:rPr>
          </w:rPrChange>
        </w:rPr>
      </w:pPr>
    </w:p>
    <w:p w14:paraId="1169978F" w14:textId="77777777" w:rsidR="00D04DE9" w:rsidRPr="00C17A59" w:rsidDel="005A1EB4" w:rsidRDefault="00D04DE9" w:rsidP="00B92E3E">
      <w:pPr>
        <w:rPr>
          <w:del w:id="1709" w:author="Mooney, Fintan" w:date="2026-01-12T21:00:00Z" w16du:dateUtc="2026-01-13T02:00:00Z"/>
          <w:rFonts w:ascii="Calibri" w:hAnsi="Calibri" w:cs="Calibri"/>
          <w:rPrChange w:id="1710" w:author="Mooney, Fintan" w:date="2026-01-15T15:35:00Z" w16du:dateUtc="2026-01-15T20:35:00Z">
            <w:rPr>
              <w:del w:id="1711" w:author="Mooney, Fintan" w:date="2026-01-12T21:00:00Z" w16du:dateUtc="2026-01-13T02:00:00Z"/>
            </w:rPr>
          </w:rPrChange>
        </w:rPr>
      </w:pPr>
    </w:p>
    <w:p w14:paraId="4AFEBEF8" w14:textId="46BF94E8" w:rsidR="00E907E6" w:rsidRPr="00C17A59" w:rsidRDefault="00D04DE9" w:rsidP="00B92E3E">
      <w:pPr>
        <w:rPr>
          <w:rFonts w:ascii="Calibri" w:hAnsi="Calibri" w:cs="Calibri"/>
          <w:i/>
          <w:iCs/>
        </w:rPr>
      </w:pPr>
      <w:r w:rsidRPr="00C17A59">
        <w:rPr>
          <w:rFonts w:ascii="Calibri" w:hAnsi="Calibri" w:cs="Calibri"/>
        </w:rPr>
        <w:t>T</w:t>
      </w:r>
      <w:r w:rsidR="007D6321" w:rsidRPr="00C17A59">
        <w:rPr>
          <w:rFonts w:ascii="Calibri" w:hAnsi="Calibri" w:cs="Calibri"/>
        </w:rPr>
        <w:t xml:space="preserve">able 2. </w:t>
      </w:r>
      <w:r w:rsidR="007D6321" w:rsidRPr="00C17A59">
        <w:rPr>
          <w:rFonts w:ascii="Calibri" w:hAnsi="Calibri" w:cs="Calibri"/>
          <w:i/>
          <w:iCs/>
        </w:rPr>
        <w:t>Characteristics of Minnesota 10x10km Case Cells by Season, 2022.</w:t>
      </w:r>
    </w:p>
    <w:tbl>
      <w:tblPr>
        <w:tblpPr w:leftFromText="180" w:rightFromText="180" w:vertAnchor="text" w:horzAnchor="margin" w:tblpXSpec="center" w:tblpY="-779"/>
        <w:tblW w:w="11344" w:type="dxa"/>
        <w:tblLayout w:type="fixed"/>
        <w:tblLook w:val="0420" w:firstRow="1" w:lastRow="0" w:firstColumn="0" w:lastColumn="0" w:noHBand="0" w:noVBand="1"/>
      </w:tblPr>
      <w:tblGrid>
        <w:gridCol w:w="3656"/>
        <w:gridCol w:w="1922"/>
        <w:gridCol w:w="1922"/>
        <w:gridCol w:w="1922"/>
        <w:gridCol w:w="1270"/>
        <w:gridCol w:w="652"/>
      </w:tblGrid>
      <w:tr w:rsidR="00375346" w:rsidRPr="00AF234D" w14:paraId="11C9CDCE" w14:textId="77777777" w:rsidTr="008D29E7">
        <w:trPr>
          <w:trHeight w:val="10"/>
          <w:tblHeader/>
        </w:trPr>
        <w:tc>
          <w:tcPr>
            <w:tcW w:w="3656"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B736327"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rPr>
                <w:rFonts w:ascii="Calibri" w:eastAsia="Arial" w:hAnsi="Calibri" w:cs="Calibri"/>
                <w:color w:val="000000"/>
                <w:sz w:val="22"/>
                <w:szCs w:val="22"/>
              </w:rPr>
            </w:pPr>
            <w:r w:rsidRPr="007D27EB">
              <w:rPr>
                <w:rFonts w:ascii="Calibri" w:eastAsia="Arial" w:hAnsi="Calibri" w:cs="Calibri"/>
                <w:b/>
                <w:color w:val="000000"/>
                <w:sz w:val="22"/>
                <w:szCs w:val="22"/>
              </w:rPr>
              <w:lastRenderedPageBreak/>
              <w:t>Variable</w:t>
            </w:r>
          </w:p>
        </w:tc>
        <w:tc>
          <w:tcPr>
            <w:tcW w:w="1922"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4AFA197"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b/>
                <w:color w:val="000000"/>
                <w:sz w:val="22"/>
                <w:szCs w:val="22"/>
              </w:rPr>
              <w:t>Winter</w:t>
            </w:r>
            <w:r w:rsidRPr="007D27EB">
              <w:rPr>
                <w:rFonts w:ascii="Calibri" w:eastAsia="Arial" w:hAnsi="Calibri" w:cs="Calibri"/>
                <w:color w:val="000000"/>
                <w:sz w:val="22"/>
                <w:szCs w:val="22"/>
              </w:rPr>
              <w:t xml:space="preserve">  </w:t>
            </w:r>
            <w:r w:rsidRPr="007D27EB">
              <w:rPr>
                <w:rFonts w:ascii="Calibri" w:eastAsia="Arial" w:hAnsi="Calibri" w:cs="Calibri"/>
                <w:color w:val="000000"/>
                <w:sz w:val="22"/>
                <w:szCs w:val="22"/>
              </w:rPr>
              <w:br/>
              <w:t>N = 1,001</w:t>
            </w:r>
          </w:p>
        </w:tc>
        <w:tc>
          <w:tcPr>
            <w:tcW w:w="1922"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0D6F033"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b/>
                <w:color w:val="000000"/>
                <w:sz w:val="22"/>
                <w:szCs w:val="22"/>
              </w:rPr>
              <w:t>Spring</w:t>
            </w:r>
            <w:r w:rsidRPr="007D27EB">
              <w:rPr>
                <w:rFonts w:ascii="Calibri" w:eastAsia="Arial" w:hAnsi="Calibri" w:cs="Calibri"/>
                <w:color w:val="000000"/>
                <w:sz w:val="22"/>
                <w:szCs w:val="22"/>
              </w:rPr>
              <w:t xml:space="preserve">  </w:t>
            </w:r>
            <w:r w:rsidRPr="007D27EB">
              <w:rPr>
                <w:rFonts w:ascii="Calibri" w:eastAsia="Arial" w:hAnsi="Calibri" w:cs="Calibri"/>
                <w:color w:val="000000"/>
                <w:sz w:val="22"/>
                <w:szCs w:val="22"/>
              </w:rPr>
              <w:br/>
              <w:t>N = 1,001</w:t>
            </w:r>
          </w:p>
        </w:tc>
        <w:tc>
          <w:tcPr>
            <w:tcW w:w="1922"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0C9C644"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b/>
                <w:color w:val="000000"/>
                <w:sz w:val="22"/>
                <w:szCs w:val="22"/>
              </w:rPr>
              <w:t>Summer</w:t>
            </w:r>
            <w:r w:rsidRPr="007D27EB">
              <w:rPr>
                <w:rFonts w:ascii="Calibri" w:eastAsia="Arial" w:hAnsi="Calibri" w:cs="Calibri"/>
                <w:color w:val="000000"/>
                <w:sz w:val="22"/>
                <w:szCs w:val="22"/>
              </w:rPr>
              <w:t xml:space="preserve">  </w:t>
            </w:r>
            <w:r w:rsidRPr="007D27EB">
              <w:rPr>
                <w:rFonts w:ascii="Calibri" w:eastAsia="Arial" w:hAnsi="Calibri" w:cs="Calibri"/>
                <w:color w:val="000000"/>
                <w:sz w:val="22"/>
                <w:szCs w:val="22"/>
              </w:rPr>
              <w:br/>
              <w:t>N = 1,001</w:t>
            </w:r>
          </w:p>
        </w:tc>
        <w:tc>
          <w:tcPr>
            <w:tcW w:w="1922"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7C81491"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b/>
                <w:color w:val="000000"/>
                <w:sz w:val="22"/>
                <w:szCs w:val="22"/>
              </w:rPr>
              <w:t>Fall</w:t>
            </w:r>
            <w:r w:rsidRPr="007D27EB">
              <w:rPr>
                <w:rFonts w:ascii="Calibri" w:eastAsia="Arial" w:hAnsi="Calibri" w:cs="Calibri"/>
                <w:color w:val="000000"/>
                <w:sz w:val="22"/>
                <w:szCs w:val="22"/>
              </w:rPr>
              <w:t xml:space="preserve">  </w:t>
            </w:r>
            <w:r w:rsidRPr="007D27EB">
              <w:rPr>
                <w:rFonts w:ascii="Calibri" w:eastAsia="Arial" w:hAnsi="Calibri" w:cs="Calibri"/>
                <w:color w:val="000000"/>
                <w:sz w:val="22"/>
                <w:szCs w:val="22"/>
              </w:rPr>
              <w:br/>
              <w:t>N = 1,001</w:t>
            </w:r>
          </w:p>
        </w:tc>
      </w:tr>
      <w:tr w:rsidR="00375346" w:rsidRPr="00AF234D" w14:paraId="5471170C" w14:textId="77777777" w:rsidTr="008D29E7">
        <w:trPr>
          <w:trHeight w:val="10"/>
          <w:tblHeader/>
        </w:trPr>
        <w:tc>
          <w:tcPr>
            <w:tcW w:w="3656" w:type="dxa"/>
            <w:tcBorders>
              <w:top w:val="single" w:sz="8" w:space="0" w:color="000000"/>
              <w:left w:val="none" w:sz="0" w:space="0" w:color="000000"/>
              <w:bottom w:val="dotted" w:sz="4" w:space="0" w:color="000000"/>
              <w:right w:val="none" w:sz="0" w:space="0" w:color="000000"/>
            </w:tcBorders>
            <w:shd w:val="clear" w:color="auto" w:fill="FFFFFF"/>
            <w:tcMar>
              <w:top w:w="0" w:type="dxa"/>
              <w:left w:w="0" w:type="dxa"/>
              <w:bottom w:w="0" w:type="dxa"/>
              <w:right w:w="0" w:type="dxa"/>
            </w:tcMar>
          </w:tcPr>
          <w:p w14:paraId="05E9041F"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rPr>
                <w:rFonts w:ascii="Calibri" w:eastAsia="Arial" w:hAnsi="Calibri" w:cs="Calibri"/>
                <w:b/>
                <w:color w:val="000000"/>
                <w:sz w:val="22"/>
                <w:szCs w:val="22"/>
              </w:rPr>
            </w:pPr>
            <w:r w:rsidRPr="007D27EB">
              <w:rPr>
                <w:rFonts w:ascii="Calibri" w:eastAsia="Arial" w:hAnsi="Calibri" w:cs="Calibri"/>
                <w:b/>
                <w:color w:val="000000"/>
                <w:sz w:val="22"/>
                <w:szCs w:val="22"/>
              </w:rPr>
              <w:t>Outbreak Count</w:t>
            </w:r>
          </w:p>
        </w:tc>
        <w:tc>
          <w:tcPr>
            <w:tcW w:w="1922" w:type="dxa"/>
            <w:tcBorders>
              <w:top w:val="single" w:sz="8" w:space="0" w:color="000000"/>
              <w:left w:val="none" w:sz="0" w:space="0" w:color="000000"/>
              <w:bottom w:val="dotted" w:sz="4" w:space="0" w:color="000000"/>
              <w:right w:val="none" w:sz="0" w:space="0" w:color="000000"/>
            </w:tcBorders>
            <w:shd w:val="clear" w:color="auto" w:fill="FFFFFF"/>
            <w:tcMar>
              <w:top w:w="0" w:type="dxa"/>
              <w:left w:w="0" w:type="dxa"/>
              <w:bottom w:w="0" w:type="dxa"/>
              <w:right w:w="0" w:type="dxa"/>
            </w:tcMar>
          </w:tcPr>
          <w:p w14:paraId="574FDA26"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 xml:space="preserve">3 </w:t>
            </w:r>
          </w:p>
        </w:tc>
        <w:tc>
          <w:tcPr>
            <w:tcW w:w="1922" w:type="dxa"/>
            <w:tcBorders>
              <w:top w:val="single" w:sz="8" w:space="0" w:color="000000"/>
              <w:left w:val="none" w:sz="0" w:space="0" w:color="000000"/>
              <w:bottom w:val="dotted" w:sz="4" w:space="0" w:color="000000"/>
              <w:right w:val="none" w:sz="0" w:space="0" w:color="000000"/>
            </w:tcBorders>
            <w:shd w:val="clear" w:color="auto" w:fill="FFFFFF"/>
            <w:tcMar>
              <w:top w:w="0" w:type="dxa"/>
              <w:left w:w="0" w:type="dxa"/>
              <w:bottom w:w="0" w:type="dxa"/>
              <w:right w:w="0" w:type="dxa"/>
            </w:tcMar>
          </w:tcPr>
          <w:p w14:paraId="2D70C92F" w14:textId="204815B7" w:rsidR="00D04DE9" w:rsidRPr="007D27EB" w:rsidRDefault="00C21A81"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ins w:id="1712" w:author="Mooney, Fintan" w:date="2026-01-14T18:03:00Z" w16du:dateUtc="2026-01-14T23:03:00Z">
              <w:r>
                <w:rPr>
                  <w:rFonts w:ascii="Calibri" w:eastAsia="Arial" w:hAnsi="Calibri" w:cs="Calibri"/>
                  <w:color w:val="000000"/>
                  <w:sz w:val="22"/>
                  <w:szCs w:val="22"/>
                </w:rPr>
                <w:t>71</w:t>
              </w:r>
            </w:ins>
            <w:del w:id="1713" w:author="Mooney, Fintan" w:date="2026-01-14T18:03:00Z" w16du:dateUtc="2026-01-14T23:03:00Z">
              <w:r w:rsidR="00D04DE9" w:rsidRPr="007D27EB" w:rsidDel="006D1FB8">
                <w:rPr>
                  <w:rFonts w:ascii="Calibri" w:eastAsia="Arial" w:hAnsi="Calibri" w:cs="Calibri"/>
                  <w:color w:val="000000"/>
                  <w:sz w:val="22"/>
                  <w:szCs w:val="22"/>
                </w:rPr>
                <w:delText>80</w:delText>
              </w:r>
            </w:del>
          </w:p>
        </w:tc>
        <w:tc>
          <w:tcPr>
            <w:tcW w:w="1922" w:type="dxa"/>
            <w:tcBorders>
              <w:top w:val="single" w:sz="8" w:space="0" w:color="000000"/>
              <w:left w:val="none" w:sz="0" w:space="0" w:color="000000"/>
              <w:bottom w:val="dotted" w:sz="4" w:space="0" w:color="000000"/>
              <w:right w:val="none" w:sz="0" w:space="0" w:color="000000"/>
            </w:tcBorders>
            <w:shd w:val="clear" w:color="auto" w:fill="FFFFFF"/>
            <w:tcMar>
              <w:top w:w="0" w:type="dxa"/>
              <w:left w:w="0" w:type="dxa"/>
              <w:bottom w:w="0" w:type="dxa"/>
              <w:right w:w="0" w:type="dxa"/>
            </w:tcMar>
          </w:tcPr>
          <w:p w14:paraId="5AE2E0B2" w14:textId="76AC9237" w:rsidR="00D04DE9" w:rsidRPr="007D27EB" w:rsidRDefault="00C21A81"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ins w:id="1714" w:author="Mooney, Fintan" w:date="2026-01-14T18:03:00Z" w16du:dateUtc="2026-01-14T23:03:00Z">
              <w:r>
                <w:rPr>
                  <w:rFonts w:ascii="Calibri" w:eastAsia="Arial" w:hAnsi="Calibri" w:cs="Calibri"/>
                  <w:color w:val="000000"/>
                  <w:sz w:val="22"/>
                  <w:szCs w:val="22"/>
                </w:rPr>
                <w:t>3</w:t>
              </w:r>
            </w:ins>
            <w:del w:id="1715" w:author="Mooney, Fintan" w:date="2026-01-14T18:03:00Z" w16du:dateUtc="2026-01-14T23:03:00Z">
              <w:r w:rsidR="00D04DE9" w:rsidRPr="007D27EB" w:rsidDel="00C21A81">
                <w:rPr>
                  <w:rFonts w:ascii="Calibri" w:eastAsia="Arial" w:hAnsi="Calibri" w:cs="Calibri"/>
                  <w:color w:val="000000"/>
                  <w:sz w:val="22"/>
                  <w:szCs w:val="22"/>
                </w:rPr>
                <w:delText>2</w:delText>
              </w:r>
            </w:del>
          </w:p>
        </w:tc>
        <w:tc>
          <w:tcPr>
            <w:tcW w:w="1922" w:type="dxa"/>
            <w:gridSpan w:val="2"/>
            <w:tcBorders>
              <w:top w:val="single" w:sz="8" w:space="0" w:color="000000"/>
              <w:left w:val="none" w:sz="0" w:space="0" w:color="000000"/>
              <w:bottom w:val="dotted" w:sz="4" w:space="0" w:color="000000"/>
              <w:right w:val="none" w:sz="0" w:space="0" w:color="000000"/>
            </w:tcBorders>
            <w:shd w:val="clear" w:color="auto" w:fill="FFFFFF"/>
            <w:tcMar>
              <w:top w:w="0" w:type="dxa"/>
              <w:left w:w="0" w:type="dxa"/>
              <w:bottom w:w="0" w:type="dxa"/>
              <w:right w:w="0" w:type="dxa"/>
            </w:tcMar>
          </w:tcPr>
          <w:p w14:paraId="4CD2F796" w14:textId="090BF0F1" w:rsidR="00D04DE9" w:rsidRPr="007D27EB" w:rsidRDefault="00C21A81"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ins w:id="1716" w:author="Mooney, Fintan" w:date="2026-01-14T18:03:00Z" w16du:dateUtc="2026-01-14T23:03:00Z">
              <w:r>
                <w:rPr>
                  <w:rFonts w:ascii="Calibri" w:eastAsia="Arial" w:hAnsi="Calibri" w:cs="Calibri"/>
                  <w:color w:val="000000"/>
                  <w:sz w:val="22"/>
                  <w:szCs w:val="22"/>
                </w:rPr>
                <w:t>23</w:t>
              </w:r>
            </w:ins>
            <w:del w:id="1717" w:author="Mooney, Fintan" w:date="2026-01-14T18:03:00Z" w16du:dateUtc="2026-01-14T23:03:00Z">
              <w:r w:rsidR="00D04DE9" w:rsidRPr="007D27EB" w:rsidDel="00C21A81">
                <w:rPr>
                  <w:rFonts w:ascii="Calibri" w:eastAsia="Arial" w:hAnsi="Calibri" w:cs="Calibri"/>
                  <w:color w:val="000000"/>
                  <w:sz w:val="22"/>
                  <w:szCs w:val="22"/>
                </w:rPr>
                <w:delText>24</w:delText>
              </w:r>
            </w:del>
          </w:p>
        </w:tc>
      </w:tr>
      <w:tr w:rsidR="00375346" w:rsidRPr="00AF234D" w14:paraId="7FD4E774" w14:textId="77777777" w:rsidTr="008D29E7">
        <w:trPr>
          <w:trHeight w:val="10"/>
          <w:tblHeader/>
        </w:trPr>
        <w:tc>
          <w:tcPr>
            <w:tcW w:w="3656" w:type="dxa"/>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8E143C"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rPr>
                <w:rFonts w:ascii="Calibri" w:eastAsia="Arial" w:hAnsi="Calibri" w:cs="Calibri"/>
                <w:b/>
                <w:color w:val="000000"/>
                <w:sz w:val="22"/>
                <w:szCs w:val="22"/>
              </w:rPr>
            </w:pPr>
            <w:r w:rsidRPr="007D27EB">
              <w:rPr>
                <w:rFonts w:ascii="Calibri" w:eastAsia="Arial" w:hAnsi="Calibri" w:cs="Calibri"/>
                <w:b/>
                <w:color w:val="000000"/>
                <w:sz w:val="22"/>
                <w:szCs w:val="22"/>
              </w:rPr>
              <w:t>Temperature (°C)</w:t>
            </w:r>
          </w:p>
        </w:tc>
        <w:tc>
          <w:tcPr>
            <w:tcW w:w="1922" w:type="dxa"/>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AAF25A"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p>
        </w:tc>
        <w:tc>
          <w:tcPr>
            <w:tcW w:w="1922" w:type="dxa"/>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203525"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p>
        </w:tc>
        <w:tc>
          <w:tcPr>
            <w:tcW w:w="1922" w:type="dxa"/>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A3AD19"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p>
        </w:tc>
        <w:tc>
          <w:tcPr>
            <w:tcW w:w="1922" w:type="dxa"/>
            <w:gridSpan w:val="2"/>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347E0F"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p>
        </w:tc>
      </w:tr>
      <w:tr w:rsidR="00375346" w:rsidRPr="00AF234D" w14:paraId="04F19EAE" w14:textId="77777777" w:rsidTr="008D29E7">
        <w:trPr>
          <w:trHeight w:val="10"/>
          <w:tblHeader/>
        </w:trPr>
        <w:tc>
          <w:tcPr>
            <w:tcW w:w="3656" w:type="dxa"/>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C03D76"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720" w:right="100"/>
              <w:rPr>
                <w:rFonts w:ascii="Calibri" w:eastAsia="Arial" w:hAnsi="Calibri" w:cs="Calibri"/>
                <w:b/>
                <w:color w:val="000000"/>
                <w:sz w:val="22"/>
                <w:szCs w:val="22"/>
              </w:rPr>
            </w:pPr>
            <w:r w:rsidRPr="007D27EB">
              <w:rPr>
                <w:rFonts w:ascii="Calibri" w:eastAsia="Arial" w:hAnsi="Calibri" w:cs="Calibri"/>
                <w:color w:val="000000"/>
                <w:sz w:val="22"/>
                <w:szCs w:val="22"/>
              </w:rPr>
              <w:t>Mean [Min, Max]</w:t>
            </w:r>
          </w:p>
        </w:tc>
        <w:tc>
          <w:tcPr>
            <w:tcW w:w="1922" w:type="dxa"/>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029622"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-11.8 [-23.9, -0.3]</w:t>
            </w:r>
          </w:p>
        </w:tc>
        <w:tc>
          <w:tcPr>
            <w:tcW w:w="1922" w:type="dxa"/>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466E05"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5.9 [-10.3, 19.6]</w:t>
            </w:r>
          </w:p>
        </w:tc>
        <w:tc>
          <w:tcPr>
            <w:tcW w:w="1922" w:type="dxa"/>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F77D39"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22.0 [14.6, 27.6]</w:t>
            </w:r>
          </w:p>
        </w:tc>
        <w:tc>
          <w:tcPr>
            <w:tcW w:w="1922" w:type="dxa"/>
            <w:gridSpan w:val="2"/>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8BD184"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8.7 [-7.8, 22.4]</w:t>
            </w:r>
          </w:p>
        </w:tc>
      </w:tr>
      <w:tr w:rsidR="009208C3" w:rsidRPr="00AF234D" w14:paraId="147B4DB9" w14:textId="77777777" w:rsidTr="008D29E7">
        <w:trPr>
          <w:trHeight w:val="10"/>
          <w:tblHeader/>
        </w:trPr>
        <w:tc>
          <w:tcPr>
            <w:tcW w:w="3656" w:type="dxa"/>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613813" w14:textId="77777777" w:rsidR="009208C3" w:rsidRPr="007D27EB" w:rsidRDefault="009208C3" w:rsidP="007D27EB">
            <w:pPr>
              <w:pBdr>
                <w:top w:val="none" w:sz="0" w:space="0" w:color="000000"/>
                <w:left w:val="none" w:sz="0" w:space="0" w:color="000000"/>
                <w:bottom w:val="none" w:sz="0" w:space="0" w:color="000000"/>
                <w:right w:val="none" w:sz="0" w:space="0" w:color="000000"/>
              </w:pBdr>
              <w:ind w:left="720" w:right="100"/>
              <w:rPr>
                <w:rFonts w:ascii="Calibri" w:eastAsia="Arial" w:hAnsi="Calibri" w:cs="Calibri"/>
                <w:bCs/>
                <w:color w:val="000000"/>
                <w:sz w:val="22"/>
                <w:szCs w:val="22"/>
              </w:rPr>
            </w:pPr>
            <w:r w:rsidRPr="007D27EB">
              <w:rPr>
                <w:rFonts w:ascii="Calibri" w:eastAsia="Arial" w:hAnsi="Calibri" w:cs="Calibri"/>
                <w:bCs/>
                <w:color w:val="000000"/>
                <w:sz w:val="22"/>
                <w:szCs w:val="22"/>
              </w:rPr>
              <w:t>Mean difference from 25yr climatology (95% CI)</w:t>
            </w:r>
          </w:p>
        </w:tc>
        <w:tc>
          <w:tcPr>
            <w:tcW w:w="1922" w:type="dxa"/>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B119F3" w14:textId="090BEB21" w:rsidR="009208C3" w:rsidRPr="007D27EB" w:rsidRDefault="009208C3" w:rsidP="007D27EB">
            <w:pPr>
              <w:pBdr>
                <w:top w:val="none" w:sz="0" w:space="0" w:color="000000"/>
                <w:left w:val="none" w:sz="0" w:space="0" w:color="000000"/>
                <w:bottom w:val="none" w:sz="0" w:space="0" w:color="000000"/>
                <w:right w:val="none" w:sz="0" w:space="0" w:color="000000"/>
              </w:pBdr>
              <w:ind w:right="100"/>
              <w:rPr>
                <w:rFonts w:ascii="Calibri" w:eastAsia="Arial" w:hAnsi="Calibri" w:cs="Calibri"/>
                <w:b/>
                <w:bCs/>
                <w:color w:val="000000"/>
                <w:sz w:val="22"/>
                <w:szCs w:val="22"/>
              </w:rPr>
            </w:pPr>
            <w:r w:rsidRPr="007D27EB">
              <w:rPr>
                <w:rFonts w:ascii="Calibri" w:eastAsia="Arial" w:hAnsi="Calibri" w:cs="Calibri"/>
                <w:b/>
                <w:bCs/>
                <w:color w:val="000000" w:themeColor="text1"/>
                <w:sz w:val="22"/>
                <w:szCs w:val="22"/>
              </w:rPr>
              <w:t>-3.52 [-5.32, -1.71]</w:t>
            </w:r>
          </w:p>
        </w:tc>
        <w:tc>
          <w:tcPr>
            <w:tcW w:w="1922" w:type="dxa"/>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3D7272" w14:textId="4D33AB12" w:rsidR="009208C3" w:rsidRPr="007D27EB" w:rsidRDefault="009208C3"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b/>
                <w:bCs/>
                <w:color w:val="000000"/>
                <w:sz w:val="22"/>
                <w:szCs w:val="22"/>
              </w:rPr>
            </w:pPr>
            <w:r w:rsidRPr="007D27EB">
              <w:rPr>
                <w:rFonts w:ascii="Calibri" w:eastAsia="Arial" w:hAnsi="Calibri" w:cs="Calibri"/>
                <w:b/>
                <w:bCs/>
                <w:color w:val="000000" w:themeColor="text1"/>
                <w:sz w:val="22"/>
                <w:szCs w:val="22"/>
              </w:rPr>
              <w:t>-1.96 [-3.77, -0.16]</w:t>
            </w:r>
          </w:p>
        </w:tc>
        <w:tc>
          <w:tcPr>
            <w:tcW w:w="1922" w:type="dxa"/>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5C39DC" w14:textId="52369E0A" w:rsidR="009208C3" w:rsidRPr="007D27EB" w:rsidRDefault="009208C3"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themeColor="text1"/>
                <w:sz w:val="22"/>
                <w:szCs w:val="22"/>
              </w:rPr>
              <w:t>+0.89 [-0.91, 2.69]</w:t>
            </w:r>
          </w:p>
        </w:tc>
        <w:tc>
          <w:tcPr>
            <w:tcW w:w="1922" w:type="dxa"/>
            <w:gridSpan w:val="2"/>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247A78" w14:textId="1459D0EF" w:rsidR="009208C3" w:rsidRPr="007D27EB" w:rsidRDefault="009208C3"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themeColor="text1"/>
                <w:sz w:val="22"/>
                <w:szCs w:val="22"/>
              </w:rPr>
              <w:t>+1.01 [-0.79, 2.82]</w:t>
            </w:r>
          </w:p>
        </w:tc>
      </w:tr>
      <w:tr w:rsidR="00375346" w:rsidRPr="00AF234D" w14:paraId="5AFAA103" w14:textId="77777777" w:rsidTr="008D29E7">
        <w:trPr>
          <w:trHeight w:val="10"/>
          <w:tblHeader/>
        </w:trPr>
        <w:tc>
          <w:tcPr>
            <w:tcW w:w="36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617CE9"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rPr>
                <w:rFonts w:ascii="Calibri" w:eastAsia="Arial" w:hAnsi="Calibri" w:cs="Calibri"/>
                <w:b/>
                <w:color w:val="000000"/>
                <w:sz w:val="22"/>
                <w:szCs w:val="22"/>
              </w:rPr>
            </w:pPr>
            <w:r w:rsidRPr="007D27EB">
              <w:rPr>
                <w:rFonts w:ascii="Calibri" w:eastAsia="Arial" w:hAnsi="Calibri" w:cs="Calibri"/>
                <w:b/>
                <w:color w:val="000000"/>
                <w:sz w:val="22"/>
                <w:szCs w:val="22"/>
              </w:rPr>
              <w:t>Shortwave Radiation (MJ/m²)</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01D429"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34D062"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2B0EE1"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p>
        </w:tc>
        <w:tc>
          <w:tcPr>
            <w:tcW w:w="192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E687F5"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p>
        </w:tc>
      </w:tr>
      <w:tr w:rsidR="00375346" w:rsidRPr="00AF234D" w14:paraId="72735735" w14:textId="77777777" w:rsidTr="008D29E7">
        <w:trPr>
          <w:trHeight w:val="10"/>
          <w:tblHeader/>
        </w:trPr>
        <w:tc>
          <w:tcPr>
            <w:tcW w:w="36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FFD637"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720" w:right="100"/>
              <w:rPr>
                <w:rFonts w:ascii="Calibri" w:eastAsia="Arial" w:hAnsi="Calibri" w:cs="Calibri"/>
                <w:b/>
                <w:color w:val="000000"/>
                <w:sz w:val="22"/>
                <w:szCs w:val="22"/>
              </w:rPr>
            </w:pPr>
            <w:r w:rsidRPr="007D27EB">
              <w:rPr>
                <w:rFonts w:ascii="Calibri" w:eastAsia="Arial" w:hAnsi="Calibri" w:cs="Calibri"/>
                <w:color w:val="000000"/>
                <w:sz w:val="22"/>
                <w:szCs w:val="22"/>
              </w:rPr>
              <w:t>Mean [Min, Max]</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C9EBED"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3.6 [1.0, 8.9]</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6CA4CF"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13.1 [3.7, 21.8]</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FB7E81"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18.6 [13.1, 24.6]</w:t>
            </w:r>
          </w:p>
        </w:tc>
        <w:tc>
          <w:tcPr>
            <w:tcW w:w="192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30EFFB"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9.0 [1.9, 17.3]</w:t>
            </w:r>
          </w:p>
        </w:tc>
      </w:tr>
      <w:tr w:rsidR="008F5500" w:rsidRPr="00AF234D" w14:paraId="609C3E04" w14:textId="77777777" w:rsidTr="008D29E7">
        <w:trPr>
          <w:trHeight w:val="10"/>
          <w:tblHeader/>
        </w:trPr>
        <w:tc>
          <w:tcPr>
            <w:tcW w:w="36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E58317" w14:textId="77777777" w:rsidR="008F5500" w:rsidRPr="007D27EB" w:rsidRDefault="008F5500" w:rsidP="007D27EB">
            <w:pPr>
              <w:pBdr>
                <w:top w:val="none" w:sz="0" w:space="0" w:color="000000"/>
                <w:left w:val="none" w:sz="0" w:space="0" w:color="000000"/>
                <w:bottom w:val="none" w:sz="0" w:space="0" w:color="000000"/>
                <w:right w:val="none" w:sz="0" w:space="0" w:color="000000"/>
              </w:pBdr>
              <w:ind w:left="720" w:right="100"/>
              <w:rPr>
                <w:rFonts w:ascii="Calibri" w:eastAsia="Arial" w:hAnsi="Calibri" w:cs="Calibri"/>
                <w:b/>
                <w:color w:val="000000"/>
                <w:sz w:val="22"/>
                <w:szCs w:val="22"/>
              </w:rPr>
            </w:pPr>
            <w:r w:rsidRPr="007D27EB">
              <w:rPr>
                <w:rFonts w:ascii="Calibri" w:eastAsia="Arial" w:hAnsi="Calibri" w:cs="Calibri"/>
                <w:bCs/>
                <w:color w:val="000000"/>
                <w:sz w:val="22"/>
                <w:szCs w:val="22"/>
              </w:rPr>
              <w:t>Mean difference from 25yr climatology (95% CI)</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E2E657" w14:textId="4AFF39A2" w:rsidR="008F5500" w:rsidRPr="007D27EB" w:rsidRDefault="008F5500"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themeColor="text1"/>
                <w:sz w:val="22"/>
                <w:szCs w:val="22"/>
              </w:rPr>
              <w:t>-0.59 [-1.32, 0.13]</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AB8168" w14:textId="5BD9906C" w:rsidR="008F5500" w:rsidRPr="007D27EB" w:rsidRDefault="008F5500"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b/>
                <w:bCs/>
                <w:color w:val="000000"/>
                <w:sz w:val="22"/>
                <w:szCs w:val="22"/>
              </w:rPr>
            </w:pPr>
            <w:r w:rsidRPr="007D27EB">
              <w:rPr>
                <w:rFonts w:ascii="Calibri" w:eastAsia="Arial" w:hAnsi="Calibri" w:cs="Calibri"/>
                <w:b/>
                <w:bCs/>
                <w:color w:val="000000" w:themeColor="text1"/>
                <w:sz w:val="22"/>
                <w:szCs w:val="22"/>
              </w:rPr>
              <w:t>-1.25 [-1.98, -0.53]</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90388A" w14:textId="5107D708" w:rsidR="008F5500" w:rsidRPr="007D27EB" w:rsidRDefault="008F5500"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b/>
                <w:bCs/>
                <w:color w:val="000000"/>
                <w:sz w:val="22"/>
                <w:szCs w:val="22"/>
              </w:rPr>
            </w:pPr>
            <w:r w:rsidRPr="007D27EB">
              <w:rPr>
                <w:rFonts w:ascii="Calibri" w:eastAsia="Arial" w:hAnsi="Calibri" w:cs="Calibri"/>
                <w:b/>
                <w:bCs/>
                <w:color w:val="000000" w:themeColor="text1"/>
                <w:sz w:val="22"/>
                <w:szCs w:val="22"/>
              </w:rPr>
              <w:t>+0.80 [0.07, 1.52]</w:t>
            </w:r>
          </w:p>
        </w:tc>
        <w:tc>
          <w:tcPr>
            <w:tcW w:w="192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D5E418" w14:textId="3168AA8B" w:rsidR="008F5500" w:rsidRPr="007D27EB" w:rsidRDefault="008F5500"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b/>
                <w:bCs/>
                <w:color w:val="000000"/>
                <w:sz w:val="22"/>
                <w:szCs w:val="22"/>
              </w:rPr>
            </w:pPr>
            <w:r w:rsidRPr="007D27EB">
              <w:rPr>
                <w:rFonts w:ascii="Calibri" w:eastAsia="Arial" w:hAnsi="Calibri" w:cs="Calibri"/>
                <w:b/>
                <w:bCs/>
                <w:color w:val="000000" w:themeColor="text1"/>
                <w:sz w:val="22"/>
                <w:szCs w:val="22"/>
              </w:rPr>
              <w:t>+0.90 [0.17, 1.62]</w:t>
            </w:r>
          </w:p>
        </w:tc>
      </w:tr>
      <w:tr w:rsidR="00375346" w:rsidRPr="00AF234D" w14:paraId="61778A9A" w14:textId="77777777" w:rsidTr="008D29E7">
        <w:trPr>
          <w:trHeight w:val="10"/>
          <w:tblHeader/>
        </w:trPr>
        <w:tc>
          <w:tcPr>
            <w:tcW w:w="36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03FC5D"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rPr>
                <w:rFonts w:ascii="Calibri" w:eastAsia="Arial" w:hAnsi="Calibri" w:cs="Calibri"/>
                <w:b/>
                <w:color w:val="000000"/>
                <w:sz w:val="22"/>
                <w:szCs w:val="22"/>
              </w:rPr>
            </w:pPr>
            <w:r w:rsidRPr="007D27EB">
              <w:rPr>
                <w:rFonts w:ascii="Calibri" w:eastAsia="Arial" w:hAnsi="Calibri" w:cs="Calibri"/>
                <w:b/>
                <w:color w:val="000000"/>
                <w:sz w:val="22"/>
                <w:szCs w:val="22"/>
              </w:rPr>
              <w:t>Longwave Radiation (MJ/m²)</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F55E9D"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3B9D47"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0D8A60"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p>
        </w:tc>
        <w:tc>
          <w:tcPr>
            <w:tcW w:w="192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82800F"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p>
        </w:tc>
      </w:tr>
      <w:tr w:rsidR="00375346" w:rsidRPr="00AF234D" w14:paraId="3C9EE225" w14:textId="77777777" w:rsidTr="008D29E7">
        <w:trPr>
          <w:trHeight w:val="10"/>
          <w:tblHeader/>
        </w:trPr>
        <w:tc>
          <w:tcPr>
            <w:tcW w:w="36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0D16E7"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720" w:right="100"/>
              <w:rPr>
                <w:rFonts w:ascii="Calibri" w:eastAsia="Arial" w:hAnsi="Calibri" w:cs="Calibri"/>
                <w:b/>
                <w:color w:val="000000"/>
                <w:sz w:val="22"/>
                <w:szCs w:val="22"/>
              </w:rPr>
            </w:pPr>
            <w:r w:rsidRPr="007D27EB">
              <w:rPr>
                <w:rFonts w:ascii="Calibri" w:eastAsia="Arial" w:hAnsi="Calibri" w:cs="Calibri"/>
                <w:color w:val="000000"/>
                <w:sz w:val="22"/>
                <w:szCs w:val="22"/>
              </w:rPr>
              <w:t>Mean [Min, Max]</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347769"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18.9 [15.3, 25.5]</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D5A24D"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24.8 [18.9, 31.1]</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C055C9"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31.4 [25.9, 34.2]</w:t>
            </w:r>
          </w:p>
        </w:tc>
        <w:tc>
          <w:tcPr>
            <w:tcW w:w="192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A7FCEC"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25.1 [19.5, 30.4]</w:t>
            </w:r>
          </w:p>
        </w:tc>
      </w:tr>
      <w:tr w:rsidR="00CC333C" w:rsidRPr="00AF234D" w14:paraId="47131387" w14:textId="77777777" w:rsidTr="008D29E7">
        <w:trPr>
          <w:trHeight w:val="10"/>
          <w:tblHeader/>
        </w:trPr>
        <w:tc>
          <w:tcPr>
            <w:tcW w:w="36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567B63" w14:textId="77777777" w:rsidR="00434A71" w:rsidRPr="007D27EB" w:rsidRDefault="00434A71" w:rsidP="007D27EB">
            <w:pPr>
              <w:pBdr>
                <w:top w:val="none" w:sz="0" w:space="0" w:color="000000"/>
                <w:left w:val="none" w:sz="0" w:space="0" w:color="000000"/>
                <w:bottom w:val="none" w:sz="0" w:space="0" w:color="000000"/>
                <w:right w:val="none" w:sz="0" w:space="0" w:color="000000"/>
              </w:pBdr>
              <w:ind w:left="720" w:right="100"/>
              <w:rPr>
                <w:rFonts w:ascii="Calibri" w:eastAsia="Arial" w:hAnsi="Calibri" w:cs="Calibri"/>
                <w:b/>
                <w:color w:val="000000"/>
                <w:sz w:val="22"/>
                <w:szCs w:val="22"/>
              </w:rPr>
            </w:pPr>
            <w:r w:rsidRPr="007D27EB">
              <w:rPr>
                <w:rFonts w:ascii="Calibri" w:eastAsia="Arial" w:hAnsi="Calibri" w:cs="Calibri"/>
                <w:bCs/>
                <w:color w:val="000000"/>
                <w:sz w:val="22"/>
                <w:szCs w:val="22"/>
              </w:rPr>
              <w:t>Mean difference from 25yr climatology (95% CI)</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C8458E" w14:textId="258162E9" w:rsidR="00434A71" w:rsidRPr="007D27EB" w:rsidRDefault="00434A71"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b/>
                <w:bCs/>
                <w:color w:val="000000"/>
                <w:sz w:val="22"/>
                <w:szCs w:val="22"/>
              </w:rPr>
            </w:pPr>
            <w:r w:rsidRPr="007D27EB">
              <w:rPr>
                <w:rFonts w:ascii="Calibri" w:eastAsia="Arial" w:hAnsi="Calibri" w:cs="Calibri"/>
                <w:b/>
                <w:bCs/>
                <w:color w:val="000000" w:themeColor="text1"/>
                <w:sz w:val="22"/>
                <w:szCs w:val="22"/>
              </w:rPr>
              <w:t>-0.98 [-1.87, -0.09]</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212217" w14:textId="6FBC4F92" w:rsidR="00434A71" w:rsidRPr="007D27EB" w:rsidRDefault="00434A71"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themeColor="text1"/>
                <w:sz w:val="22"/>
                <w:szCs w:val="22"/>
              </w:rPr>
              <w:t>-0.35 [-1.24, 0.54]</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25AD77" w14:textId="26458675" w:rsidR="00434A71" w:rsidRPr="007D27EB" w:rsidRDefault="00434A71"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themeColor="text1"/>
                <w:sz w:val="22"/>
                <w:szCs w:val="22"/>
              </w:rPr>
              <w:t>+0.24 [-0.65, 1.13]</w:t>
            </w:r>
          </w:p>
        </w:tc>
        <w:tc>
          <w:tcPr>
            <w:tcW w:w="192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7C714B" w14:textId="5443F811" w:rsidR="00434A71" w:rsidRPr="007D27EB" w:rsidRDefault="00434A71"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themeColor="text1"/>
                <w:sz w:val="22"/>
                <w:szCs w:val="22"/>
              </w:rPr>
              <w:t>-0.11 [-1.00, 0.77]</w:t>
            </w:r>
          </w:p>
        </w:tc>
      </w:tr>
      <w:tr w:rsidR="00375346" w:rsidRPr="00AF234D" w14:paraId="1ECDF627" w14:textId="77777777" w:rsidTr="008D29E7">
        <w:trPr>
          <w:trHeight w:val="10"/>
          <w:tblHeader/>
        </w:trPr>
        <w:tc>
          <w:tcPr>
            <w:tcW w:w="36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E0EE3F"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rPr>
                <w:rFonts w:ascii="Calibri" w:eastAsia="Arial" w:hAnsi="Calibri" w:cs="Calibri"/>
                <w:b/>
                <w:color w:val="000000"/>
                <w:sz w:val="22"/>
                <w:szCs w:val="22"/>
              </w:rPr>
            </w:pPr>
            <w:r w:rsidRPr="007D27EB">
              <w:rPr>
                <w:rFonts w:ascii="Calibri" w:eastAsia="Arial" w:hAnsi="Calibri" w:cs="Calibri"/>
                <w:b/>
                <w:color w:val="000000"/>
                <w:sz w:val="22"/>
                <w:szCs w:val="22"/>
              </w:rPr>
              <w:t>Relative Humidity (%)</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20B64F"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FEE339"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5FB230"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p>
        </w:tc>
        <w:tc>
          <w:tcPr>
            <w:tcW w:w="192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43A2EB"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p>
        </w:tc>
      </w:tr>
      <w:tr w:rsidR="00375346" w:rsidRPr="00AF234D" w14:paraId="69EE7711" w14:textId="77777777" w:rsidTr="008D29E7">
        <w:trPr>
          <w:trHeight w:val="10"/>
          <w:tblHeader/>
        </w:trPr>
        <w:tc>
          <w:tcPr>
            <w:tcW w:w="36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68F568"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720" w:right="100"/>
              <w:rPr>
                <w:rFonts w:ascii="Calibri" w:eastAsia="Arial" w:hAnsi="Calibri" w:cs="Calibri"/>
                <w:b/>
                <w:color w:val="000000"/>
                <w:sz w:val="22"/>
                <w:szCs w:val="22"/>
              </w:rPr>
            </w:pPr>
            <w:r w:rsidRPr="007D27EB">
              <w:rPr>
                <w:rFonts w:ascii="Calibri" w:eastAsia="Arial" w:hAnsi="Calibri" w:cs="Calibri"/>
                <w:color w:val="000000"/>
                <w:sz w:val="22"/>
                <w:szCs w:val="22"/>
              </w:rPr>
              <w:t>Mean [Min, Max]</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9B7C4E"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75 [49, 92]</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FCC143"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65 [46, 81]</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8EE3A7"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65 [45, 82]</w:t>
            </w:r>
          </w:p>
        </w:tc>
        <w:tc>
          <w:tcPr>
            <w:tcW w:w="192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C08655"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64 [42, 84]</w:t>
            </w:r>
          </w:p>
        </w:tc>
      </w:tr>
      <w:tr w:rsidR="00CC333C" w:rsidRPr="00375346" w14:paraId="4E63E8EA" w14:textId="77777777" w:rsidTr="008D29E7">
        <w:trPr>
          <w:trHeight w:val="10"/>
          <w:tblHeader/>
        </w:trPr>
        <w:tc>
          <w:tcPr>
            <w:tcW w:w="36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5AC1AE" w14:textId="77777777" w:rsidR="00CC333C" w:rsidRPr="007D27EB" w:rsidRDefault="00CC333C" w:rsidP="007D27EB">
            <w:pPr>
              <w:pBdr>
                <w:top w:val="none" w:sz="0" w:space="0" w:color="000000"/>
                <w:left w:val="none" w:sz="0" w:space="0" w:color="000000"/>
                <w:bottom w:val="none" w:sz="0" w:space="0" w:color="000000"/>
                <w:right w:val="none" w:sz="0" w:space="0" w:color="000000"/>
              </w:pBdr>
              <w:ind w:left="720" w:right="100"/>
              <w:rPr>
                <w:rFonts w:ascii="Calibri" w:eastAsia="Arial" w:hAnsi="Calibri" w:cs="Calibri"/>
                <w:b/>
                <w:color w:val="000000"/>
                <w:sz w:val="22"/>
                <w:szCs w:val="22"/>
              </w:rPr>
            </w:pPr>
            <w:r w:rsidRPr="007D27EB">
              <w:rPr>
                <w:rFonts w:ascii="Calibri" w:eastAsia="Arial" w:hAnsi="Calibri" w:cs="Calibri"/>
                <w:bCs/>
                <w:color w:val="000000"/>
                <w:sz w:val="22"/>
                <w:szCs w:val="22"/>
              </w:rPr>
              <w:t>Mean difference from 25yr climatology (95% CI)</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C52FBD" w14:textId="5DE2D4CE" w:rsidR="00CC333C" w:rsidRPr="007D27EB" w:rsidRDefault="00CC333C"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themeColor="text1"/>
                <w:sz w:val="22"/>
                <w:szCs w:val="22"/>
              </w:rPr>
              <w:t>-0.20 (-3.41, 3.01]</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C54557" w14:textId="07B75C33" w:rsidR="00CC333C" w:rsidRPr="007D27EB" w:rsidRDefault="00CC333C"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themeColor="text1"/>
                <w:sz w:val="22"/>
                <w:szCs w:val="22"/>
              </w:rPr>
              <w:t>+0.19 [-3.02, 3.40]</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021916" w14:textId="2058BACA" w:rsidR="00CC333C" w:rsidRPr="007D27EB" w:rsidRDefault="00CC333C"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b/>
                <w:bCs/>
                <w:color w:val="000000"/>
                <w:sz w:val="22"/>
                <w:szCs w:val="22"/>
              </w:rPr>
            </w:pPr>
            <w:r w:rsidRPr="007D27EB">
              <w:rPr>
                <w:rFonts w:ascii="Calibri" w:eastAsia="Arial" w:hAnsi="Calibri" w:cs="Calibri"/>
                <w:b/>
                <w:bCs/>
                <w:color w:val="000000" w:themeColor="text1"/>
                <w:sz w:val="22"/>
                <w:szCs w:val="22"/>
              </w:rPr>
              <w:t>-3.25 [-6.46, -0.04]</w:t>
            </w:r>
          </w:p>
        </w:tc>
        <w:tc>
          <w:tcPr>
            <w:tcW w:w="192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892BD8" w14:textId="3284F2F0" w:rsidR="00CC333C" w:rsidRPr="007D27EB" w:rsidRDefault="00CC333C"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b/>
                <w:bCs/>
                <w:color w:val="000000"/>
                <w:sz w:val="22"/>
                <w:szCs w:val="22"/>
              </w:rPr>
            </w:pPr>
            <w:r w:rsidRPr="007D27EB">
              <w:rPr>
                <w:rFonts w:ascii="Calibri" w:eastAsia="Arial" w:hAnsi="Calibri" w:cs="Calibri"/>
                <w:b/>
                <w:bCs/>
                <w:color w:val="000000" w:themeColor="text1"/>
                <w:sz w:val="22"/>
                <w:szCs w:val="22"/>
              </w:rPr>
              <w:t>-5.26 [-8.47, -2.05]</w:t>
            </w:r>
          </w:p>
        </w:tc>
      </w:tr>
      <w:tr w:rsidR="00375346" w:rsidRPr="00AF234D" w14:paraId="420D1B8E" w14:textId="77777777" w:rsidTr="008D29E7">
        <w:trPr>
          <w:trHeight w:val="10"/>
          <w:tblHeader/>
        </w:trPr>
        <w:tc>
          <w:tcPr>
            <w:tcW w:w="36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EB44FA"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rPr>
                <w:rFonts w:ascii="Calibri" w:eastAsia="Arial" w:hAnsi="Calibri" w:cs="Calibri"/>
                <w:b/>
                <w:color w:val="000000"/>
                <w:sz w:val="22"/>
                <w:szCs w:val="22"/>
              </w:rPr>
            </w:pPr>
            <w:r w:rsidRPr="007D27EB">
              <w:rPr>
                <w:rFonts w:ascii="Calibri" w:eastAsia="Arial" w:hAnsi="Calibri" w:cs="Calibri"/>
                <w:b/>
                <w:color w:val="000000"/>
                <w:sz w:val="22"/>
                <w:szCs w:val="22"/>
              </w:rPr>
              <w:t>Wind Speed (m/s)</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C22136"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80C7CC"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7D92E9"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p>
        </w:tc>
        <w:tc>
          <w:tcPr>
            <w:tcW w:w="192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79CF29"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p>
        </w:tc>
      </w:tr>
      <w:tr w:rsidR="00375346" w:rsidRPr="00AF234D" w14:paraId="2E3655C2" w14:textId="77777777" w:rsidTr="008D29E7">
        <w:trPr>
          <w:trHeight w:val="10"/>
          <w:tblHeader/>
        </w:trPr>
        <w:tc>
          <w:tcPr>
            <w:tcW w:w="36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E6F141"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720" w:right="100"/>
              <w:rPr>
                <w:rFonts w:ascii="Calibri" w:eastAsia="Arial" w:hAnsi="Calibri" w:cs="Calibri"/>
                <w:b/>
                <w:color w:val="000000"/>
                <w:sz w:val="22"/>
                <w:szCs w:val="22"/>
              </w:rPr>
            </w:pPr>
            <w:r w:rsidRPr="007D27EB">
              <w:rPr>
                <w:rFonts w:ascii="Calibri" w:eastAsia="Arial" w:hAnsi="Calibri" w:cs="Calibri"/>
                <w:color w:val="000000"/>
                <w:sz w:val="22"/>
                <w:szCs w:val="22"/>
              </w:rPr>
              <w:t>Mean [Min, Max]</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C1F5D9"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1.69 [0.18, 5.76]</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015840"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1.61 [0.06, 3.82]</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A387F5"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1.44 [0.10, 4.33]</w:t>
            </w:r>
          </w:p>
        </w:tc>
        <w:tc>
          <w:tcPr>
            <w:tcW w:w="192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A3B3D3"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1.59 [0.14, 3.86]</w:t>
            </w:r>
          </w:p>
        </w:tc>
      </w:tr>
      <w:tr w:rsidR="006916A7" w:rsidRPr="00AF234D" w14:paraId="50C501B4" w14:textId="77777777" w:rsidTr="008D29E7">
        <w:trPr>
          <w:trHeight w:val="10"/>
          <w:tblHeader/>
        </w:trPr>
        <w:tc>
          <w:tcPr>
            <w:tcW w:w="36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84BE7A" w14:textId="77777777" w:rsidR="006916A7" w:rsidRPr="007D27EB" w:rsidRDefault="006916A7" w:rsidP="007D27EB">
            <w:pPr>
              <w:pBdr>
                <w:top w:val="none" w:sz="0" w:space="0" w:color="000000"/>
                <w:left w:val="none" w:sz="0" w:space="0" w:color="000000"/>
                <w:bottom w:val="none" w:sz="0" w:space="0" w:color="000000"/>
                <w:right w:val="none" w:sz="0" w:space="0" w:color="000000"/>
              </w:pBdr>
              <w:ind w:left="720" w:right="100"/>
              <w:rPr>
                <w:rFonts w:ascii="Calibri" w:eastAsia="Arial" w:hAnsi="Calibri" w:cs="Calibri"/>
                <w:b/>
                <w:color w:val="000000"/>
                <w:sz w:val="22"/>
                <w:szCs w:val="22"/>
              </w:rPr>
            </w:pPr>
            <w:r w:rsidRPr="007D27EB">
              <w:rPr>
                <w:rFonts w:ascii="Calibri" w:eastAsia="Arial" w:hAnsi="Calibri" w:cs="Calibri"/>
                <w:bCs/>
                <w:color w:val="000000"/>
                <w:sz w:val="22"/>
                <w:szCs w:val="22"/>
              </w:rPr>
              <w:t>Mean difference from 25yr climatology (95% CI)</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8C47B5" w14:textId="5577AF4D" w:rsidR="006916A7" w:rsidRPr="007D27EB" w:rsidRDefault="006916A7"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themeColor="text1"/>
                <w:sz w:val="22"/>
                <w:szCs w:val="22"/>
              </w:rPr>
              <w:t>+0.15 [-0.29, 0.59]</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A7A81F" w14:textId="6B8CF469" w:rsidR="006916A7" w:rsidRPr="007D27EB" w:rsidRDefault="006916A7"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themeColor="text1"/>
                <w:sz w:val="22"/>
                <w:szCs w:val="22"/>
              </w:rPr>
              <w:t>+0.09 [-0.35, 0.53]</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E97E09" w14:textId="19895F60" w:rsidR="006916A7" w:rsidRPr="007D27EB" w:rsidRDefault="006916A7"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themeColor="text1"/>
                <w:sz w:val="22"/>
                <w:szCs w:val="22"/>
              </w:rPr>
              <w:t>+0.11 [-0.33, 0.55]</w:t>
            </w:r>
          </w:p>
        </w:tc>
        <w:tc>
          <w:tcPr>
            <w:tcW w:w="192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94FD44" w14:textId="461CA9AF" w:rsidR="006916A7" w:rsidRPr="007D27EB" w:rsidRDefault="006916A7"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themeColor="text1"/>
                <w:sz w:val="22"/>
                <w:szCs w:val="22"/>
              </w:rPr>
              <w:t>+0.04 [-0.40, 0.48]</w:t>
            </w:r>
          </w:p>
        </w:tc>
      </w:tr>
      <w:tr w:rsidR="00375346" w:rsidRPr="00AF234D" w14:paraId="2CC1E7DA" w14:textId="77777777" w:rsidTr="008D29E7">
        <w:trPr>
          <w:trHeight w:val="10"/>
          <w:tblHeader/>
        </w:trPr>
        <w:tc>
          <w:tcPr>
            <w:tcW w:w="36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DF34BA"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rPr>
                <w:rFonts w:ascii="Calibri" w:eastAsia="Arial" w:hAnsi="Calibri" w:cs="Calibri"/>
                <w:b/>
                <w:color w:val="000000"/>
                <w:sz w:val="22"/>
                <w:szCs w:val="22"/>
              </w:rPr>
            </w:pPr>
            <w:r w:rsidRPr="007D27EB">
              <w:rPr>
                <w:rFonts w:ascii="Calibri" w:eastAsia="Arial" w:hAnsi="Calibri" w:cs="Calibri"/>
                <w:b/>
                <w:color w:val="000000"/>
                <w:sz w:val="22"/>
                <w:szCs w:val="22"/>
              </w:rPr>
              <w:t>Soil Moisture (m³/m³)</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F69158"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32CBA3"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BB10FE"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p>
        </w:tc>
        <w:tc>
          <w:tcPr>
            <w:tcW w:w="192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87C5F4"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p>
        </w:tc>
      </w:tr>
      <w:tr w:rsidR="00375346" w:rsidRPr="00AF234D" w14:paraId="5AC5BEA9" w14:textId="77777777" w:rsidTr="008D29E7">
        <w:trPr>
          <w:trHeight w:val="10"/>
          <w:tblHeader/>
        </w:trPr>
        <w:tc>
          <w:tcPr>
            <w:tcW w:w="36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E8513E"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720" w:right="100"/>
              <w:rPr>
                <w:rFonts w:ascii="Calibri" w:eastAsia="Arial" w:hAnsi="Calibri" w:cs="Calibri"/>
                <w:b/>
                <w:color w:val="000000"/>
                <w:sz w:val="22"/>
                <w:szCs w:val="22"/>
              </w:rPr>
            </w:pPr>
            <w:r w:rsidRPr="007D27EB">
              <w:rPr>
                <w:rFonts w:ascii="Calibri" w:eastAsia="Arial" w:hAnsi="Calibri" w:cs="Calibri"/>
                <w:color w:val="000000"/>
                <w:sz w:val="22"/>
                <w:szCs w:val="22"/>
              </w:rPr>
              <w:t>Mean [Min, Max]</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817018"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0.33 [0.19, 0.41]</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B627E0"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0.37 [0.21, 0.47]</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24B071"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0.26 [0.09, 0.41]</w:t>
            </w:r>
          </w:p>
        </w:tc>
        <w:tc>
          <w:tcPr>
            <w:tcW w:w="192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91A076"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0.26 [0.10, 0.41]</w:t>
            </w:r>
          </w:p>
        </w:tc>
      </w:tr>
      <w:tr w:rsidR="007713D0" w:rsidRPr="00AF234D" w14:paraId="62FC7F2D" w14:textId="77777777" w:rsidTr="008D29E7">
        <w:trPr>
          <w:trHeight w:val="10"/>
          <w:tblHeader/>
        </w:trPr>
        <w:tc>
          <w:tcPr>
            <w:tcW w:w="36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303388" w14:textId="77777777" w:rsidR="007713D0" w:rsidRPr="007D27EB" w:rsidRDefault="007713D0" w:rsidP="007D27EB">
            <w:pPr>
              <w:pBdr>
                <w:top w:val="none" w:sz="0" w:space="0" w:color="000000"/>
                <w:left w:val="none" w:sz="0" w:space="0" w:color="000000"/>
                <w:bottom w:val="none" w:sz="0" w:space="0" w:color="000000"/>
                <w:right w:val="none" w:sz="0" w:space="0" w:color="000000"/>
              </w:pBdr>
              <w:ind w:left="720" w:right="100"/>
              <w:rPr>
                <w:rFonts w:ascii="Calibri" w:eastAsia="Arial" w:hAnsi="Calibri" w:cs="Calibri"/>
                <w:b/>
                <w:color w:val="000000"/>
                <w:sz w:val="22"/>
                <w:szCs w:val="22"/>
              </w:rPr>
            </w:pPr>
            <w:r w:rsidRPr="007D27EB">
              <w:rPr>
                <w:rFonts w:ascii="Calibri" w:eastAsia="Arial" w:hAnsi="Calibri" w:cs="Calibri"/>
                <w:bCs/>
                <w:color w:val="000000"/>
                <w:sz w:val="22"/>
                <w:szCs w:val="22"/>
              </w:rPr>
              <w:t>Mean difference from 25yr climatology (95% CI)</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35D5F4" w14:textId="2C4A7A32" w:rsidR="007713D0" w:rsidRPr="007D27EB" w:rsidRDefault="007713D0"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themeColor="text1"/>
                <w:sz w:val="22"/>
                <w:szCs w:val="22"/>
              </w:rPr>
              <w:t>-0.00 [-0.02, 0.01]</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5DBA8B" w14:textId="5B514F41" w:rsidR="007713D0" w:rsidRPr="007D27EB" w:rsidRDefault="007713D0"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b/>
                <w:bCs/>
                <w:color w:val="000000"/>
                <w:sz w:val="22"/>
                <w:szCs w:val="22"/>
              </w:rPr>
            </w:pPr>
            <w:r w:rsidRPr="007D27EB">
              <w:rPr>
                <w:rFonts w:ascii="Calibri" w:eastAsia="Arial" w:hAnsi="Calibri" w:cs="Calibri"/>
                <w:b/>
                <w:bCs/>
                <w:color w:val="000000" w:themeColor="text1"/>
                <w:sz w:val="22"/>
                <w:szCs w:val="22"/>
              </w:rPr>
              <w:t>+0.02 [0.01, 0.03]</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CA5C95" w14:textId="41745217" w:rsidR="007713D0" w:rsidRPr="007D27EB" w:rsidRDefault="007713D0"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b/>
                <w:bCs/>
                <w:color w:val="000000"/>
                <w:sz w:val="22"/>
                <w:szCs w:val="22"/>
              </w:rPr>
            </w:pPr>
            <w:r w:rsidRPr="007D27EB">
              <w:rPr>
                <w:rFonts w:ascii="Calibri" w:eastAsia="Arial" w:hAnsi="Calibri" w:cs="Calibri"/>
                <w:b/>
                <w:bCs/>
                <w:color w:val="000000" w:themeColor="text1"/>
                <w:sz w:val="22"/>
                <w:szCs w:val="22"/>
              </w:rPr>
              <w:t>-0.03 [-0.04, -0.02]</w:t>
            </w:r>
          </w:p>
        </w:tc>
        <w:tc>
          <w:tcPr>
            <w:tcW w:w="192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4EA429" w14:textId="24C4359A" w:rsidR="007713D0" w:rsidRPr="007D27EB" w:rsidRDefault="007713D0"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b/>
                <w:bCs/>
                <w:color w:val="000000"/>
                <w:sz w:val="22"/>
                <w:szCs w:val="22"/>
              </w:rPr>
            </w:pPr>
            <w:r w:rsidRPr="007D27EB">
              <w:rPr>
                <w:rFonts w:ascii="Calibri" w:eastAsia="Arial" w:hAnsi="Calibri" w:cs="Calibri"/>
                <w:b/>
                <w:bCs/>
                <w:color w:val="000000" w:themeColor="text1"/>
                <w:sz w:val="22"/>
                <w:szCs w:val="22"/>
              </w:rPr>
              <w:t>-0.05 [-0.06, -0.04]</w:t>
            </w:r>
          </w:p>
        </w:tc>
      </w:tr>
      <w:tr w:rsidR="00375346" w:rsidRPr="00AF234D" w14:paraId="1D3A344B" w14:textId="77777777" w:rsidTr="008D29E7">
        <w:trPr>
          <w:trHeight w:val="10"/>
          <w:tblHeader/>
        </w:trPr>
        <w:tc>
          <w:tcPr>
            <w:tcW w:w="36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A7C9BA"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rPr>
                <w:rFonts w:ascii="Calibri" w:eastAsia="Arial" w:hAnsi="Calibri" w:cs="Calibri"/>
                <w:b/>
                <w:color w:val="000000"/>
                <w:sz w:val="22"/>
                <w:szCs w:val="22"/>
              </w:rPr>
            </w:pPr>
            <w:r w:rsidRPr="007D27EB">
              <w:rPr>
                <w:rFonts w:ascii="Calibri" w:eastAsia="Arial" w:hAnsi="Calibri" w:cs="Calibri"/>
                <w:b/>
                <w:color w:val="000000"/>
                <w:sz w:val="22"/>
                <w:szCs w:val="22"/>
              </w:rPr>
              <w:t>Surface &amp; Sub-Surface Runoff (mm)</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F29905"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E53459"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162AE0"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p>
        </w:tc>
        <w:tc>
          <w:tcPr>
            <w:tcW w:w="192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77A679"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p>
        </w:tc>
      </w:tr>
      <w:tr w:rsidR="00375346" w:rsidRPr="00AF234D" w14:paraId="4D3290D6" w14:textId="77777777" w:rsidTr="008D29E7">
        <w:trPr>
          <w:trHeight w:val="10"/>
          <w:tblHeader/>
        </w:trPr>
        <w:tc>
          <w:tcPr>
            <w:tcW w:w="36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F4EDE5"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720" w:right="100"/>
              <w:rPr>
                <w:rFonts w:ascii="Calibri" w:eastAsia="Arial" w:hAnsi="Calibri" w:cs="Calibri"/>
                <w:b/>
                <w:color w:val="000000"/>
                <w:sz w:val="22"/>
                <w:szCs w:val="22"/>
              </w:rPr>
            </w:pPr>
            <w:r w:rsidRPr="007D27EB">
              <w:rPr>
                <w:rFonts w:ascii="Calibri" w:eastAsia="Arial" w:hAnsi="Calibri" w:cs="Calibri"/>
                <w:color w:val="000000"/>
                <w:sz w:val="22"/>
                <w:szCs w:val="22"/>
              </w:rPr>
              <w:t>Mean [Min, Max]</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57636D"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1.1 [0.1, 6.0]</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8E2265"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6.5 [0.1, 43.7]</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CA2F58"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3.7 [0.1, 13.9]</w:t>
            </w:r>
          </w:p>
        </w:tc>
        <w:tc>
          <w:tcPr>
            <w:tcW w:w="192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8714B8"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1.2 [0.1, 11.1]</w:t>
            </w:r>
          </w:p>
        </w:tc>
      </w:tr>
      <w:tr w:rsidR="00392D0C" w:rsidRPr="00AF234D" w14:paraId="4ECC77B1" w14:textId="77777777" w:rsidTr="008D29E7">
        <w:trPr>
          <w:trHeight w:val="10"/>
          <w:tblHeader/>
        </w:trPr>
        <w:tc>
          <w:tcPr>
            <w:tcW w:w="36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EB5236" w14:textId="77777777" w:rsidR="00392D0C" w:rsidRPr="007D27EB" w:rsidRDefault="00392D0C" w:rsidP="007D27EB">
            <w:pPr>
              <w:pBdr>
                <w:top w:val="none" w:sz="0" w:space="0" w:color="000000"/>
                <w:left w:val="none" w:sz="0" w:space="0" w:color="000000"/>
                <w:bottom w:val="none" w:sz="0" w:space="0" w:color="000000"/>
                <w:right w:val="none" w:sz="0" w:space="0" w:color="000000"/>
              </w:pBdr>
              <w:ind w:left="720" w:right="100"/>
              <w:rPr>
                <w:rFonts w:ascii="Calibri" w:eastAsia="Arial" w:hAnsi="Calibri" w:cs="Calibri"/>
                <w:b/>
                <w:color w:val="000000"/>
                <w:sz w:val="22"/>
                <w:szCs w:val="22"/>
              </w:rPr>
            </w:pPr>
            <w:r w:rsidRPr="007D27EB">
              <w:rPr>
                <w:rFonts w:ascii="Calibri" w:eastAsia="Arial" w:hAnsi="Calibri" w:cs="Calibri"/>
                <w:bCs/>
                <w:color w:val="000000"/>
                <w:sz w:val="22"/>
                <w:szCs w:val="22"/>
              </w:rPr>
              <w:t>Mean difference from 25yr climatology (95% CI)</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DADBF" w14:textId="08C98193" w:rsidR="00392D0C" w:rsidRPr="007D27EB" w:rsidRDefault="00392D0C"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themeColor="text1"/>
                <w:sz w:val="22"/>
                <w:szCs w:val="22"/>
              </w:rPr>
              <w:t>-0.66 [-1.92, 0.60]</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BF40D8" w14:textId="31A32864" w:rsidR="00392D0C" w:rsidRPr="007D27EB" w:rsidRDefault="00392D0C"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b/>
                <w:bCs/>
                <w:color w:val="000000"/>
                <w:sz w:val="22"/>
                <w:szCs w:val="22"/>
              </w:rPr>
            </w:pPr>
            <w:r w:rsidRPr="007D27EB">
              <w:rPr>
                <w:rFonts w:ascii="Calibri" w:eastAsia="Arial" w:hAnsi="Calibri" w:cs="Calibri"/>
                <w:b/>
                <w:bCs/>
                <w:color w:val="000000" w:themeColor="text1"/>
                <w:sz w:val="22"/>
                <w:szCs w:val="22"/>
              </w:rPr>
              <w:t>+1.91 [0.64, 3.17]</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276ABE" w14:textId="0A622751" w:rsidR="00392D0C" w:rsidRPr="007D27EB" w:rsidRDefault="00392D0C"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themeColor="text1"/>
                <w:sz w:val="22"/>
                <w:szCs w:val="22"/>
              </w:rPr>
              <w:t>-1.23 [-2.49, 0.03]</w:t>
            </w:r>
          </w:p>
        </w:tc>
        <w:tc>
          <w:tcPr>
            <w:tcW w:w="192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36F7C7" w14:textId="728AFAEE" w:rsidR="00392D0C" w:rsidRPr="007D27EB" w:rsidRDefault="00392D0C"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themeColor="text1"/>
                <w:sz w:val="22"/>
                <w:szCs w:val="22"/>
              </w:rPr>
              <w:t>-1.12 [-2.39, 0.14]</w:t>
            </w:r>
          </w:p>
        </w:tc>
      </w:tr>
      <w:tr w:rsidR="00375346" w:rsidRPr="00AF234D" w14:paraId="4D6F1D98" w14:textId="77777777" w:rsidTr="008D29E7">
        <w:trPr>
          <w:trHeight w:val="10"/>
          <w:tblHeader/>
        </w:trPr>
        <w:tc>
          <w:tcPr>
            <w:tcW w:w="36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189872"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rPr>
                <w:rFonts w:ascii="Calibri" w:eastAsia="Arial" w:hAnsi="Calibri" w:cs="Calibri"/>
                <w:b/>
                <w:color w:val="000000"/>
                <w:sz w:val="22"/>
                <w:szCs w:val="22"/>
              </w:rPr>
            </w:pPr>
            <w:r w:rsidRPr="007D27EB">
              <w:rPr>
                <w:rFonts w:ascii="Calibri" w:eastAsia="Arial" w:hAnsi="Calibri" w:cs="Calibri"/>
                <w:b/>
                <w:color w:val="000000"/>
                <w:sz w:val="22"/>
                <w:szCs w:val="22"/>
              </w:rPr>
              <w:t>Precipitation (mm)</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9D0A67"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A50C14"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CD1C15"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p>
        </w:tc>
        <w:tc>
          <w:tcPr>
            <w:tcW w:w="192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BB09AE"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p>
        </w:tc>
      </w:tr>
      <w:tr w:rsidR="00375346" w:rsidRPr="00AF234D" w14:paraId="2FF9915A" w14:textId="77777777" w:rsidTr="008D29E7">
        <w:trPr>
          <w:trHeight w:val="10"/>
          <w:tblHeader/>
        </w:trPr>
        <w:tc>
          <w:tcPr>
            <w:tcW w:w="36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CF31B3"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720" w:right="100"/>
              <w:rPr>
                <w:rFonts w:ascii="Calibri" w:eastAsia="Arial" w:hAnsi="Calibri" w:cs="Calibri"/>
                <w:b/>
                <w:color w:val="000000"/>
                <w:sz w:val="22"/>
                <w:szCs w:val="22"/>
              </w:rPr>
            </w:pPr>
            <w:r w:rsidRPr="007D27EB">
              <w:rPr>
                <w:rFonts w:ascii="Calibri" w:eastAsia="Arial" w:hAnsi="Calibri" w:cs="Calibri"/>
                <w:color w:val="000000"/>
                <w:sz w:val="22"/>
                <w:szCs w:val="22"/>
              </w:rPr>
              <w:t>Mean [Min, Max]</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B285EE"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9 [0, 52]</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C8D681"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23 [0, 95]</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D9BA94"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16 [0, 75]</w:t>
            </w:r>
          </w:p>
        </w:tc>
        <w:tc>
          <w:tcPr>
            <w:tcW w:w="192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D77D95"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9 [0, 76]</w:t>
            </w:r>
          </w:p>
        </w:tc>
      </w:tr>
      <w:tr w:rsidR="00640A82" w:rsidRPr="00AF234D" w14:paraId="13E664C6" w14:textId="77777777" w:rsidTr="008D29E7">
        <w:trPr>
          <w:trHeight w:val="10"/>
          <w:tblHeader/>
        </w:trPr>
        <w:tc>
          <w:tcPr>
            <w:tcW w:w="36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49E378" w14:textId="77777777" w:rsidR="00640A82" w:rsidRPr="007D27EB" w:rsidRDefault="00640A82" w:rsidP="007D27EB">
            <w:pPr>
              <w:pBdr>
                <w:top w:val="none" w:sz="0" w:space="0" w:color="000000"/>
                <w:left w:val="none" w:sz="0" w:space="0" w:color="000000"/>
                <w:bottom w:val="none" w:sz="0" w:space="0" w:color="000000"/>
                <w:right w:val="none" w:sz="0" w:space="0" w:color="000000"/>
              </w:pBdr>
              <w:ind w:left="720" w:right="100"/>
              <w:rPr>
                <w:rFonts w:ascii="Calibri" w:eastAsia="Arial" w:hAnsi="Calibri" w:cs="Calibri"/>
                <w:b/>
                <w:color w:val="000000"/>
                <w:sz w:val="22"/>
                <w:szCs w:val="22"/>
              </w:rPr>
            </w:pPr>
            <w:r w:rsidRPr="007D27EB">
              <w:rPr>
                <w:rFonts w:ascii="Calibri" w:eastAsia="Arial" w:hAnsi="Calibri" w:cs="Calibri"/>
                <w:bCs/>
                <w:color w:val="000000"/>
                <w:sz w:val="22"/>
                <w:szCs w:val="22"/>
              </w:rPr>
              <w:t>Mean difference from 25yr climatology (95% CI)</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A827CA" w14:textId="5E91A1DE" w:rsidR="00640A82" w:rsidRPr="007D27EB" w:rsidRDefault="00640A82"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themeColor="text1"/>
                <w:sz w:val="22"/>
                <w:szCs w:val="22"/>
              </w:rPr>
              <w:t>+1.54 [-4.94, 8.02]</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0B6F3C" w14:textId="13FBA66E" w:rsidR="00640A82" w:rsidRPr="007D27EB" w:rsidRDefault="00640A82"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themeColor="text1"/>
                <w:sz w:val="22"/>
                <w:szCs w:val="22"/>
              </w:rPr>
              <w:t>+4.97 [-1.50, 11.45]</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B73E91" w14:textId="382C8934" w:rsidR="00640A82" w:rsidRPr="007D27EB" w:rsidRDefault="00640A82"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b/>
                <w:bCs/>
                <w:color w:val="000000"/>
                <w:sz w:val="22"/>
                <w:szCs w:val="22"/>
              </w:rPr>
            </w:pPr>
            <w:r w:rsidRPr="007D27EB">
              <w:rPr>
                <w:rFonts w:ascii="Calibri" w:eastAsia="Arial" w:hAnsi="Calibri" w:cs="Calibri"/>
                <w:b/>
                <w:bCs/>
                <w:color w:val="000000" w:themeColor="text1"/>
                <w:sz w:val="22"/>
                <w:szCs w:val="22"/>
              </w:rPr>
              <w:t>-6.99 [-13.47, -0.51]</w:t>
            </w:r>
          </w:p>
        </w:tc>
        <w:tc>
          <w:tcPr>
            <w:tcW w:w="192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E81E7C" w14:textId="1F984F0F" w:rsidR="00640A82" w:rsidRPr="007D27EB" w:rsidRDefault="00640A82"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themeColor="text1"/>
                <w:sz w:val="22"/>
                <w:szCs w:val="22"/>
              </w:rPr>
              <w:t>-4.66 [-11.14, 1.81]</w:t>
            </w:r>
          </w:p>
        </w:tc>
      </w:tr>
      <w:tr w:rsidR="00375346" w:rsidRPr="00AF234D" w14:paraId="75CE2610" w14:textId="77777777" w:rsidTr="008D29E7">
        <w:trPr>
          <w:trHeight w:val="10"/>
          <w:tblHeader/>
        </w:trPr>
        <w:tc>
          <w:tcPr>
            <w:tcW w:w="36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B4BECC"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rPr>
                <w:rFonts w:ascii="Calibri" w:eastAsia="Arial" w:hAnsi="Calibri" w:cs="Calibri"/>
                <w:b/>
                <w:color w:val="000000"/>
                <w:sz w:val="22"/>
                <w:szCs w:val="22"/>
              </w:rPr>
            </w:pPr>
            <w:r w:rsidRPr="007D27EB">
              <w:rPr>
                <w:rFonts w:ascii="Calibri" w:eastAsia="Arial" w:hAnsi="Calibri" w:cs="Calibri"/>
                <w:b/>
                <w:color w:val="000000"/>
                <w:sz w:val="22"/>
                <w:szCs w:val="22"/>
              </w:rPr>
              <w:t>Snow Density (kg/m³)</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085ACC"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9010E9"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E59B73"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p>
        </w:tc>
        <w:tc>
          <w:tcPr>
            <w:tcW w:w="192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897EB1"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p>
        </w:tc>
      </w:tr>
      <w:tr w:rsidR="00375346" w:rsidRPr="00AF234D" w14:paraId="20476240" w14:textId="77777777" w:rsidTr="008D29E7">
        <w:trPr>
          <w:trHeight w:val="10"/>
          <w:tblHeader/>
        </w:trPr>
        <w:tc>
          <w:tcPr>
            <w:tcW w:w="36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9724E2"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720" w:right="100"/>
              <w:rPr>
                <w:rFonts w:ascii="Calibri" w:eastAsia="Arial" w:hAnsi="Calibri" w:cs="Calibri"/>
                <w:b/>
                <w:color w:val="000000"/>
                <w:sz w:val="22"/>
                <w:szCs w:val="22"/>
              </w:rPr>
            </w:pPr>
            <w:r w:rsidRPr="007D27EB">
              <w:rPr>
                <w:rFonts w:ascii="Calibri" w:eastAsia="Arial" w:hAnsi="Calibri" w:cs="Calibri"/>
                <w:color w:val="000000"/>
                <w:sz w:val="22"/>
                <w:szCs w:val="22"/>
              </w:rPr>
              <w:t>Mean [Min, Max]</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6EA953"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159 [125, 187]</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62A9F9"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154 [100, 258]</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1F8C13"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100 [100, 100]</w:t>
            </w:r>
          </w:p>
        </w:tc>
        <w:tc>
          <w:tcPr>
            <w:tcW w:w="192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4D8DD8"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124 [100, 182]</w:t>
            </w:r>
          </w:p>
        </w:tc>
      </w:tr>
      <w:tr w:rsidR="00BC60C1" w:rsidRPr="00AF234D" w14:paraId="7BE3D3CD" w14:textId="77777777" w:rsidTr="008D29E7">
        <w:trPr>
          <w:trHeight w:val="10"/>
          <w:tblHeader/>
        </w:trPr>
        <w:tc>
          <w:tcPr>
            <w:tcW w:w="36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90EF5D" w14:textId="77777777" w:rsidR="00BC60C1" w:rsidRPr="007D27EB" w:rsidRDefault="00BC60C1" w:rsidP="007D27EB">
            <w:pPr>
              <w:pBdr>
                <w:top w:val="none" w:sz="0" w:space="0" w:color="000000"/>
                <w:left w:val="none" w:sz="0" w:space="0" w:color="000000"/>
                <w:bottom w:val="none" w:sz="0" w:space="0" w:color="000000"/>
                <w:right w:val="none" w:sz="0" w:space="0" w:color="000000"/>
              </w:pBdr>
              <w:ind w:left="720" w:right="100"/>
              <w:rPr>
                <w:rFonts w:ascii="Calibri" w:eastAsia="Arial" w:hAnsi="Calibri" w:cs="Calibri"/>
                <w:b/>
                <w:color w:val="000000"/>
                <w:sz w:val="22"/>
                <w:szCs w:val="22"/>
              </w:rPr>
            </w:pPr>
            <w:r w:rsidRPr="007D27EB">
              <w:rPr>
                <w:rFonts w:ascii="Calibri" w:eastAsia="Arial" w:hAnsi="Calibri" w:cs="Calibri"/>
                <w:bCs/>
                <w:color w:val="000000"/>
                <w:sz w:val="22"/>
                <w:szCs w:val="22"/>
              </w:rPr>
              <w:t>Mean difference from 25yr climatology (95% CI)</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3BB2E0" w14:textId="43D731ED" w:rsidR="00BC60C1" w:rsidRPr="007D27EB" w:rsidRDefault="00BC60C1"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b/>
                <w:bCs/>
                <w:color w:val="000000"/>
                <w:sz w:val="22"/>
                <w:szCs w:val="22"/>
              </w:rPr>
            </w:pPr>
            <w:r w:rsidRPr="007D27EB">
              <w:rPr>
                <w:rFonts w:ascii="Calibri" w:eastAsia="Arial" w:hAnsi="Calibri" w:cs="Calibri"/>
                <w:b/>
                <w:bCs/>
                <w:color w:val="000000" w:themeColor="text1"/>
                <w:sz w:val="22"/>
                <w:szCs w:val="22"/>
              </w:rPr>
              <w:t>-11.53 [-17.35, -5.71]</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4A3163" w14:textId="11C3A0A1" w:rsidR="00BC60C1" w:rsidRPr="007D27EB" w:rsidRDefault="00BC60C1"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b/>
                <w:bCs/>
                <w:color w:val="000000"/>
                <w:sz w:val="22"/>
                <w:szCs w:val="22"/>
              </w:rPr>
            </w:pPr>
            <w:r w:rsidRPr="007D27EB">
              <w:rPr>
                <w:rFonts w:ascii="Calibri" w:eastAsia="Arial" w:hAnsi="Calibri" w:cs="Calibri"/>
                <w:b/>
                <w:bCs/>
                <w:color w:val="000000" w:themeColor="text1"/>
                <w:sz w:val="22"/>
                <w:szCs w:val="22"/>
              </w:rPr>
              <w:t>+6.20 [0.38, 12.02]</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55801A" w14:textId="18F5EBF3" w:rsidR="00BC60C1" w:rsidRPr="007D27EB" w:rsidRDefault="00BC60C1"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themeColor="text1"/>
                <w:sz w:val="22"/>
                <w:szCs w:val="22"/>
              </w:rPr>
              <w:t>-0.00 [-5.82, 5.82]</w:t>
            </w:r>
          </w:p>
        </w:tc>
        <w:tc>
          <w:tcPr>
            <w:tcW w:w="192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2036D1" w14:textId="2D698A3E" w:rsidR="00BC60C1" w:rsidRPr="007D27EB" w:rsidRDefault="00BC60C1"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themeColor="text1"/>
                <w:sz w:val="22"/>
                <w:szCs w:val="22"/>
              </w:rPr>
              <w:t>-3.85 [-9.67, 1.96]</w:t>
            </w:r>
          </w:p>
        </w:tc>
      </w:tr>
      <w:tr w:rsidR="00375346" w:rsidRPr="00AF234D" w14:paraId="1B04FB90" w14:textId="77777777" w:rsidTr="008D29E7">
        <w:trPr>
          <w:trHeight w:val="10"/>
          <w:tblHeader/>
        </w:trPr>
        <w:tc>
          <w:tcPr>
            <w:tcW w:w="36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41649E"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rPr>
                <w:rFonts w:ascii="Calibri" w:eastAsia="Arial" w:hAnsi="Calibri" w:cs="Calibri"/>
                <w:b/>
                <w:color w:val="000000"/>
                <w:sz w:val="22"/>
                <w:szCs w:val="22"/>
              </w:rPr>
            </w:pPr>
            <w:r w:rsidRPr="007D27EB">
              <w:rPr>
                <w:rFonts w:ascii="Calibri" w:eastAsia="Arial" w:hAnsi="Calibri" w:cs="Calibri"/>
                <w:b/>
                <w:color w:val="000000"/>
                <w:sz w:val="22"/>
                <w:szCs w:val="22"/>
              </w:rPr>
              <w:t>Leaf Area Index</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BDF90F"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08916F"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C0391F"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p>
        </w:tc>
        <w:tc>
          <w:tcPr>
            <w:tcW w:w="192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5C4663"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p>
        </w:tc>
      </w:tr>
      <w:tr w:rsidR="00375346" w:rsidRPr="00AF234D" w14:paraId="63854AC6" w14:textId="77777777" w:rsidTr="008D29E7">
        <w:trPr>
          <w:trHeight w:val="10"/>
          <w:tblHeader/>
        </w:trPr>
        <w:tc>
          <w:tcPr>
            <w:tcW w:w="36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33949D"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720" w:right="100"/>
              <w:rPr>
                <w:rFonts w:ascii="Calibri" w:eastAsia="Arial" w:hAnsi="Calibri" w:cs="Calibri"/>
                <w:b/>
                <w:color w:val="000000"/>
                <w:sz w:val="22"/>
                <w:szCs w:val="22"/>
              </w:rPr>
            </w:pPr>
            <w:r w:rsidRPr="007D27EB">
              <w:rPr>
                <w:rFonts w:ascii="Calibri" w:eastAsia="Arial" w:hAnsi="Calibri" w:cs="Calibri"/>
                <w:color w:val="000000"/>
                <w:sz w:val="22"/>
                <w:szCs w:val="22"/>
              </w:rPr>
              <w:t>Mean [Min, Max]</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D90195"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1.08 [0.00, 3.59]</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1E93F6"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1.26 [0.00, 3.60]</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1F0E3F"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1.84 [0.00, 4.00]</w:t>
            </w:r>
          </w:p>
        </w:tc>
        <w:tc>
          <w:tcPr>
            <w:tcW w:w="192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726478"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1.30 [0.00, 3.60]</w:t>
            </w:r>
          </w:p>
        </w:tc>
      </w:tr>
      <w:tr w:rsidR="007D27EB" w:rsidRPr="007D27EB" w14:paraId="033B48D3" w14:textId="77777777" w:rsidTr="008D29E7">
        <w:trPr>
          <w:trHeight w:val="10"/>
          <w:tblHeader/>
        </w:trPr>
        <w:tc>
          <w:tcPr>
            <w:tcW w:w="3656" w:type="dxa"/>
            <w:tcBorders>
              <w:top w:val="none" w:sz="0" w:space="0" w:color="000000"/>
              <w:left w:val="none" w:sz="0" w:space="0" w:color="000000"/>
              <w:bottom w:val="dotted" w:sz="4" w:space="0" w:color="auto"/>
              <w:right w:val="none" w:sz="0" w:space="0" w:color="000000"/>
            </w:tcBorders>
            <w:shd w:val="clear" w:color="auto" w:fill="FFFFFF"/>
            <w:tcMar>
              <w:top w:w="0" w:type="dxa"/>
              <w:left w:w="0" w:type="dxa"/>
              <w:bottom w:w="0" w:type="dxa"/>
              <w:right w:w="0" w:type="dxa"/>
            </w:tcMar>
          </w:tcPr>
          <w:p w14:paraId="0B927F73" w14:textId="77777777" w:rsidR="007D27EB" w:rsidRPr="007D27EB" w:rsidRDefault="007D27EB" w:rsidP="007D27EB">
            <w:pPr>
              <w:pBdr>
                <w:top w:val="none" w:sz="0" w:space="0" w:color="000000"/>
                <w:left w:val="none" w:sz="0" w:space="0" w:color="000000"/>
                <w:bottom w:val="none" w:sz="0" w:space="0" w:color="000000"/>
                <w:right w:val="none" w:sz="0" w:space="0" w:color="000000"/>
              </w:pBdr>
              <w:ind w:left="720" w:right="100"/>
              <w:rPr>
                <w:rFonts w:ascii="Calibri" w:eastAsia="Arial" w:hAnsi="Calibri" w:cs="Calibri"/>
                <w:b/>
                <w:color w:val="000000"/>
                <w:sz w:val="22"/>
                <w:szCs w:val="22"/>
              </w:rPr>
            </w:pPr>
            <w:r w:rsidRPr="007D27EB">
              <w:rPr>
                <w:rFonts w:ascii="Calibri" w:eastAsia="Arial" w:hAnsi="Calibri" w:cs="Calibri"/>
                <w:bCs/>
                <w:color w:val="000000"/>
                <w:sz w:val="22"/>
                <w:szCs w:val="22"/>
              </w:rPr>
              <w:t>Mean difference from 25yr climatology (95% CI)</w:t>
            </w:r>
          </w:p>
        </w:tc>
        <w:tc>
          <w:tcPr>
            <w:tcW w:w="1922" w:type="dxa"/>
            <w:tcBorders>
              <w:top w:val="none" w:sz="0" w:space="0" w:color="000000"/>
              <w:left w:val="none" w:sz="0" w:space="0" w:color="000000"/>
              <w:bottom w:val="dotted" w:sz="4" w:space="0" w:color="auto"/>
              <w:right w:val="none" w:sz="0" w:space="0" w:color="000000"/>
            </w:tcBorders>
            <w:shd w:val="clear" w:color="auto" w:fill="FFFFFF"/>
            <w:tcMar>
              <w:top w:w="0" w:type="dxa"/>
              <w:left w:w="0" w:type="dxa"/>
              <w:bottom w:w="0" w:type="dxa"/>
              <w:right w:w="0" w:type="dxa"/>
            </w:tcMar>
            <w:vAlign w:val="center"/>
          </w:tcPr>
          <w:p w14:paraId="0E301960" w14:textId="79661964" w:rsidR="007D27EB" w:rsidRPr="007D27EB" w:rsidRDefault="007D27EB"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themeColor="text1"/>
                <w:sz w:val="22"/>
                <w:szCs w:val="22"/>
              </w:rPr>
              <w:t>+0.00 [-0.01, 0.01]</w:t>
            </w:r>
          </w:p>
        </w:tc>
        <w:tc>
          <w:tcPr>
            <w:tcW w:w="1922" w:type="dxa"/>
            <w:tcBorders>
              <w:top w:val="none" w:sz="0" w:space="0" w:color="000000"/>
              <w:left w:val="none" w:sz="0" w:space="0" w:color="000000"/>
              <w:bottom w:val="dotted" w:sz="4" w:space="0" w:color="auto"/>
              <w:right w:val="none" w:sz="0" w:space="0" w:color="000000"/>
            </w:tcBorders>
            <w:shd w:val="clear" w:color="auto" w:fill="FFFFFF"/>
            <w:tcMar>
              <w:top w:w="0" w:type="dxa"/>
              <w:left w:w="0" w:type="dxa"/>
              <w:bottom w:w="0" w:type="dxa"/>
              <w:right w:w="0" w:type="dxa"/>
            </w:tcMar>
            <w:vAlign w:val="center"/>
          </w:tcPr>
          <w:p w14:paraId="664A2CFF" w14:textId="04D0B80E" w:rsidR="007D27EB" w:rsidRPr="007D27EB" w:rsidRDefault="007D27EB"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b/>
                <w:bCs/>
                <w:color w:val="000000"/>
                <w:sz w:val="22"/>
                <w:szCs w:val="22"/>
              </w:rPr>
            </w:pPr>
            <w:r w:rsidRPr="007D27EB">
              <w:rPr>
                <w:rFonts w:ascii="Calibri" w:eastAsia="Arial" w:hAnsi="Calibri" w:cs="Calibri"/>
                <w:b/>
                <w:bCs/>
                <w:color w:val="000000" w:themeColor="text1"/>
                <w:sz w:val="22"/>
                <w:szCs w:val="22"/>
              </w:rPr>
              <w:t>-0.02 [-0.02, -0.01]</w:t>
            </w:r>
          </w:p>
        </w:tc>
        <w:tc>
          <w:tcPr>
            <w:tcW w:w="1922" w:type="dxa"/>
            <w:tcBorders>
              <w:top w:val="none" w:sz="0" w:space="0" w:color="000000"/>
              <w:left w:val="none" w:sz="0" w:space="0" w:color="000000"/>
              <w:bottom w:val="dotted" w:sz="4" w:space="0" w:color="auto"/>
              <w:right w:val="none" w:sz="0" w:space="0" w:color="000000"/>
            </w:tcBorders>
            <w:shd w:val="clear" w:color="auto" w:fill="FFFFFF"/>
            <w:tcMar>
              <w:top w:w="0" w:type="dxa"/>
              <w:left w:w="0" w:type="dxa"/>
              <w:bottom w:w="0" w:type="dxa"/>
              <w:right w:w="0" w:type="dxa"/>
            </w:tcMar>
            <w:vAlign w:val="center"/>
          </w:tcPr>
          <w:p w14:paraId="46AD2A86" w14:textId="72A3338D" w:rsidR="007D27EB" w:rsidRPr="007D27EB" w:rsidRDefault="007D27EB"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themeColor="text1"/>
                <w:sz w:val="22"/>
                <w:szCs w:val="22"/>
              </w:rPr>
              <w:t>+0.00 [-0.01, 0.01]</w:t>
            </w:r>
          </w:p>
        </w:tc>
        <w:tc>
          <w:tcPr>
            <w:tcW w:w="1922" w:type="dxa"/>
            <w:gridSpan w:val="2"/>
            <w:tcBorders>
              <w:top w:val="none" w:sz="0" w:space="0" w:color="000000"/>
              <w:left w:val="none" w:sz="0" w:space="0" w:color="000000"/>
              <w:bottom w:val="dotted" w:sz="4" w:space="0" w:color="auto"/>
              <w:right w:val="none" w:sz="0" w:space="0" w:color="000000"/>
            </w:tcBorders>
            <w:shd w:val="clear" w:color="auto" w:fill="FFFFFF"/>
            <w:tcMar>
              <w:top w:w="0" w:type="dxa"/>
              <w:left w:w="0" w:type="dxa"/>
              <w:bottom w:w="0" w:type="dxa"/>
              <w:right w:w="0" w:type="dxa"/>
            </w:tcMar>
            <w:vAlign w:val="center"/>
          </w:tcPr>
          <w:p w14:paraId="7C452221" w14:textId="07EFE94D" w:rsidR="007D27EB" w:rsidRPr="007D27EB" w:rsidRDefault="007D27EB"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b/>
                <w:bCs/>
                <w:color w:val="000000"/>
                <w:sz w:val="22"/>
                <w:szCs w:val="22"/>
              </w:rPr>
            </w:pPr>
            <w:r w:rsidRPr="007D27EB">
              <w:rPr>
                <w:rFonts w:ascii="Calibri" w:eastAsia="Arial" w:hAnsi="Calibri" w:cs="Calibri"/>
                <w:b/>
                <w:bCs/>
                <w:color w:val="000000" w:themeColor="text1"/>
                <w:sz w:val="22"/>
                <w:szCs w:val="22"/>
              </w:rPr>
              <w:t>+0.01 [0.01, 0.02]</w:t>
            </w:r>
          </w:p>
        </w:tc>
      </w:tr>
      <w:tr w:rsidR="008E0423" w:rsidRPr="00AF234D" w14:paraId="1DD8B055" w14:textId="77777777" w:rsidTr="008D29E7">
        <w:trPr>
          <w:trHeight w:val="10"/>
          <w:tblHeader/>
        </w:trPr>
        <w:tc>
          <w:tcPr>
            <w:tcW w:w="3656" w:type="dxa"/>
            <w:tcBorders>
              <w:top w:val="dotted" w:sz="4" w:space="0" w:color="auto"/>
            </w:tcBorders>
            <w:shd w:val="clear" w:color="auto" w:fill="FFFFFF"/>
            <w:tcMar>
              <w:top w:w="0" w:type="dxa"/>
              <w:left w:w="0" w:type="dxa"/>
              <w:bottom w:w="0" w:type="dxa"/>
              <w:right w:w="0" w:type="dxa"/>
            </w:tcMar>
          </w:tcPr>
          <w:p w14:paraId="14656B4C"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rPr>
                <w:rFonts w:ascii="Calibri" w:eastAsia="Arial" w:hAnsi="Calibri" w:cs="Calibri"/>
                <w:b/>
                <w:color w:val="000000"/>
                <w:sz w:val="22"/>
                <w:szCs w:val="22"/>
              </w:rPr>
            </w:pPr>
            <w:r w:rsidRPr="007D27EB">
              <w:rPr>
                <w:rFonts w:ascii="Calibri" w:eastAsia="Arial" w:hAnsi="Calibri" w:cs="Calibri"/>
                <w:b/>
                <w:color w:val="000000"/>
                <w:sz w:val="22"/>
                <w:szCs w:val="22"/>
              </w:rPr>
              <w:t>Anseriformes Abundance (n)</w:t>
            </w:r>
          </w:p>
        </w:tc>
        <w:tc>
          <w:tcPr>
            <w:tcW w:w="1922" w:type="dxa"/>
            <w:tcBorders>
              <w:top w:val="dotted" w:sz="4" w:space="0" w:color="auto"/>
            </w:tcBorders>
            <w:shd w:val="clear" w:color="auto" w:fill="FFFFFF"/>
            <w:tcMar>
              <w:top w:w="0" w:type="dxa"/>
              <w:left w:w="0" w:type="dxa"/>
              <w:bottom w:w="0" w:type="dxa"/>
              <w:right w:w="0" w:type="dxa"/>
            </w:tcMar>
          </w:tcPr>
          <w:p w14:paraId="11D1EF46"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p>
        </w:tc>
        <w:tc>
          <w:tcPr>
            <w:tcW w:w="1922" w:type="dxa"/>
            <w:tcBorders>
              <w:top w:val="dotted" w:sz="4" w:space="0" w:color="auto"/>
            </w:tcBorders>
            <w:shd w:val="clear" w:color="auto" w:fill="FFFFFF"/>
            <w:tcMar>
              <w:top w:w="0" w:type="dxa"/>
              <w:left w:w="0" w:type="dxa"/>
              <w:bottom w:w="0" w:type="dxa"/>
              <w:right w:w="0" w:type="dxa"/>
            </w:tcMar>
          </w:tcPr>
          <w:p w14:paraId="3DD4FE70"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p>
        </w:tc>
        <w:tc>
          <w:tcPr>
            <w:tcW w:w="1922" w:type="dxa"/>
            <w:tcBorders>
              <w:top w:val="dotted" w:sz="4" w:space="0" w:color="auto"/>
            </w:tcBorders>
            <w:shd w:val="clear" w:color="auto" w:fill="FFFFFF"/>
            <w:tcMar>
              <w:top w:w="0" w:type="dxa"/>
              <w:left w:w="0" w:type="dxa"/>
              <w:bottom w:w="0" w:type="dxa"/>
              <w:right w:w="0" w:type="dxa"/>
            </w:tcMar>
          </w:tcPr>
          <w:p w14:paraId="2F31D665"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p>
        </w:tc>
        <w:tc>
          <w:tcPr>
            <w:tcW w:w="1922" w:type="dxa"/>
            <w:gridSpan w:val="2"/>
            <w:tcBorders>
              <w:top w:val="dotted" w:sz="4" w:space="0" w:color="auto"/>
            </w:tcBorders>
            <w:shd w:val="clear" w:color="auto" w:fill="FFFFFF"/>
            <w:tcMar>
              <w:top w:w="0" w:type="dxa"/>
              <w:left w:w="0" w:type="dxa"/>
              <w:bottom w:w="0" w:type="dxa"/>
              <w:right w:w="0" w:type="dxa"/>
            </w:tcMar>
          </w:tcPr>
          <w:p w14:paraId="25FAB403"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p>
        </w:tc>
      </w:tr>
      <w:tr w:rsidR="008E0423" w:rsidRPr="00AF234D" w14:paraId="60BDAE40" w14:textId="77777777" w:rsidTr="008D29E7">
        <w:trPr>
          <w:trHeight w:val="10"/>
          <w:tblHeader/>
        </w:trPr>
        <w:tc>
          <w:tcPr>
            <w:tcW w:w="3656" w:type="dxa"/>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F16D2B"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720" w:right="100"/>
              <w:rPr>
                <w:rFonts w:ascii="Calibri" w:eastAsia="Arial" w:hAnsi="Calibri" w:cs="Calibri"/>
                <w:b/>
                <w:color w:val="000000"/>
                <w:sz w:val="22"/>
                <w:szCs w:val="22"/>
              </w:rPr>
            </w:pPr>
            <w:r w:rsidRPr="007D27EB">
              <w:rPr>
                <w:rFonts w:ascii="Calibri" w:eastAsia="Arial" w:hAnsi="Calibri" w:cs="Calibri"/>
                <w:color w:val="000000"/>
                <w:sz w:val="22"/>
                <w:szCs w:val="22"/>
              </w:rPr>
              <w:t>Mean [Min, Max]</w:t>
            </w:r>
          </w:p>
        </w:tc>
        <w:tc>
          <w:tcPr>
            <w:tcW w:w="1922" w:type="dxa"/>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F5DE9D"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5 [0, 106]</w:t>
            </w:r>
          </w:p>
        </w:tc>
        <w:tc>
          <w:tcPr>
            <w:tcW w:w="1922" w:type="dxa"/>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6A1EA1"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40 [0, 330]</w:t>
            </w:r>
          </w:p>
        </w:tc>
        <w:tc>
          <w:tcPr>
            <w:tcW w:w="1922" w:type="dxa"/>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25C80D"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9 [0, 62]</w:t>
            </w:r>
          </w:p>
        </w:tc>
        <w:tc>
          <w:tcPr>
            <w:tcW w:w="1922" w:type="dxa"/>
            <w:gridSpan w:val="2"/>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787218"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23 [0, 136]</w:t>
            </w:r>
          </w:p>
        </w:tc>
      </w:tr>
      <w:tr w:rsidR="00375346" w:rsidRPr="00AF234D" w14:paraId="4BC4E2C1" w14:textId="77777777" w:rsidTr="008D29E7">
        <w:trPr>
          <w:trHeight w:val="10"/>
          <w:tblHeader/>
        </w:trPr>
        <w:tc>
          <w:tcPr>
            <w:tcW w:w="3656"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tcPr>
          <w:p w14:paraId="67D2BB8B"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rPr>
                <w:rFonts w:ascii="Calibri" w:eastAsia="Arial" w:hAnsi="Calibri" w:cs="Calibri"/>
                <w:b/>
                <w:color w:val="000000"/>
                <w:sz w:val="22"/>
                <w:szCs w:val="22"/>
              </w:rPr>
            </w:pPr>
            <w:r w:rsidRPr="007D27EB">
              <w:rPr>
                <w:rFonts w:ascii="Calibri" w:eastAsia="Arial" w:hAnsi="Calibri" w:cs="Calibri"/>
                <w:b/>
                <w:color w:val="000000"/>
                <w:sz w:val="22"/>
                <w:szCs w:val="22"/>
              </w:rPr>
              <w:t>Predator Abundance (n)</w:t>
            </w:r>
          </w:p>
        </w:tc>
        <w:tc>
          <w:tcPr>
            <w:tcW w:w="1922"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tcPr>
          <w:p w14:paraId="1A71ABB9"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p>
        </w:tc>
        <w:tc>
          <w:tcPr>
            <w:tcW w:w="1922"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tcPr>
          <w:p w14:paraId="15D5A516"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p>
        </w:tc>
        <w:tc>
          <w:tcPr>
            <w:tcW w:w="1922"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tcPr>
          <w:p w14:paraId="402AFE68"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p>
        </w:tc>
        <w:tc>
          <w:tcPr>
            <w:tcW w:w="1922" w:type="dxa"/>
            <w:gridSpan w:val="2"/>
            <w:tcBorders>
              <w:top w:val="none" w:sz="0" w:space="0" w:color="000000"/>
              <w:left w:val="none" w:sz="0" w:space="0" w:color="000000"/>
              <w:right w:val="none" w:sz="0" w:space="0" w:color="000000"/>
            </w:tcBorders>
            <w:shd w:val="clear" w:color="auto" w:fill="FFFFFF"/>
            <w:tcMar>
              <w:top w:w="0" w:type="dxa"/>
              <w:left w:w="0" w:type="dxa"/>
              <w:bottom w:w="0" w:type="dxa"/>
              <w:right w:w="0" w:type="dxa"/>
            </w:tcMar>
          </w:tcPr>
          <w:p w14:paraId="4C6EA536"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p>
        </w:tc>
      </w:tr>
      <w:tr w:rsidR="00D04DE9" w:rsidRPr="00AF234D" w14:paraId="5928364A" w14:textId="77777777" w:rsidTr="008D29E7">
        <w:trPr>
          <w:trHeight w:val="10"/>
          <w:tblHeader/>
        </w:trPr>
        <w:tc>
          <w:tcPr>
            <w:tcW w:w="3656" w:type="dxa"/>
            <w:tcBorders>
              <w:bottom w:val="single" w:sz="4" w:space="0" w:color="auto"/>
            </w:tcBorders>
            <w:shd w:val="clear" w:color="auto" w:fill="FFFFFF"/>
            <w:tcMar>
              <w:top w:w="0" w:type="dxa"/>
              <w:left w:w="0" w:type="dxa"/>
              <w:bottom w:w="0" w:type="dxa"/>
              <w:right w:w="0" w:type="dxa"/>
            </w:tcMar>
          </w:tcPr>
          <w:p w14:paraId="5B3BF3A8"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720" w:right="100"/>
              <w:rPr>
                <w:rFonts w:ascii="Calibri" w:eastAsia="Arial" w:hAnsi="Calibri" w:cs="Calibri"/>
                <w:b/>
                <w:color w:val="000000"/>
                <w:sz w:val="22"/>
                <w:szCs w:val="22"/>
              </w:rPr>
            </w:pPr>
            <w:r w:rsidRPr="007D27EB">
              <w:rPr>
                <w:rFonts w:ascii="Calibri" w:eastAsia="Arial" w:hAnsi="Calibri" w:cs="Calibri"/>
                <w:color w:val="000000"/>
                <w:sz w:val="22"/>
                <w:szCs w:val="22"/>
              </w:rPr>
              <w:t>Mean [Min, Max]</w:t>
            </w:r>
          </w:p>
        </w:tc>
        <w:tc>
          <w:tcPr>
            <w:tcW w:w="1922" w:type="dxa"/>
            <w:tcBorders>
              <w:bottom w:val="single" w:sz="4" w:space="0" w:color="auto"/>
            </w:tcBorders>
            <w:shd w:val="clear" w:color="auto" w:fill="FFFFFF"/>
            <w:tcMar>
              <w:top w:w="0" w:type="dxa"/>
              <w:left w:w="0" w:type="dxa"/>
              <w:bottom w:w="0" w:type="dxa"/>
              <w:right w:w="0" w:type="dxa"/>
            </w:tcMar>
          </w:tcPr>
          <w:p w14:paraId="25FF634D"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2 [0, 11]</w:t>
            </w:r>
          </w:p>
        </w:tc>
        <w:tc>
          <w:tcPr>
            <w:tcW w:w="1922" w:type="dxa"/>
            <w:tcBorders>
              <w:bottom w:val="single" w:sz="4" w:space="0" w:color="auto"/>
            </w:tcBorders>
            <w:shd w:val="clear" w:color="auto" w:fill="FFFFFF"/>
            <w:tcMar>
              <w:top w:w="0" w:type="dxa"/>
              <w:left w:w="0" w:type="dxa"/>
              <w:bottom w:w="0" w:type="dxa"/>
              <w:right w:w="0" w:type="dxa"/>
            </w:tcMar>
          </w:tcPr>
          <w:p w14:paraId="519150B2"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9 [0, 57]</w:t>
            </w:r>
          </w:p>
        </w:tc>
        <w:tc>
          <w:tcPr>
            <w:tcW w:w="1922" w:type="dxa"/>
            <w:tcBorders>
              <w:bottom w:val="single" w:sz="4" w:space="0" w:color="auto"/>
            </w:tcBorders>
            <w:shd w:val="clear" w:color="auto" w:fill="FFFFFF"/>
            <w:tcMar>
              <w:top w:w="0" w:type="dxa"/>
              <w:left w:w="0" w:type="dxa"/>
              <w:bottom w:w="0" w:type="dxa"/>
              <w:right w:w="0" w:type="dxa"/>
            </w:tcMar>
          </w:tcPr>
          <w:p w14:paraId="4ED1A0B1"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7 [0, 107]</w:t>
            </w:r>
          </w:p>
        </w:tc>
        <w:tc>
          <w:tcPr>
            <w:tcW w:w="1922" w:type="dxa"/>
            <w:gridSpan w:val="2"/>
            <w:tcBorders>
              <w:bottom w:val="single" w:sz="4" w:space="0" w:color="auto"/>
            </w:tcBorders>
            <w:shd w:val="clear" w:color="auto" w:fill="FFFFFF"/>
            <w:tcMar>
              <w:top w:w="0" w:type="dxa"/>
              <w:left w:w="0" w:type="dxa"/>
              <w:bottom w:w="0" w:type="dxa"/>
              <w:right w:w="0" w:type="dxa"/>
            </w:tcMar>
          </w:tcPr>
          <w:p w14:paraId="5B0E92F2"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6 [0, 130]</w:t>
            </w:r>
          </w:p>
        </w:tc>
      </w:tr>
      <w:tr w:rsidR="00D04DE9" w:rsidRPr="00AF234D" w14:paraId="7B107F32" w14:textId="77777777" w:rsidTr="008D29E7">
        <w:trPr>
          <w:gridAfter w:val="1"/>
          <w:wAfter w:w="652" w:type="dxa"/>
          <w:trHeight w:val="10"/>
          <w:tblHeader/>
        </w:trPr>
        <w:tc>
          <w:tcPr>
            <w:tcW w:w="10692" w:type="dxa"/>
            <w:gridSpan w:val="5"/>
            <w:tcBorders>
              <w:top w:val="single" w:sz="4" w:space="0" w:color="auto"/>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76B78FB1" w14:textId="77777777" w:rsidR="00D04DE9" w:rsidRPr="00AF234D" w:rsidRDefault="00D04DE9" w:rsidP="007D27EB">
            <w:pPr>
              <w:pBdr>
                <w:top w:val="none" w:sz="0" w:space="0" w:color="000000"/>
                <w:left w:val="none" w:sz="0" w:space="0" w:color="000000"/>
                <w:bottom w:val="none" w:sz="0" w:space="0" w:color="000000"/>
                <w:right w:val="none" w:sz="0" w:space="0" w:color="000000"/>
              </w:pBdr>
              <w:ind w:right="100"/>
              <w:rPr>
                <w:rFonts w:ascii="Calibri" w:eastAsia="Arial" w:hAnsi="Calibri" w:cs="Calibri"/>
                <w:color w:val="000000"/>
                <w:sz w:val="22"/>
                <w:szCs w:val="22"/>
              </w:rPr>
            </w:pPr>
          </w:p>
        </w:tc>
      </w:tr>
    </w:tbl>
    <w:p w14:paraId="105448C4" w14:textId="4A34D36D" w:rsidR="007A3085" w:rsidRPr="009F648B" w:rsidRDefault="00D04DE9" w:rsidP="00B92E3E">
      <w:pPr>
        <w:rPr>
          <w:rFonts w:ascii="Calibri" w:hAnsi="Calibri" w:cs="Calibri"/>
        </w:rPr>
      </w:pPr>
      <w:r w:rsidRPr="008E0423">
        <w:rPr>
          <w:rFonts w:ascii="Calibri" w:hAnsi="Calibri" w:cs="Calibri"/>
          <w:i/>
          <w:iCs/>
        </w:rPr>
        <w:t>Note.</w:t>
      </w:r>
      <w:r w:rsidR="009F648B">
        <w:rPr>
          <w:rFonts w:ascii="Calibri" w:hAnsi="Calibri" w:cs="Calibri"/>
        </w:rPr>
        <w:t xml:space="preserve"> Mean differences </w:t>
      </w:r>
      <w:r w:rsidR="00934F54">
        <w:rPr>
          <w:rFonts w:ascii="Calibri" w:hAnsi="Calibri" w:cs="Calibri"/>
        </w:rPr>
        <w:t xml:space="preserve">[95% CIs] </w:t>
      </w:r>
      <w:r w:rsidR="00405558">
        <w:rPr>
          <w:rFonts w:ascii="Calibri" w:hAnsi="Calibri" w:cs="Calibri"/>
        </w:rPr>
        <w:t>between the absolute 2022 conditions and the 25</w:t>
      </w:r>
      <w:r w:rsidR="003B28CF">
        <w:rPr>
          <w:rFonts w:ascii="Calibri" w:hAnsi="Calibri" w:cs="Calibri"/>
        </w:rPr>
        <w:t>-</w:t>
      </w:r>
      <w:r w:rsidR="00405558">
        <w:rPr>
          <w:rFonts w:ascii="Calibri" w:hAnsi="Calibri" w:cs="Calibri"/>
        </w:rPr>
        <w:t>year climatological means</w:t>
      </w:r>
      <w:r w:rsidR="00BC2A6E">
        <w:rPr>
          <w:rFonts w:ascii="Calibri" w:hAnsi="Calibri" w:cs="Calibri"/>
        </w:rPr>
        <w:t xml:space="preserve"> </w:t>
      </w:r>
      <w:r w:rsidR="00405558">
        <w:rPr>
          <w:rFonts w:ascii="Calibri" w:hAnsi="Calibri" w:cs="Calibri"/>
        </w:rPr>
        <w:t xml:space="preserve">were </w:t>
      </w:r>
      <w:r w:rsidR="003B28CF">
        <w:rPr>
          <w:rFonts w:ascii="Calibri" w:hAnsi="Calibri" w:cs="Calibri"/>
        </w:rPr>
        <w:t>computed from</w:t>
      </w:r>
      <w:r w:rsidR="000E62AB">
        <w:rPr>
          <w:rFonts w:ascii="Calibri" w:hAnsi="Calibri" w:cs="Calibri"/>
        </w:rPr>
        <w:t xml:space="preserve"> </w:t>
      </w:r>
      <w:r w:rsidR="000314D6">
        <w:rPr>
          <w:rFonts w:ascii="Calibri" w:hAnsi="Calibri" w:cs="Calibri"/>
        </w:rPr>
        <w:t xml:space="preserve">linear mixed-effects models </w:t>
      </w:r>
      <w:r w:rsidR="00EC47E8">
        <w:rPr>
          <w:rFonts w:ascii="Calibri" w:hAnsi="Calibri" w:cs="Calibri"/>
        </w:rPr>
        <w:t xml:space="preserve">with a fixed effect for </w:t>
      </w:r>
      <w:ins w:id="1718" w:author="Mooney, Fintan" w:date="2026-01-15T15:35:00Z" w16du:dateUtc="2026-01-15T20:35:00Z">
        <w:r w:rsidR="00674DD0">
          <w:rPr>
            <w:rFonts w:ascii="Calibri" w:hAnsi="Calibri" w:cs="Calibri"/>
          </w:rPr>
          <w:lastRenderedPageBreak/>
          <w:t xml:space="preserve">meteorological </w:t>
        </w:r>
      </w:ins>
      <w:r w:rsidR="00EC47E8">
        <w:rPr>
          <w:rFonts w:ascii="Calibri" w:hAnsi="Calibri" w:cs="Calibri"/>
        </w:rPr>
        <w:t>season</w:t>
      </w:r>
      <w:r w:rsidR="00F70B6F">
        <w:rPr>
          <w:rFonts w:ascii="Calibri" w:hAnsi="Calibri" w:cs="Calibri"/>
        </w:rPr>
        <w:t>,</w:t>
      </w:r>
      <w:r w:rsidR="00EC47E8">
        <w:rPr>
          <w:rFonts w:ascii="Calibri" w:hAnsi="Calibri" w:cs="Calibri"/>
        </w:rPr>
        <w:t xml:space="preserve"> random effects for </w:t>
      </w:r>
      <w:r w:rsidR="00405558">
        <w:rPr>
          <w:rFonts w:ascii="Calibri" w:hAnsi="Calibri" w:cs="Calibri"/>
        </w:rPr>
        <w:t>cell</w:t>
      </w:r>
      <w:r w:rsidR="00F70B6F">
        <w:rPr>
          <w:rFonts w:ascii="Calibri" w:hAnsi="Calibri" w:cs="Calibri"/>
        </w:rPr>
        <w:t xml:space="preserve"> ID and week, and </w:t>
      </w:r>
      <w:r w:rsidR="00257138">
        <w:rPr>
          <w:rFonts w:ascii="Calibri" w:hAnsi="Calibri" w:cs="Calibri"/>
        </w:rPr>
        <w:t>a restricted maximum likelihood estimator.</w:t>
      </w:r>
      <w:ins w:id="1719" w:author="Mooney, Fintan" w:date="2026-01-14T17:57:00Z" w16du:dateUtc="2026-01-14T22:57:00Z">
        <w:r w:rsidR="004020BA">
          <w:rPr>
            <w:rFonts w:ascii="Calibri" w:hAnsi="Calibri" w:cs="Calibri"/>
          </w:rPr>
          <w:t xml:space="preserve"> </w:t>
        </w:r>
      </w:ins>
      <w:ins w:id="1720" w:author="Mooney, Fintan" w:date="2026-01-14T18:00:00Z" w16du:dateUtc="2026-01-14T23:00:00Z">
        <w:r w:rsidR="00577A28">
          <w:rPr>
            <w:rFonts w:ascii="Calibri" w:hAnsi="Calibri" w:cs="Calibri"/>
          </w:rPr>
          <w:t xml:space="preserve">The </w:t>
        </w:r>
      </w:ins>
      <w:ins w:id="1721" w:author="Mooney, Fintan" w:date="2026-01-14T17:57:00Z" w16du:dateUtc="2026-01-14T22:57:00Z">
        <w:r w:rsidR="00CE7165">
          <w:rPr>
            <w:rFonts w:ascii="Calibri" w:hAnsi="Calibri" w:cs="Calibri"/>
          </w:rPr>
          <w:t>meteorological</w:t>
        </w:r>
        <w:r w:rsidR="004020BA">
          <w:rPr>
            <w:rFonts w:ascii="Calibri" w:hAnsi="Calibri" w:cs="Calibri"/>
          </w:rPr>
          <w:t xml:space="preserve"> definition</w:t>
        </w:r>
      </w:ins>
      <w:ins w:id="1722" w:author="Mooney, Fintan" w:date="2026-01-14T18:00:00Z" w16du:dateUtc="2026-01-14T23:00:00Z">
        <w:r w:rsidR="00577A28">
          <w:rPr>
            <w:rFonts w:ascii="Calibri" w:hAnsi="Calibri" w:cs="Calibri"/>
          </w:rPr>
          <w:t xml:space="preserve"> is used for season</w:t>
        </w:r>
      </w:ins>
      <w:ins w:id="1723" w:author="Mooney, Fintan" w:date="2026-01-14T17:57:00Z" w16du:dateUtc="2026-01-14T22:57:00Z">
        <w:r w:rsidR="004020BA">
          <w:rPr>
            <w:rFonts w:ascii="Calibri" w:hAnsi="Calibri" w:cs="Calibri"/>
          </w:rPr>
          <w:t xml:space="preserve"> </w:t>
        </w:r>
      </w:ins>
      <w:ins w:id="1724" w:author="Mooney, Fintan" w:date="2026-01-14T17:58:00Z" w16du:dateUtc="2026-01-14T22:58:00Z">
        <w:r w:rsidR="00811163">
          <w:rPr>
            <w:rFonts w:ascii="Calibri" w:hAnsi="Calibri" w:cs="Calibri"/>
          </w:rPr>
          <w:t>(</w:t>
        </w:r>
      </w:ins>
      <w:ins w:id="1725" w:author="Mooney, Fintan" w:date="2026-01-15T15:34:00Z" w16du:dateUtc="2026-01-15T20:34:00Z">
        <w:r w:rsidR="00FA550F">
          <w:rPr>
            <w:rFonts w:ascii="Calibri" w:hAnsi="Calibri" w:cs="Calibri"/>
          </w:rPr>
          <w:t>s</w:t>
        </w:r>
      </w:ins>
      <w:ins w:id="1726" w:author="Mooney, Fintan" w:date="2026-01-14T17:58:00Z" w16du:dateUtc="2026-01-14T22:58:00Z">
        <w:r w:rsidR="00811163">
          <w:rPr>
            <w:rFonts w:ascii="Calibri" w:hAnsi="Calibri" w:cs="Calibri"/>
          </w:rPr>
          <w:t>pring</w:t>
        </w:r>
      </w:ins>
      <w:ins w:id="1727" w:author="Mooney, Fintan" w:date="2026-01-15T15:35:00Z" w16du:dateUtc="2026-01-15T20:35:00Z">
        <w:r w:rsidR="00674DD0">
          <w:rPr>
            <w:rFonts w:ascii="Calibri" w:hAnsi="Calibri" w:cs="Calibri"/>
          </w:rPr>
          <w:t>:</w:t>
        </w:r>
      </w:ins>
      <w:ins w:id="1728" w:author="Mooney, Fintan" w:date="2026-01-14T17:58:00Z" w16du:dateUtc="2026-01-14T22:58:00Z">
        <w:r w:rsidR="00811163">
          <w:rPr>
            <w:rFonts w:ascii="Calibri" w:hAnsi="Calibri" w:cs="Calibri"/>
          </w:rPr>
          <w:t xml:space="preserve"> March – May</w:t>
        </w:r>
      </w:ins>
      <w:ins w:id="1729" w:author="Mooney, Fintan" w:date="2026-01-15T15:35:00Z" w16du:dateUtc="2026-01-15T20:35:00Z">
        <w:r w:rsidR="00674DD0">
          <w:rPr>
            <w:rFonts w:ascii="Calibri" w:hAnsi="Calibri" w:cs="Calibri"/>
          </w:rPr>
          <w:t>;</w:t>
        </w:r>
      </w:ins>
      <w:ins w:id="1730" w:author="Mooney, Fintan" w:date="2026-01-14T17:58:00Z" w16du:dateUtc="2026-01-14T22:58:00Z">
        <w:r w:rsidR="00811163">
          <w:rPr>
            <w:rFonts w:ascii="Calibri" w:hAnsi="Calibri" w:cs="Calibri"/>
          </w:rPr>
          <w:t xml:space="preserve"> </w:t>
        </w:r>
      </w:ins>
      <w:ins w:id="1731" w:author="Mooney, Fintan" w:date="2026-01-15T15:34:00Z" w16du:dateUtc="2026-01-15T20:34:00Z">
        <w:r w:rsidR="00FA550F">
          <w:rPr>
            <w:rFonts w:ascii="Calibri" w:hAnsi="Calibri" w:cs="Calibri"/>
          </w:rPr>
          <w:t>s</w:t>
        </w:r>
      </w:ins>
      <w:ins w:id="1732" w:author="Mooney, Fintan" w:date="2026-01-14T17:58:00Z" w16du:dateUtc="2026-01-14T22:58:00Z">
        <w:r w:rsidR="00811163">
          <w:rPr>
            <w:rFonts w:ascii="Calibri" w:hAnsi="Calibri" w:cs="Calibri"/>
          </w:rPr>
          <w:t>ummer</w:t>
        </w:r>
      </w:ins>
      <w:ins w:id="1733" w:author="Mooney, Fintan" w:date="2026-01-15T15:35:00Z" w16du:dateUtc="2026-01-15T20:35:00Z">
        <w:r w:rsidR="00674DD0">
          <w:rPr>
            <w:rFonts w:ascii="Calibri" w:hAnsi="Calibri" w:cs="Calibri"/>
          </w:rPr>
          <w:t xml:space="preserve">: </w:t>
        </w:r>
      </w:ins>
      <w:ins w:id="1734" w:author="Mooney, Fintan" w:date="2026-01-14T17:58:00Z" w16du:dateUtc="2026-01-14T22:58:00Z">
        <w:r w:rsidR="00811163">
          <w:rPr>
            <w:rFonts w:ascii="Calibri" w:hAnsi="Calibri" w:cs="Calibri"/>
          </w:rPr>
          <w:t xml:space="preserve">June </w:t>
        </w:r>
      </w:ins>
      <w:ins w:id="1735" w:author="Mooney, Fintan" w:date="2026-01-14T17:59:00Z" w16du:dateUtc="2026-01-14T22:59:00Z">
        <w:r w:rsidR="00811163">
          <w:rPr>
            <w:rFonts w:ascii="Calibri" w:hAnsi="Calibri" w:cs="Calibri"/>
          </w:rPr>
          <w:t>–</w:t>
        </w:r>
      </w:ins>
      <w:ins w:id="1736" w:author="Mooney, Fintan" w:date="2026-01-14T17:58:00Z" w16du:dateUtc="2026-01-14T22:58:00Z">
        <w:r w:rsidR="00811163">
          <w:rPr>
            <w:rFonts w:ascii="Calibri" w:hAnsi="Calibri" w:cs="Calibri"/>
          </w:rPr>
          <w:t xml:space="preserve"> August</w:t>
        </w:r>
      </w:ins>
      <w:ins w:id="1737" w:author="Mooney, Fintan" w:date="2026-01-15T15:35:00Z" w16du:dateUtc="2026-01-15T20:35:00Z">
        <w:r w:rsidR="00674DD0">
          <w:rPr>
            <w:rFonts w:ascii="Calibri" w:hAnsi="Calibri" w:cs="Calibri"/>
          </w:rPr>
          <w:t>;</w:t>
        </w:r>
      </w:ins>
      <w:ins w:id="1738" w:author="Mooney, Fintan" w:date="2026-01-14T17:59:00Z" w16du:dateUtc="2026-01-14T22:59:00Z">
        <w:r w:rsidR="00811163">
          <w:rPr>
            <w:rFonts w:ascii="Calibri" w:hAnsi="Calibri" w:cs="Calibri"/>
          </w:rPr>
          <w:t xml:space="preserve"> </w:t>
        </w:r>
      </w:ins>
      <w:ins w:id="1739" w:author="Mooney, Fintan" w:date="2026-01-15T15:34:00Z" w16du:dateUtc="2026-01-15T20:34:00Z">
        <w:r w:rsidR="00FA550F">
          <w:rPr>
            <w:rFonts w:ascii="Calibri" w:hAnsi="Calibri" w:cs="Calibri"/>
          </w:rPr>
          <w:t>f</w:t>
        </w:r>
      </w:ins>
      <w:ins w:id="1740" w:author="Mooney, Fintan" w:date="2026-01-14T17:59:00Z" w16du:dateUtc="2026-01-14T22:59:00Z">
        <w:r w:rsidR="00811163">
          <w:rPr>
            <w:rFonts w:ascii="Calibri" w:hAnsi="Calibri" w:cs="Calibri"/>
          </w:rPr>
          <w:t>all</w:t>
        </w:r>
      </w:ins>
      <w:ins w:id="1741" w:author="Mooney, Fintan" w:date="2026-01-15T15:36:00Z" w16du:dateUtc="2026-01-15T20:36:00Z">
        <w:r w:rsidR="00674DD0">
          <w:rPr>
            <w:rFonts w:ascii="Calibri" w:hAnsi="Calibri" w:cs="Calibri"/>
          </w:rPr>
          <w:t>:</w:t>
        </w:r>
      </w:ins>
      <w:ins w:id="1742" w:author="Mooney, Fintan" w:date="2026-01-14T17:59:00Z" w16du:dateUtc="2026-01-14T22:59:00Z">
        <w:r w:rsidR="00811163">
          <w:rPr>
            <w:rFonts w:ascii="Calibri" w:hAnsi="Calibri" w:cs="Calibri"/>
          </w:rPr>
          <w:t xml:space="preserve"> September – November</w:t>
        </w:r>
      </w:ins>
      <w:ins w:id="1743" w:author="Mooney, Fintan" w:date="2026-01-15T15:36:00Z" w16du:dateUtc="2026-01-15T20:36:00Z">
        <w:r w:rsidR="00674DD0">
          <w:rPr>
            <w:rFonts w:ascii="Calibri" w:hAnsi="Calibri" w:cs="Calibri"/>
          </w:rPr>
          <w:t>;</w:t>
        </w:r>
      </w:ins>
      <w:ins w:id="1744" w:author="Mooney, Fintan" w:date="2026-01-14T17:59:00Z" w16du:dateUtc="2026-01-14T22:59:00Z">
        <w:r w:rsidR="00811163">
          <w:rPr>
            <w:rFonts w:ascii="Calibri" w:hAnsi="Calibri" w:cs="Calibri"/>
          </w:rPr>
          <w:t xml:space="preserve"> </w:t>
        </w:r>
      </w:ins>
      <w:ins w:id="1745" w:author="Mooney, Fintan" w:date="2026-01-15T15:34:00Z" w16du:dateUtc="2026-01-15T20:34:00Z">
        <w:r w:rsidR="00FA550F">
          <w:rPr>
            <w:rFonts w:ascii="Calibri" w:hAnsi="Calibri" w:cs="Calibri"/>
          </w:rPr>
          <w:t>w</w:t>
        </w:r>
      </w:ins>
      <w:ins w:id="1746" w:author="Mooney, Fintan" w:date="2026-01-14T17:59:00Z" w16du:dateUtc="2026-01-14T22:59:00Z">
        <w:r w:rsidR="00811163">
          <w:rPr>
            <w:rFonts w:ascii="Calibri" w:hAnsi="Calibri" w:cs="Calibri"/>
          </w:rPr>
          <w:t>inter</w:t>
        </w:r>
      </w:ins>
      <w:ins w:id="1747" w:author="Mooney, Fintan" w:date="2026-01-15T15:36:00Z" w16du:dateUtc="2026-01-15T20:36:00Z">
        <w:r w:rsidR="00674DD0">
          <w:rPr>
            <w:rFonts w:ascii="Calibri" w:hAnsi="Calibri" w:cs="Calibri"/>
          </w:rPr>
          <w:t>:</w:t>
        </w:r>
      </w:ins>
      <w:ins w:id="1748" w:author="Mooney, Fintan" w:date="2026-01-14T17:59:00Z" w16du:dateUtc="2026-01-14T22:59:00Z">
        <w:r w:rsidR="00811163">
          <w:rPr>
            <w:rFonts w:ascii="Calibri" w:hAnsi="Calibri" w:cs="Calibri"/>
          </w:rPr>
          <w:t xml:space="preserve"> December – February). </w:t>
        </w:r>
      </w:ins>
    </w:p>
    <w:p w14:paraId="495A717F" w14:textId="77777777" w:rsidR="00E907E6" w:rsidRDefault="00E907E6" w:rsidP="00B92E3E">
      <w:pPr>
        <w:rPr>
          <w:rFonts w:ascii="Calibri" w:hAnsi="Calibri" w:cs="Calibri"/>
        </w:rPr>
      </w:pPr>
    </w:p>
    <w:p w14:paraId="03D72EED" w14:textId="5D25409D" w:rsidR="00B92E3E" w:rsidRPr="00B92E3E" w:rsidRDefault="00B92E3E" w:rsidP="00B92E3E">
      <w:pPr>
        <w:rPr>
          <w:rFonts w:ascii="Calibri" w:hAnsi="Calibri" w:cs="Calibri"/>
        </w:rPr>
      </w:pPr>
      <w:r w:rsidRPr="00B92E3E">
        <w:rPr>
          <w:rFonts w:ascii="Calibri" w:hAnsi="Calibri" w:cs="Calibri"/>
        </w:rPr>
        <w:t xml:space="preserve">Table </w:t>
      </w:r>
      <w:r w:rsidR="00E907E6">
        <w:rPr>
          <w:rFonts w:ascii="Calibri" w:hAnsi="Calibri" w:cs="Calibri"/>
        </w:rPr>
        <w:t>3</w:t>
      </w:r>
      <w:r w:rsidRPr="00B92E3E">
        <w:rPr>
          <w:rFonts w:ascii="Calibri" w:hAnsi="Calibri" w:cs="Calibri"/>
        </w:rPr>
        <w:t xml:space="preserve">. </w:t>
      </w:r>
      <w:r w:rsidRPr="00941ABA">
        <w:rPr>
          <w:rFonts w:ascii="Calibri" w:hAnsi="Calibri" w:cs="Calibri"/>
          <w:i/>
          <w:iCs/>
        </w:rPr>
        <w:t>Lag-Specific</w:t>
      </w:r>
      <w:r w:rsidR="00350DBD">
        <w:rPr>
          <w:rFonts w:ascii="Calibri" w:hAnsi="Calibri" w:cs="Calibri"/>
          <w:i/>
          <w:iCs/>
        </w:rPr>
        <w:t xml:space="preserve"> and Cumulative</w:t>
      </w:r>
      <w:r w:rsidRPr="00941ABA">
        <w:rPr>
          <w:rFonts w:ascii="Calibri" w:hAnsi="Calibri" w:cs="Calibri"/>
          <w:i/>
          <w:iCs/>
        </w:rPr>
        <w:t xml:space="preserve"> </w:t>
      </w:r>
      <w:r w:rsidR="00941ABA" w:rsidRPr="00941ABA">
        <w:rPr>
          <w:rFonts w:ascii="Calibri" w:hAnsi="Calibri" w:cs="Calibri"/>
          <w:i/>
          <w:iCs/>
        </w:rPr>
        <w:t>Associations between</w:t>
      </w:r>
      <w:r w:rsidRPr="00941ABA">
        <w:rPr>
          <w:rFonts w:ascii="Calibri" w:hAnsi="Calibri" w:cs="Calibri"/>
          <w:i/>
          <w:iCs/>
        </w:rPr>
        <w:t xml:space="preserve"> Environmental Conditions and HPAI </w:t>
      </w:r>
      <w:del w:id="1749" w:author="Mooney, Fintan" w:date="2026-01-14T17:56:00Z" w16du:dateUtc="2026-01-14T22:56:00Z">
        <w:r w:rsidRPr="00941ABA" w:rsidDel="004020BA">
          <w:rPr>
            <w:rFonts w:ascii="Calibri" w:hAnsi="Calibri" w:cs="Calibri"/>
            <w:i/>
            <w:iCs/>
          </w:rPr>
          <w:delText>Outbreak</w:delText>
        </w:r>
      </w:del>
      <w:ins w:id="1750" w:author="Mooney, Fintan" w:date="2026-01-14T17:56:00Z" w16du:dateUtc="2026-01-14T22:56:00Z">
        <w:r w:rsidR="004020BA">
          <w:rPr>
            <w:rFonts w:ascii="Calibri" w:hAnsi="Calibri" w:cs="Calibri"/>
            <w:i/>
            <w:iCs/>
          </w:rPr>
          <w:t xml:space="preserve">Spillover Events </w:t>
        </w:r>
      </w:ins>
      <w:del w:id="1751" w:author="Mooney, Fintan" w:date="2026-01-14T17:56:00Z" w16du:dateUtc="2026-01-14T22:56:00Z">
        <w:r w:rsidRPr="00941ABA" w:rsidDel="004020BA">
          <w:rPr>
            <w:rFonts w:ascii="Calibri" w:hAnsi="Calibri" w:cs="Calibri"/>
            <w:i/>
            <w:iCs/>
          </w:rPr>
          <w:delText>s</w:delText>
        </w:r>
      </w:del>
      <w:r w:rsidRPr="00941ABA">
        <w:rPr>
          <w:rFonts w:ascii="Calibri" w:hAnsi="Calibri" w:cs="Calibri"/>
          <w:i/>
          <w:iCs/>
        </w:rPr>
        <w:t xml:space="preserve"> in Minnesota, 2022.</w:t>
      </w:r>
    </w:p>
    <w:tbl>
      <w:tblPr>
        <w:tblpPr w:leftFromText="180" w:rightFromText="180" w:vertAnchor="text" w:horzAnchor="margin" w:tblpXSpec="center" w:tblpY="330"/>
        <w:tblW w:w="11669" w:type="dxa"/>
        <w:tblLayout w:type="fixed"/>
        <w:tblLook w:val="0420" w:firstRow="1" w:lastRow="0" w:firstColumn="0" w:lastColumn="0" w:noHBand="0" w:noVBand="1"/>
      </w:tblPr>
      <w:tblGrid>
        <w:gridCol w:w="2330"/>
        <w:gridCol w:w="1867"/>
        <w:gridCol w:w="1867"/>
        <w:gridCol w:w="1867"/>
        <w:gridCol w:w="1867"/>
        <w:gridCol w:w="1871"/>
      </w:tblGrid>
      <w:tr w:rsidR="00B92E3E" w:rsidRPr="00B92E3E" w14:paraId="25E8EC76" w14:textId="77777777" w:rsidTr="00B92E3E">
        <w:trPr>
          <w:trHeight w:val="451"/>
          <w:tblHeader/>
        </w:trPr>
        <w:tc>
          <w:tcPr>
            <w:tcW w:w="2330" w:type="dxa"/>
            <w:vMerge w:val="restart"/>
            <w:tcBorders>
              <w:top w:val="single" w:sz="12" w:space="0" w:color="666666"/>
              <w:left w:val="none" w:sz="0" w:space="0" w:color="000000"/>
              <w:right w:val="none" w:sz="0" w:space="0" w:color="000000"/>
            </w:tcBorders>
            <w:shd w:val="clear" w:color="auto" w:fill="FFFFFF"/>
            <w:tcMar>
              <w:top w:w="0" w:type="dxa"/>
              <w:left w:w="0" w:type="dxa"/>
              <w:bottom w:w="0" w:type="dxa"/>
              <w:right w:w="0" w:type="dxa"/>
            </w:tcMar>
            <w:vAlign w:val="center"/>
          </w:tcPr>
          <w:p w14:paraId="466D325D" w14:textId="77777777" w:rsidR="00B92E3E" w:rsidRPr="00350DBD" w:rsidRDefault="00B92E3E" w:rsidP="00B92E3E">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bCs/>
                <w:color w:val="000000"/>
                <w:sz w:val="22"/>
                <w:szCs w:val="22"/>
              </w:rPr>
            </w:pPr>
            <w:r w:rsidRPr="00350DBD">
              <w:rPr>
                <w:rFonts w:ascii="Calibri" w:eastAsia="Helvetica" w:hAnsi="Calibri" w:cs="Calibri"/>
                <w:b/>
                <w:bCs/>
                <w:color w:val="000000"/>
                <w:sz w:val="22"/>
                <w:szCs w:val="22"/>
              </w:rPr>
              <w:t>Predictor</w:t>
            </w:r>
          </w:p>
        </w:tc>
        <w:tc>
          <w:tcPr>
            <w:tcW w:w="9339" w:type="dxa"/>
            <w:gridSpan w:val="5"/>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6631F74B" w14:textId="54942F80" w:rsidR="00B92E3E" w:rsidRPr="00350DBD" w:rsidRDefault="00941ABA" w:rsidP="00B92E3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Helvetica" w:hAnsi="Calibri" w:cs="Calibri"/>
                <w:color w:val="000000"/>
                <w:sz w:val="22"/>
                <w:szCs w:val="22"/>
              </w:rPr>
            </w:pPr>
            <w:r w:rsidRPr="00350DBD">
              <w:rPr>
                <w:rFonts w:ascii="Calibri" w:eastAsia="Helvetica" w:hAnsi="Calibri" w:cs="Calibri"/>
                <w:color w:val="000000"/>
                <w:sz w:val="22"/>
                <w:szCs w:val="22"/>
              </w:rPr>
              <w:t xml:space="preserve">Odds of </w:t>
            </w:r>
            <w:del w:id="1752" w:author="Mooney, Fintan" w:date="2026-01-13T10:16:00Z" w16du:dateUtc="2026-01-13T15:16:00Z">
              <w:r w:rsidRPr="00350DBD" w:rsidDel="003B7A77">
                <w:rPr>
                  <w:rFonts w:ascii="Calibri" w:eastAsia="Helvetica" w:hAnsi="Calibri" w:cs="Calibri"/>
                  <w:color w:val="000000"/>
                  <w:sz w:val="22"/>
                  <w:szCs w:val="22"/>
                </w:rPr>
                <w:delText>a HPAI</w:delText>
              </w:r>
            </w:del>
            <w:ins w:id="1753" w:author="Mooney, Fintan" w:date="2026-01-13T10:16:00Z" w16du:dateUtc="2026-01-13T15:16:00Z">
              <w:r w:rsidR="003B7A77">
                <w:rPr>
                  <w:rFonts w:ascii="Calibri" w:eastAsia="Helvetica" w:hAnsi="Calibri" w:cs="Calibri"/>
                  <w:color w:val="000000"/>
                  <w:sz w:val="22"/>
                  <w:szCs w:val="22"/>
                </w:rPr>
                <w:t>an HPAI</w:t>
              </w:r>
            </w:ins>
            <w:r w:rsidRPr="00350DBD">
              <w:rPr>
                <w:rFonts w:ascii="Calibri" w:eastAsia="Helvetica" w:hAnsi="Calibri" w:cs="Calibri"/>
                <w:color w:val="000000"/>
                <w:sz w:val="22"/>
                <w:szCs w:val="22"/>
              </w:rPr>
              <w:t xml:space="preserve"> </w:t>
            </w:r>
            <w:del w:id="1754" w:author="Mooney, Fintan" w:date="2026-01-12T21:01:00Z" w16du:dateUtc="2026-01-13T02:01:00Z">
              <w:r w:rsidRPr="00350DBD" w:rsidDel="005A1EB4">
                <w:rPr>
                  <w:rFonts w:ascii="Calibri" w:eastAsia="Helvetica" w:hAnsi="Calibri" w:cs="Calibri"/>
                  <w:color w:val="000000"/>
                  <w:sz w:val="22"/>
                  <w:szCs w:val="22"/>
                </w:rPr>
                <w:delText>outbreak</w:delText>
              </w:r>
              <w:r w:rsidR="009E3810" w:rsidDel="005A1EB4">
                <w:rPr>
                  <w:rFonts w:ascii="Calibri" w:eastAsia="Helvetica" w:hAnsi="Calibri" w:cs="Calibri"/>
                  <w:color w:val="000000"/>
                  <w:sz w:val="22"/>
                  <w:szCs w:val="22"/>
                </w:rPr>
                <w:delText xml:space="preserve"> </w:delText>
              </w:r>
            </w:del>
            <w:ins w:id="1755" w:author="Mooney, Fintan" w:date="2026-01-12T21:01:00Z" w16du:dateUtc="2026-01-13T02:01:00Z">
              <w:r w:rsidR="005A1EB4">
                <w:rPr>
                  <w:rFonts w:ascii="Calibri" w:eastAsia="Helvetica" w:hAnsi="Calibri" w:cs="Calibri"/>
                  <w:color w:val="000000"/>
                  <w:sz w:val="22"/>
                  <w:szCs w:val="22"/>
                </w:rPr>
                <w:t xml:space="preserve">spillover event </w:t>
              </w:r>
            </w:ins>
            <w:r w:rsidR="009E3810">
              <w:rPr>
                <w:rFonts w:ascii="Calibri" w:eastAsia="Helvetica" w:hAnsi="Calibri" w:cs="Calibri"/>
                <w:color w:val="000000"/>
                <w:sz w:val="22"/>
                <w:szCs w:val="22"/>
              </w:rPr>
              <w:t xml:space="preserve">(N = </w:t>
            </w:r>
            <w:ins w:id="1756" w:author="Mooney, Fintan" w:date="2026-01-14T17:56:00Z" w16du:dateUtc="2026-01-14T22:56:00Z">
              <w:r w:rsidR="004020BA">
                <w:rPr>
                  <w:rFonts w:ascii="Calibri" w:eastAsia="Helvetica" w:hAnsi="Calibri" w:cs="Calibri"/>
                  <w:color w:val="000000"/>
                  <w:sz w:val="22"/>
                  <w:szCs w:val="22"/>
                </w:rPr>
                <w:t>100</w:t>
              </w:r>
            </w:ins>
            <w:del w:id="1757" w:author="Mooney, Fintan" w:date="2026-01-14T17:56:00Z" w16du:dateUtc="2026-01-14T22:56:00Z">
              <w:r w:rsidR="009E3810" w:rsidDel="004020BA">
                <w:rPr>
                  <w:rFonts w:ascii="Calibri" w:eastAsia="Helvetica" w:hAnsi="Calibri" w:cs="Calibri"/>
                  <w:color w:val="000000"/>
                  <w:sz w:val="22"/>
                  <w:szCs w:val="22"/>
                </w:rPr>
                <w:delText>99</w:delText>
              </w:r>
            </w:del>
            <w:r w:rsidR="009E3810">
              <w:rPr>
                <w:rFonts w:ascii="Calibri" w:eastAsia="Helvetica" w:hAnsi="Calibri" w:cs="Calibri"/>
                <w:color w:val="000000"/>
                <w:sz w:val="22"/>
                <w:szCs w:val="22"/>
              </w:rPr>
              <w:t>)</w:t>
            </w:r>
            <w:r w:rsidR="00B71176">
              <w:rPr>
                <w:rFonts w:ascii="Calibri" w:eastAsia="Helvetica" w:hAnsi="Calibri" w:cs="Calibri"/>
                <w:color w:val="000000"/>
                <w:sz w:val="22"/>
                <w:szCs w:val="22"/>
              </w:rPr>
              <w:t xml:space="preserve"> in Minnesota Study Cells</w:t>
            </w:r>
          </w:p>
        </w:tc>
      </w:tr>
      <w:tr w:rsidR="00941ABA" w:rsidRPr="00B92E3E" w14:paraId="0E9CCE82" w14:textId="77777777" w:rsidTr="00B92E3E">
        <w:trPr>
          <w:trHeight w:val="451"/>
          <w:tblHeader/>
        </w:trPr>
        <w:tc>
          <w:tcPr>
            <w:tcW w:w="2330" w:type="dxa"/>
            <w:vMerge/>
            <w:tcBorders>
              <w:top w:val="single" w:sz="12" w:space="0" w:color="666666"/>
              <w:left w:val="none" w:sz="0" w:space="0" w:color="000000"/>
              <w:right w:val="none" w:sz="0" w:space="0" w:color="000000"/>
            </w:tcBorders>
            <w:shd w:val="clear" w:color="auto" w:fill="FFFFFF"/>
            <w:tcMar>
              <w:top w:w="0" w:type="dxa"/>
              <w:left w:w="0" w:type="dxa"/>
              <w:bottom w:w="0" w:type="dxa"/>
              <w:right w:w="0" w:type="dxa"/>
            </w:tcMar>
            <w:vAlign w:val="center"/>
          </w:tcPr>
          <w:p w14:paraId="20813A5A" w14:textId="77777777" w:rsidR="00941ABA" w:rsidRPr="00350DBD" w:rsidRDefault="00941ABA" w:rsidP="00B92E3E">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p>
        </w:tc>
        <w:tc>
          <w:tcPr>
            <w:tcW w:w="9339" w:type="dxa"/>
            <w:gridSpan w:val="5"/>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18A860F8" w14:textId="7633693F" w:rsidR="00941ABA" w:rsidRPr="00350DBD" w:rsidRDefault="00350DBD" w:rsidP="00350DBD">
            <w:pPr>
              <w:pStyle w:val="ListParagraph"/>
              <w:numPr>
                <w:ilvl w:val="0"/>
                <w:numId w:val="1"/>
              </w:numPr>
              <w:pBdr>
                <w:top w:val="none" w:sz="0" w:space="0" w:color="000000"/>
                <w:left w:val="none" w:sz="0" w:space="0" w:color="000000"/>
                <w:bottom w:val="none" w:sz="0" w:space="0" w:color="000000"/>
                <w:right w:val="none" w:sz="0" w:space="0" w:color="000000"/>
              </w:pBdr>
              <w:spacing w:before="100" w:after="100"/>
              <w:ind w:right="100"/>
              <w:jc w:val="center"/>
              <w:rPr>
                <w:rFonts w:ascii="Calibri" w:eastAsia="Helvetica" w:hAnsi="Calibri" w:cs="Calibri"/>
                <w:b/>
                <w:bCs/>
                <w:color w:val="000000"/>
                <w:sz w:val="22"/>
                <w:szCs w:val="22"/>
              </w:rPr>
            </w:pPr>
            <w:r w:rsidRPr="00350DBD">
              <w:rPr>
                <w:rFonts w:ascii="Calibri" w:eastAsia="Helvetica" w:hAnsi="Calibri" w:cs="Calibri"/>
                <w:b/>
                <w:bCs/>
                <w:color w:val="000000"/>
                <w:sz w:val="22"/>
                <w:szCs w:val="22"/>
              </w:rPr>
              <w:t>Lag-specific o</w:t>
            </w:r>
            <w:r w:rsidR="00941ABA" w:rsidRPr="00350DBD">
              <w:rPr>
                <w:rFonts w:ascii="Calibri" w:eastAsia="Helvetica" w:hAnsi="Calibri" w:cs="Calibri"/>
                <w:b/>
                <w:bCs/>
                <w:color w:val="000000"/>
                <w:sz w:val="22"/>
                <w:szCs w:val="22"/>
              </w:rPr>
              <w:t>dds ratio</w:t>
            </w:r>
            <w:r w:rsidR="00705F8B">
              <w:rPr>
                <w:rFonts w:ascii="Calibri" w:eastAsia="Helvetica" w:hAnsi="Calibri" w:cs="Calibri"/>
                <w:b/>
                <w:bCs/>
                <w:color w:val="000000"/>
                <w:sz w:val="22"/>
                <w:szCs w:val="22"/>
              </w:rPr>
              <w:t>s</w:t>
            </w:r>
            <w:r w:rsidR="00941ABA" w:rsidRPr="00350DBD">
              <w:rPr>
                <w:rFonts w:ascii="Calibri" w:eastAsia="Helvetica" w:hAnsi="Calibri" w:cs="Calibri"/>
                <w:b/>
                <w:bCs/>
                <w:color w:val="000000"/>
                <w:sz w:val="22"/>
                <w:szCs w:val="22"/>
              </w:rPr>
              <w:t xml:space="preserve"> (95% CI)</w:t>
            </w:r>
          </w:p>
        </w:tc>
      </w:tr>
      <w:tr w:rsidR="00B92E3E" w:rsidRPr="00B92E3E" w14:paraId="1C0CCF84" w14:textId="77777777" w:rsidTr="00B92E3E">
        <w:trPr>
          <w:trHeight w:val="451"/>
          <w:tblHeader/>
        </w:trPr>
        <w:tc>
          <w:tcPr>
            <w:tcW w:w="2330" w:type="dxa"/>
            <w:vMerge/>
            <w:tcBorders>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C43A23" w14:textId="77777777" w:rsidR="00B92E3E" w:rsidRPr="00350DBD" w:rsidRDefault="00B92E3E" w:rsidP="00B92E3E">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p>
        </w:tc>
        <w:tc>
          <w:tcPr>
            <w:tcW w:w="1867"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F757A9" w14:textId="77777777" w:rsidR="00B92E3E" w:rsidRPr="00350DBD" w:rsidRDefault="00B92E3E" w:rsidP="00B92E3E">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r w:rsidRPr="00350DBD">
              <w:rPr>
                <w:rFonts w:ascii="Calibri" w:eastAsia="Helvetica" w:hAnsi="Calibri" w:cs="Calibri"/>
                <w:color w:val="000000"/>
                <w:sz w:val="22"/>
                <w:szCs w:val="22"/>
              </w:rPr>
              <w:t>Lag 0</w:t>
            </w:r>
          </w:p>
        </w:tc>
        <w:tc>
          <w:tcPr>
            <w:tcW w:w="1867"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EACD7B" w14:textId="77777777" w:rsidR="00B92E3E" w:rsidRPr="00350DBD" w:rsidRDefault="00B92E3E" w:rsidP="00B92E3E">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r w:rsidRPr="00350DBD">
              <w:rPr>
                <w:rFonts w:ascii="Calibri" w:eastAsia="Helvetica" w:hAnsi="Calibri" w:cs="Calibri"/>
                <w:color w:val="000000"/>
                <w:sz w:val="22"/>
                <w:szCs w:val="22"/>
              </w:rPr>
              <w:t>Lag 1</w:t>
            </w:r>
          </w:p>
        </w:tc>
        <w:tc>
          <w:tcPr>
            <w:tcW w:w="1867"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D9AE6B" w14:textId="77777777" w:rsidR="00B92E3E" w:rsidRPr="00350DBD" w:rsidRDefault="00B92E3E" w:rsidP="00B92E3E">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r w:rsidRPr="00350DBD">
              <w:rPr>
                <w:rFonts w:ascii="Calibri" w:eastAsia="Helvetica" w:hAnsi="Calibri" w:cs="Calibri"/>
                <w:color w:val="000000"/>
                <w:sz w:val="22"/>
                <w:szCs w:val="22"/>
              </w:rPr>
              <w:t>Lag 2</w:t>
            </w:r>
          </w:p>
        </w:tc>
        <w:tc>
          <w:tcPr>
            <w:tcW w:w="1867"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050454" w14:textId="77777777" w:rsidR="00B92E3E" w:rsidRPr="00350DBD" w:rsidRDefault="00B92E3E" w:rsidP="00B92E3E">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r w:rsidRPr="00350DBD">
              <w:rPr>
                <w:rFonts w:ascii="Calibri" w:eastAsia="Helvetica" w:hAnsi="Calibri" w:cs="Calibri"/>
                <w:color w:val="000000"/>
                <w:sz w:val="22"/>
                <w:szCs w:val="22"/>
              </w:rPr>
              <w:t>Lag 3</w:t>
            </w:r>
          </w:p>
        </w:tc>
        <w:tc>
          <w:tcPr>
            <w:tcW w:w="1871"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83F2F6" w14:textId="77777777" w:rsidR="00B92E3E" w:rsidRPr="00350DBD" w:rsidRDefault="00B92E3E" w:rsidP="00B92E3E">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r w:rsidRPr="00350DBD">
              <w:rPr>
                <w:rFonts w:ascii="Calibri" w:eastAsia="Helvetica" w:hAnsi="Calibri" w:cs="Calibri"/>
                <w:color w:val="000000"/>
                <w:sz w:val="22"/>
                <w:szCs w:val="22"/>
              </w:rPr>
              <w:t>Lag 4</w:t>
            </w:r>
          </w:p>
        </w:tc>
      </w:tr>
      <w:tr w:rsidR="00A41E56" w:rsidRPr="00B92E3E" w14:paraId="5324F463" w14:textId="77777777" w:rsidTr="00B92E3E">
        <w:trPr>
          <w:trHeight w:val="451"/>
        </w:trPr>
        <w:tc>
          <w:tcPr>
            <w:tcW w:w="233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81B014" w14:textId="77777777" w:rsidR="00A41E56" w:rsidRPr="00350DBD" w:rsidRDefault="00A41E56" w:rsidP="00A41E56">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r w:rsidRPr="00350DBD">
              <w:rPr>
                <w:rFonts w:ascii="Calibri" w:eastAsia="Helvetica" w:hAnsi="Calibri" w:cs="Calibri"/>
                <w:color w:val="000000"/>
                <w:sz w:val="22"/>
                <w:szCs w:val="22"/>
              </w:rPr>
              <w:t>Surface &amp; Sub-Surface Runoff</w:t>
            </w:r>
          </w:p>
        </w:tc>
        <w:tc>
          <w:tcPr>
            <w:tcW w:w="186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4CC0CA" w14:textId="5277DE83" w:rsidR="00A41E56" w:rsidRPr="00A41E56" w:rsidRDefault="00A41E56" w:rsidP="00A41E56">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ins w:id="1758" w:author="Mooney, Fintan" w:date="2026-01-14T17:32:00Z" w16du:dateUtc="2026-01-14T22:32:00Z">
              <w:r w:rsidRPr="00A41E56">
                <w:rPr>
                  <w:rFonts w:ascii="Calibri" w:eastAsia="Helvetica" w:hAnsi="Calibri" w:cs="Calibri"/>
                  <w:b/>
                  <w:color w:val="000000"/>
                  <w:sz w:val="22"/>
                  <w:szCs w:val="22"/>
                  <w:rPrChange w:id="1759" w:author="Mooney, Fintan" w:date="2026-01-14T17:32:00Z" w16du:dateUtc="2026-01-14T22:32:00Z">
                    <w:rPr>
                      <w:rFonts w:ascii="Helvetica" w:eastAsia="Helvetica" w:hAnsi="Helvetica" w:cs="Helvetica"/>
                      <w:b/>
                      <w:color w:val="000000"/>
                      <w:sz w:val="22"/>
                      <w:szCs w:val="22"/>
                    </w:rPr>
                  </w:rPrChange>
                </w:rPr>
                <w:t>1.96 (1.34, 2.86)</w:t>
              </w:r>
            </w:ins>
            <w:del w:id="1760" w:author="Mooney, Fintan" w:date="2026-01-12T16:25:00Z" w16du:dateUtc="2026-01-12T21:25:00Z">
              <w:r w:rsidRPr="00A41E56" w:rsidDel="00C062AE">
                <w:rPr>
                  <w:rFonts w:ascii="Calibri" w:eastAsia="Helvetica" w:hAnsi="Calibri" w:cs="Calibri"/>
                  <w:b/>
                  <w:color w:val="000000"/>
                  <w:sz w:val="22"/>
                  <w:szCs w:val="22"/>
                </w:rPr>
                <w:delText>1.98 (1.36, 2.87)</w:delText>
              </w:r>
            </w:del>
          </w:p>
        </w:tc>
        <w:tc>
          <w:tcPr>
            <w:tcW w:w="186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8CD0D5" w14:textId="2894119E" w:rsidR="00A41E56" w:rsidRPr="00A41E56" w:rsidRDefault="00A41E56" w:rsidP="00A41E56">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ins w:id="1761" w:author="Mooney, Fintan" w:date="2026-01-14T17:32:00Z" w16du:dateUtc="2026-01-14T22:32:00Z">
              <w:r w:rsidRPr="00A41E56">
                <w:rPr>
                  <w:rFonts w:ascii="Calibri" w:eastAsia="Helvetica" w:hAnsi="Calibri" w:cs="Calibri"/>
                  <w:b/>
                  <w:color w:val="000000"/>
                  <w:sz w:val="22"/>
                  <w:szCs w:val="22"/>
                  <w:rPrChange w:id="1762" w:author="Mooney, Fintan" w:date="2026-01-14T17:32:00Z" w16du:dateUtc="2026-01-14T22:32:00Z">
                    <w:rPr>
                      <w:rFonts w:ascii="Helvetica" w:eastAsia="Helvetica" w:hAnsi="Helvetica" w:cs="Helvetica"/>
                      <w:b/>
                      <w:color w:val="000000"/>
                      <w:sz w:val="22"/>
                      <w:szCs w:val="22"/>
                    </w:rPr>
                  </w:rPrChange>
                </w:rPr>
                <w:t>1.63 (1.22, 2.19)</w:t>
              </w:r>
            </w:ins>
            <w:del w:id="1763" w:author="Mooney, Fintan" w:date="2026-01-12T16:25:00Z" w16du:dateUtc="2026-01-12T21:25:00Z">
              <w:r w:rsidRPr="00A41E56" w:rsidDel="00C062AE">
                <w:rPr>
                  <w:rFonts w:ascii="Calibri" w:eastAsia="Helvetica" w:hAnsi="Calibri" w:cs="Calibri"/>
                  <w:b/>
                  <w:color w:val="000000"/>
                  <w:sz w:val="22"/>
                  <w:szCs w:val="22"/>
                </w:rPr>
                <w:delText>1.64 (1.23, 2.19)</w:delText>
              </w:r>
            </w:del>
          </w:p>
        </w:tc>
        <w:tc>
          <w:tcPr>
            <w:tcW w:w="186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347835" w14:textId="3DFCE7CD" w:rsidR="00A41E56" w:rsidRPr="00A41E56" w:rsidRDefault="00A41E56" w:rsidP="00A41E56">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ins w:id="1764" w:author="Mooney, Fintan" w:date="2026-01-14T17:32:00Z" w16du:dateUtc="2026-01-14T22:32:00Z">
              <w:r w:rsidRPr="00A41E56">
                <w:rPr>
                  <w:rFonts w:ascii="Calibri" w:eastAsia="Helvetica" w:hAnsi="Calibri" w:cs="Calibri"/>
                  <w:b/>
                  <w:color w:val="000000"/>
                  <w:sz w:val="22"/>
                  <w:szCs w:val="22"/>
                  <w:rPrChange w:id="1765" w:author="Mooney, Fintan" w:date="2026-01-14T17:32:00Z" w16du:dateUtc="2026-01-14T22:32:00Z">
                    <w:rPr>
                      <w:rFonts w:ascii="Helvetica" w:eastAsia="Helvetica" w:hAnsi="Helvetica" w:cs="Helvetica"/>
                      <w:b/>
                      <w:color w:val="000000"/>
                      <w:sz w:val="22"/>
                      <w:szCs w:val="22"/>
                    </w:rPr>
                  </w:rPrChange>
                </w:rPr>
                <w:t>1.36 (1.09, 1.71)</w:t>
              </w:r>
            </w:ins>
            <w:del w:id="1766" w:author="Mooney, Fintan" w:date="2026-01-12T16:25:00Z" w16du:dateUtc="2026-01-12T21:25:00Z">
              <w:r w:rsidRPr="00A41E56" w:rsidDel="00C062AE">
                <w:rPr>
                  <w:rFonts w:ascii="Calibri" w:eastAsia="Helvetica" w:hAnsi="Calibri" w:cs="Calibri"/>
                  <w:b/>
                  <w:color w:val="000000"/>
                  <w:sz w:val="22"/>
                  <w:szCs w:val="22"/>
                </w:rPr>
                <w:delText>1.36 (1.09, 1.70)</w:delText>
              </w:r>
            </w:del>
          </w:p>
        </w:tc>
        <w:tc>
          <w:tcPr>
            <w:tcW w:w="186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F47A9E" w14:textId="2A5992E5" w:rsidR="00A41E56" w:rsidRPr="00A41E56" w:rsidRDefault="00A41E56" w:rsidP="00A41E56">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ins w:id="1767" w:author="Mooney, Fintan" w:date="2026-01-14T17:32:00Z" w16du:dateUtc="2026-01-14T22:32:00Z">
              <w:r w:rsidRPr="00A41E56">
                <w:rPr>
                  <w:rFonts w:ascii="Calibri" w:eastAsia="Helvetica" w:hAnsi="Calibri" w:cs="Calibri"/>
                  <w:color w:val="000000"/>
                  <w:sz w:val="22"/>
                  <w:szCs w:val="22"/>
                  <w:rPrChange w:id="1768" w:author="Mooney, Fintan" w:date="2026-01-14T17:32:00Z" w16du:dateUtc="2026-01-14T22:32:00Z">
                    <w:rPr>
                      <w:rFonts w:ascii="Helvetica" w:eastAsia="Helvetica" w:hAnsi="Helvetica" w:cs="Helvetica"/>
                      <w:color w:val="000000"/>
                      <w:sz w:val="22"/>
                      <w:szCs w:val="22"/>
                    </w:rPr>
                  </w:rPrChange>
                </w:rPr>
                <w:t>1.13 (0.93, 1.38)</w:t>
              </w:r>
            </w:ins>
            <w:del w:id="1769" w:author="Mooney, Fintan" w:date="2026-01-12T16:25:00Z" w16du:dateUtc="2026-01-12T21:25:00Z">
              <w:r w:rsidRPr="00A41E56" w:rsidDel="00C062AE">
                <w:rPr>
                  <w:rFonts w:ascii="Calibri" w:eastAsia="Helvetica" w:hAnsi="Calibri" w:cs="Calibri"/>
                  <w:color w:val="000000"/>
                  <w:sz w:val="22"/>
                  <w:szCs w:val="22"/>
                </w:rPr>
                <w:delText>1.13 (0.94, 1.37)</w:delText>
              </w:r>
            </w:del>
          </w:p>
        </w:tc>
        <w:tc>
          <w:tcPr>
            <w:tcW w:w="187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10F8C9" w14:textId="48156395" w:rsidR="00A41E56" w:rsidRPr="00A41E56" w:rsidRDefault="00A41E56" w:rsidP="00A41E56">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ins w:id="1770" w:author="Mooney, Fintan" w:date="2026-01-14T17:32:00Z" w16du:dateUtc="2026-01-14T22:32:00Z">
              <w:r w:rsidRPr="00A41E56">
                <w:rPr>
                  <w:rFonts w:ascii="Calibri" w:eastAsia="Helvetica" w:hAnsi="Calibri" w:cs="Calibri"/>
                  <w:color w:val="000000"/>
                  <w:sz w:val="22"/>
                  <w:szCs w:val="22"/>
                  <w:rPrChange w:id="1771" w:author="Mooney, Fintan" w:date="2026-01-14T17:32:00Z" w16du:dateUtc="2026-01-14T22:32:00Z">
                    <w:rPr>
                      <w:rFonts w:ascii="Helvetica" w:eastAsia="Helvetica" w:hAnsi="Helvetica" w:cs="Helvetica"/>
                      <w:color w:val="000000"/>
                      <w:sz w:val="22"/>
                      <w:szCs w:val="22"/>
                    </w:rPr>
                  </w:rPrChange>
                </w:rPr>
                <w:t>0.95 (0.76, 1.18)</w:t>
              </w:r>
            </w:ins>
            <w:del w:id="1772" w:author="Mooney, Fintan" w:date="2026-01-12T16:25:00Z" w16du:dateUtc="2026-01-12T21:25:00Z">
              <w:r w:rsidRPr="00A41E56" w:rsidDel="00C062AE">
                <w:rPr>
                  <w:rFonts w:ascii="Calibri" w:eastAsia="Helvetica" w:hAnsi="Calibri" w:cs="Calibri"/>
                  <w:color w:val="000000"/>
                  <w:sz w:val="22"/>
                  <w:szCs w:val="22"/>
                </w:rPr>
                <w:delText>0.94 (0.76, 1.17)</w:delText>
              </w:r>
            </w:del>
          </w:p>
        </w:tc>
      </w:tr>
      <w:tr w:rsidR="00A41E56" w:rsidRPr="00B92E3E" w14:paraId="5AE9C4AC" w14:textId="77777777" w:rsidTr="00B92E3E">
        <w:trPr>
          <w:trHeight w:val="451"/>
        </w:trPr>
        <w:tc>
          <w:tcPr>
            <w:tcW w:w="23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C04ABD" w14:textId="77777777" w:rsidR="00A41E56" w:rsidRPr="00350DBD" w:rsidRDefault="00A41E56" w:rsidP="00A41E56">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r w:rsidRPr="00350DBD">
              <w:rPr>
                <w:rFonts w:ascii="Calibri" w:eastAsia="Helvetica" w:hAnsi="Calibri" w:cs="Calibri"/>
                <w:color w:val="000000"/>
                <w:sz w:val="22"/>
                <w:szCs w:val="22"/>
              </w:rPr>
              <w:t>Snow Density</w:t>
            </w:r>
          </w:p>
        </w:tc>
        <w:tc>
          <w:tcPr>
            <w:tcW w:w="18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000728" w14:textId="6F04D5B6" w:rsidR="00A41E56" w:rsidRPr="00A41E56" w:rsidRDefault="00A41E56" w:rsidP="00A41E56">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ins w:id="1773" w:author="Mooney, Fintan" w:date="2026-01-14T17:32:00Z" w16du:dateUtc="2026-01-14T22:32:00Z">
              <w:r w:rsidRPr="00A41E56">
                <w:rPr>
                  <w:rFonts w:ascii="Calibri" w:eastAsia="Helvetica" w:hAnsi="Calibri" w:cs="Calibri"/>
                  <w:b/>
                  <w:color w:val="000000"/>
                  <w:sz w:val="22"/>
                  <w:szCs w:val="22"/>
                  <w:rPrChange w:id="1774" w:author="Mooney, Fintan" w:date="2026-01-14T17:32:00Z" w16du:dateUtc="2026-01-14T22:32:00Z">
                    <w:rPr>
                      <w:rFonts w:ascii="Helvetica" w:eastAsia="Helvetica" w:hAnsi="Helvetica" w:cs="Helvetica"/>
                      <w:b/>
                      <w:color w:val="000000"/>
                      <w:sz w:val="22"/>
                      <w:szCs w:val="22"/>
                    </w:rPr>
                  </w:rPrChange>
                </w:rPr>
                <w:t>0.60 (0.40, 0.91)</w:t>
              </w:r>
            </w:ins>
            <w:del w:id="1775" w:author="Mooney, Fintan" w:date="2026-01-12T16:25:00Z" w16du:dateUtc="2026-01-12T21:25:00Z">
              <w:r w:rsidRPr="00A41E56" w:rsidDel="00C062AE">
                <w:rPr>
                  <w:rFonts w:ascii="Calibri" w:eastAsia="Helvetica" w:hAnsi="Calibri" w:cs="Calibri"/>
                  <w:b/>
                  <w:color w:val="000000"/>
                  <w:sz w:val="22"/>
                  <w:szCs w:val="22"/>
                </w:rPr>
                <w:delText>0.62 (0.41, 0.92)</w:delText>
              </w:r>
            </w:del>
          </w:p>
        </w:tc>
        <w:tc>
          <w:tcPr>
            <w:tcW w:w="18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1F62D9" w14:textId="19C34B32" w:rsidR="00A41E56" w:rsidRPr="00A41E56" w:rsidRDefault="00A41E56" w:rsidP="00A41E56">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ins w:id="1776" w:author="Mooney, Fintan" w:date="2026-01-14T17:32:00Z" w16du:dateUtc="2026-01-14T22:32:00Z">
              <w:r w:rsidRPr="00A41E56">
                <w:rPr>
                  <w:rFonts w:ascii="Calibri" w:eastAsia="Helvetica" w:hAnsi="Calibri" w:cs="Calibri"/>
                  <w:b/>
                  <w:color w:val="000000"/>
                  <w:sz w:val="22"/>
                  <w:szCs w:val="22"/>
                  <w:rPrChange w:id="1777" w:author="Mooney, Fintan" w:date="2026-01-14T17:32:00Z" w16du:dateUtc="2026-01-14T22:32:00Z">
                    <w:rPr>
                      <w:rFonts w:ascii="Helvetica" w:eastAsia="Helvetica" w:hAnsi="Helvetica" w:cs="Helvetica"/>
                      <w:b/>
                      <w:color w:val="000000"/>
                      <w:sz w:val="22"/>
                      <w:szCs w:val="22"/>
                    </w:rPr>
                  </w:rPrChange>
                </w:rPr>
                <w:t>0.69 (0.52, 0.91)</w:t>
              </w:r>
            </w:ins>
            <w:del w:id="1778" w:author="Mooney, Fintan" w:date="2026-01-12T16:25:00Z" w16du:dateUtc="2026-01-12T21:25:00Z">
              <w:r w:rsidRPr="00A41E56" w:rsidDel="00C062AE">
                <w:rPr>
                  <w:rFonts w:ascii="Calibri" w:eastAsia="Helvetica" w:hAnsi="Calibri" w:cs="Calibri"/>
                  <w:b/>
                  <w:color w:val="000000"/>
                  <w:sz w:val="22"/>
                  <w:szCs w:val="22"/>
                </w:rPr>
                <w:delText>0.70 (0.54, 0.93)</w:delText>
              </w:r>
            </w:del>
          </w:p>
        </w:tc>
        <w:tc>
          <w:tcPr>
            <w:tcW w:w="18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1FE617" w14:textId="4EACB2CB" w:rsidR="00A41E56" w:rsidRPr="00A41E56" w:rsidRDefault="00A41E56" w:rsidP="00A41E56">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ins w:id="1779" w:author="Mooney, Fintan" w:date="2026-01-14T17:32:00Z" w16du:dateUtc="2026-01-14T22:32:00Z">
              <w:r w:rsidRPr="00A41E56">
                <w:rPr>
                  <w:rFonts w:ascii="Calibri" w:eastAsia="Helvetica" w:hAnsi="Calibri" w:cs="Calibri"/>
                  <w:b/>
                  <w:color w:val="000000"/>
                  <w:sz w:val="22"/>
                  <w:szCs w:val="22"/>
                  <w:rPrChange w:id="1780" w:author="Mooney, Fintan" w:date="2026-01-14T17:32:00Z" w16du:dateUtc="2026-01-14T22:32:00Z">
                    <w:rPr>
                      <w:rFonts w:ascii="Helvetica" w:eastAsia="Helvetica" w:hAnsi="Helvetica" w:cs="Helvetica"/>
                      <w:b/>
                      <w:color w:val="000000"/>
                      <w:sz w:val="22"/>
                      <w:szCs w:val="22"/>
                    </w:rPr>
                  </w:rPrChange>
                </w:rPr>
                <w:t>0.78 (0.62, 0.99)</w:t>
              </w:r>
            </w:ins>
            <w:del w:id="1781" w:author="Mooney, Fintan" w:date="2026-01-12T16:25:00Z" w16du:dateUtc="2026-01-12T21:25:00Z">
              <w:r w:rsidRPr="00A41E56" w:rsidDel="00C062AE">
                <w:rPr>
                  <w:rFonts w:ascii="Calibri" w:eastAsia="Helvetica" w:hAnsi="Calibri" w:cs="Calibri"/>
                  <w:color w:val="000000"/>
                  <w:sz w:val="22"/>
                  <w:szCs w:val="22"/>
                </w:rPr>
                <w:delText>0.80 (0.64, 1.02)</w:delText>
              </w:r>
            </w:del>
          </w:p>
        </w:tc>
        <w:tc>
          <w:tcPr>
            <w:tcW w:w="18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CAD03A" w14:textId="78D06286" w:rsidR="00A41E56" w:rsidRPr="00A41E56" w:rsidRDefault="00A41E56" w:rsidP="00A41E56">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ins w:id="1782" w:author="Mooney, Fintan" w:date="2026-01-14T17:32:00Z" w16du:dateUtc="2026-01-14T22:32:00Z">
              <w:r w:rsidRPr="00A41E56">
                <w:rPr>
                  <w:rFonts w:ascii="Calibri" w:eastAsia="Helvetica" w:hAnsi="Calibri" w:cs="Calibri"/>
                  <w:color w:val="000000"/>
                  <w:sz w:val="22"/>
                  <w:szCs w:val="22"/>
                  <w:rPrChange w:id="1783" w:author="Mooney, Fintan" w:date="2026-01-14T17:32:00Z" w16du:dateUtc="2026-01-14T22:32:00Z">
                    <w:rPr>
                      <w:rFonts w:ascii="Helvetica" w:eastAsia="Helvetica" w:hAnsi="Helvetica" w:cs="Helvetica"/>
                      <w:color w:val="000000"/>
                      <w:sz w:val="22"/>
                      <w:szCs w:val="22"/>
                    </w:rPr>
                  </w:rPrChange>
                </w:rPr>
                <w:t>0.89 (0.66, 1.21)</w:t>
              </w:r>
            </w:ins>
            <w:del w:id="1784" w:author="Mooney, Fintan" w:date="2026-01-12T16:25:00Z" w16du:dateUtc="2026-01-12T21:25:00Z">
              <w:r w:rsidRPr="00A41E56" w:rsidDel="00C062AE">
                <w:rPr>
                  <w:rFonts w:ascii="Calibri" w:eastAsia="Helvetica" w:hAnsi="Calibri" w:cs="Calibri"/>
                  <w:color w:val="000000"/>
                  <w:sz w:val="22"/>
                  <w:szCs w:val="22"/>
                </w:rPr>
                <w:delText>0.92 (0.68, 1.25)</w:delText>
              </w:r>
            </w:del>
          </w:p>
        </w:tc>
        <w:tc>
          <w:tcPr>
            <w:tcW w:w="1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A33309" w14:textId="2FDFF456" w:rsidR="00A41E56" w:rsidRPr="00A41E56" w:rsidRDefault="00A41E56" w:rsidP="00A41E56">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ins w:id="1785" w:author="Mooney, Fintan" w:date="2026-01-14T17:32:00Z" w16du:dateUtc="2026-01-14T22:32:00Z">
              <w:r w:rsidRPr="00A41E56">
                <w:rPr>
                  <w:rFonts w:ascii="Calibri" w:eastAsia="Helvetica" w:hAnsi="Calibri" w:cs="Calibri"/>
                  <w:color w:val="000000"/>
                  <w:sz w:val="22"/>
                  <w:szCs w:val="22"/>
                  <w:rPrChange w:id="1786" w:author="Mooney, Fintan" w:date="2026-01-14T17:32:00Z" w16du:dateUtc="2026-01-14T22:32:00Z">
                    <w:rPr>
                      <w:rFonts w:ascii="Helvetica" w:eastAsia="Helvetica" w:hAnsi="Helvetica" w:cs="Helvetica"/>
                      <w:color w:val="000000"/>
                      <w:sz w:val="22"/>
                      <w:szCs w:val="22"/>
                    </w:rPr>
                  </w:rPrChange>
                </w:rPr>
                <w:t>1.02 (0.65, 1.58)</w:t>
              </w:r>
            </w:ins>
            <w:del w:id="1787" w:author="Mooney, Fintan" w:date="2026-01-12T16:25:00Z" w16du:dateUtc="2026-01-12T21:25:00Z">
              <w:r w:rsidRPr="00A41E56" w:rsidDel="00C062AE">
                <w:rPr>
                  <w:rFonts w:ascii="Calibri" w:eastAsia="Helvetica" w:hAnsi="Calibri" w:cs="Calibri"/>
                  <w:color w:val="000000"/>
                  <w:sz w:val="22"/>
                  <w:szCs w:val="22"/>
                </w:rPr>
                <w:delText>1.05 (0.68, 1.63)</w:delText>
              </w:r>
            </w:del>
          </w:p>
        </w:tc>
      </w:tr>
      <w:tr w:rsidR="00A41E56" w:rsidRPr="00B92E3E" w14:paraId="513033BB" w14:textId="77777777" w:rsidTr="00B92E3E">
        <w:trPr>
          <w:trHeight w:val="451"/>
        </w:trPr>
        <w:tc>
          <w:tcPr>
            <w:tcW w:w="23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2AE39C" w14:textId="77777777" w:rsidR="00A41E56" w:rsidRPr="00350DBD" w:rsidRDefault="00A41E56" w:rsidP="00A41E56">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r w:rsidRPr="00350DBD">
              <w:rPr>
                <w:rFonts w:ascii="Calibri" w:eastAsia="Helvetica" w:hAnsi="Calibri" w:cs="Calibri"/>
                <w:color w:val="000000"/>
                <w:sz w:val="22"/>
                <w:szCs w:val="22"/>
              </w:rPr>
              <w:t>Soil Moisture</w:t>
            </w:r>
          </w:p>
        </w:tc>
        <w:tc>
          <w:tcPr>
            <w:tcW w:w="18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6AAB71" w14:textId="3ADD6911" w:rsidR="00A41E56" w:rsidRPr="00A41E56" w:rsidRDefault="00A41E56" w:rsidP="00A41E56">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ins w:id="1788" w:author="Mooney, Fintan" w:date="2026-01-14T17:32:00Z" w16du:dateUtc="2026-01-14T22:32:00Z">
              <w:r w:rsidRPr="00A41E56">
                <w:rPr>
                  <w:rFonts w:ascii="Calibri" w:eastAsia="Helvetica" w:hAnsi="Calibri" w:cs="Calibri"/>
                  <w:color w:val="000000"/>
                  <w:sz w:val="22"/>
                  <w:szCs w:val="22"/>
                  <w:rPrChange w:id="1789" w:author="Mooney, Fintan" w:date="2026-01-14T17:32:00Z" w16du:dateUtc="2026-01-14T22:32:00Z">
                    <w:rPr>
                      <w:rFonts w:ascii="Helvetica" w:eastAsia="Helvetica" w:hAnsi="Helvetica" w:cs="Helvetica"/>
                      <w:color w:val="000000"/>
                      <w:sz w:val="22"/>
                      <w:szCs w:val="22"/>
                    </w:rPr>
                  </w:rPrChange>
                </w:rPr>
                <w:t>1.33 (0.84, 2.13)</w:t>
              </w:r>
            </w:ins>
            <w:del w:id="1790" w:author="Mooney, Fintan" w:date="2026-01-12T16:25:00Z" w16du:dateUtc="2026-01-12T21:25:00Z">
              <w:r w:rsidRPr="00A41E56" w:rsidDel="00C062AE">
                <w:rPr>
                  <w:rFonts w:ascii="Calibri" w:eastAsia="Helvetica" w:hAnsi="Calibri" w:cs="Calibri"/>
                  <w:color w:val="000000"/>
                  <w:sz w:val="22"/>
                  <w:szCs w:val="22"/>
                </w:rPr>
                <w:delText>1.24 (0.77, 1.98)</w:delText>
              </w:r>
            </w:del>
          </w:p>
        </w:tc>
        <w:tc>
          <w:tcPr>
            <w:tcW w:w="18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3FEABD" w14:textId="3D17B648" w:rsidR="00A41E56" w:rsidRPr="00A41E56" w:rsidRDefault="00A41E56" w:rsidP="00A41E56">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ins w:id="1791" w:author="Mooney, Fintan" w:date="2026-01-14T17:32:00Z" w16du:dateUtc="2026-01-14T22:32:00Z">
              <w:r w:rsidRPr="00A41E56">
                <w:rPr>
                  <w:rFonts w:ascii="Calibri" w:eastAsia="Helvetica" w:hAnsi="Calibri" w:cs="Calibri"/>
                  <w:color w:val="000000"/>
                  <w:sz w:val="22"/>
                  <w:szCs w:val="22"/>
                  <w:rPrChange w:id="1792" w:author="Mooney, Fintan" w:date="2026-01-14T17:32:00Z" w16du:dateUtc="2026-01-14T22:32:00Z">
                    <w:rPr>
                      <w:rFonts w:ascii="Helvetica" w:eastAsia="Helvetica" w:hAnsi="Helvetica" w:cs="Helvetica"/>
                      <w:color w:val="000000"/>
                      <w:sz w:val="22"/>
                      <w:szCs w:val="22"/>
                    </w:rPr>
                  </w:rPrChange>
                </w:rPr>
                <w:t>1.39 (0.95, 2.04)</w:t>
              </w:r>
            </w:ins>
            <w:del w:id="1793" w:author="Mooney, Fintan" w:date="2026-01-12T16:25:00Z" w16du:dateUtc="2026-01-12T21:25:00Z">
              <w:r w:rsidRPr="00A41E56" w:rsidDel="00C062AE">
                <w:rPr>
                  <w:rFonts w:ascii="Calibri" w:eastAsia="Helvetica" w:hAnsi="Calibri" w:cs="Calibri"/>
                  <w:color w:val="000000"/>
                  <w:sz w:val="22"/>
                  <w:szCs w:val="22"/>
                </w:rPr>
                <w:delText>1.32 (0.90, 1.94)</w:delText>
              </w:r>
            </w:del>
          </w:p>
        </w:tc>
        <w:tc>
          <w:tcPr>
            <w:tcW w:w="18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1D2295" w14:textId="38759F9E" w:rsidR="00A41E56" w:rsidRPr="00A41E56" w:rsidRDefault="00A41E56" w:rsidP="00A41E56">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ins w:id="1794" w:author="Mooney, Fintan" w:date="2026-01-14T17:32:00Z" w16du:dateUtc="2026-01-14T22:32:00Z">
              <w:r w:rsidRPr="00A41E56">
                <w:rPr>
                  <w:rFonts w:ascii="Calibri" w:eastAsia="Helvetica" w:hAnsi="Calibri" w:cs="Calibri"/>
                  <w:b/>
                  <w:color w:val="000000"/>
                  <w:sz w:val="22"/>
                  <w:szCs w:val="22"/>
                  <w:rPrChange w:id="1795" w:author="Mooney, Fintan" w:date="2026-01-14T17:32:00Z" w16du:dateUtc="2026-01-14T22:32:00Z">
                    <w:rPr>
                      <w:rFonts w:ascii="Helvetica" w:eastAsia="Helvetica" w:hAnsi="Helvetica" w:cs="Helvetica"/>
                      <w:b/>
                      <w:color w:val="000000"/>
                      <w:sz w:val="22"/>
                      <w:szCs w:val="22"/>
                    </w:rPr>
                  </w:rPrChange>
                </w:rPr>
                <w:t>1.45 (1.02, 2.05)</w:t>
              </w:r>
            </w:ins>
            <w:del w:id="1796" w:author="Mooney, Fintan" w:date="2026-01-12T16:25:00Z" w16du:dateUtc="2026-01-12T21:25:00Z">
              <w:r w:rsidRPr="00A41E56" w:rsidDel="00C062AE">
                <w:rPr>
                  <w:rFonts w:ascii="Calibri" w:eastAsia="Helvetica" w:hAnsi="Calibri" w:cs="Calibri"/>
                  <w:color w:val="000000"/>
                  <w:sz w:val="22"/>
                  <w:szCs w:val="22"/>
                </w:rPr>
                <w:delText>1.41 (0.99, 2.01)</w:delText>
              </w:r>
            </w:del>
          </w:p>
        </w:tc>
        <w:tc>
          <w:tcPr>
            <w:tcW w:w="18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C4AABD" w14:textId="30A30681" w:rsidR="00A41E56" w:rsidRPr="00A41E56" w:rsidRDefault="00A41E56" w:rsidP="00A41E56">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ins w:id="1797" w:author="Mooney, Fintan" w:date="2026-01-14T17:32:00Z" w16du:dateUtc="2026-01-14T22:32:00Z">
              <w:r w:rsidRPr="00A41E56">
                <w:rPr>
                  <w:rFonts w:ascii="Calibri" w:eastAsia="Helvetica" w:hAnsi="Calibri" w:cs="Calibri"/>
                  <w:b/>
                  <w:color w:val="000000"/>
                  <w:sz w:val="22"/>
                  <w:szCs w:val="22"/>
                  <w:rPrChange w:id="1798" w:author="Mooney, Fintan" w:date="2026-01-14T17:32:00Z" w16du:dateUtc="2026-01-14T22:32:00Z">
                    <w:rPr>
                      <w:rFonts w:ascii="Helvetica" w:eastAsia="Helvetica" w:hAnsi="Helvetica" w:cs="Helvetica"/>
                      <w:b/>
                      <w:color w:val="000000"/>
                      <w:sz w:val="22"/>
                      <w:szCs w:val="22"/>
                    </w:rPr>
                  </w:rPrChange>
                </w:rPr>
                <w:t>1.50 (1.02, 2.21)</w:t>
              </w:r>
            </w:ins>
            <w:del w:id="1799" w:author="Mooney, Fintan" w:date="2026-01-12T16:25:00Z" w16du:dateUtc="2026-01-12T21:25:00Z">
              <w:r w:rsidRPr="00A41E56" w:rsidDel="00C062AE">
                <w:rPr>
                  <w:rFonts w:ascii="Calibri" w:eastAsia="Helvetica" w:hAnsi="Calibri" w:cs="Calibri"/>
                  <w:b/>
                  <w:color w:val="000000"/>
                  <w:sz w:val="22"/>
                  <w:szCs w:val="22"/>
                </w:rPr>
                <w:delText>1.51 (1.03, 2.21)</w:delText>
              </w:r>
            </w:del>
          </w:p>
        </w:tc>
        <w:tc>
          <w:tcPr>
            <w:tcW w:w="1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D6CAD5" w14:textId="3FC451F6" w:rsidR="00A41E56" w:rsidRPr="00A41E56" w:rsidRDefault="00A41E56" w:rsidP="00A41E56">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ins w:id="1800" w:author="Mooney, Fintan" w:date="2026-01-14T17:32:00Z" w16du:dateUtc="2026-01-14T22:32:00Z">
              <w:r w:rsidRPr="00A41E56">
                <w:rPr>
                  <w:rFonts w:ascii="Calibri" w:eastAsia="Helvetica" w:hAnsi="Calibri" w:cs="Calibri"/>
                  <w:color w:val="000000"/>
                  <w:sz w:val="22"/>
                  <w:szCs w:val="22"/>
                  <w:rPrChange w:id="1801" w:author="Mooney, Fintan" w:date="2026-01-14T17:32:00Z" w16du:dateUtc="2026-01-14T22:32:00Z">
                    <w:rPr>
                      <w:rFonts w:ascii="Helvetica" w:eastAsia="Helvetica" w:hAnsi="Helvetica" w:cs="Helvetica"/>
                      <w:color w:val="000000"/>
                      <w:sz w:val="22"/>
                      <w:szCs w:val="22"/>
                    </w:rPr>
                  </w:rPrChange>
                </w:rPr>
                <w:t>1.56 (0.98, 2.49)</w:t>
              </w:r>
            </w:ins>
            <w:del w:id="1802" w:author="Mooney, Fintan" w:date="2026-01-12T16:25:00Z" w16du:dateUtc="2026-01-12T21:25:00Z">
              <w:r w:rsidRPr="00A41E56" w:rsidDel="00C062AE">
                <w:rPr>
                  <w:rFonts w:ascii="Calibri" w:eastAsia="Helvetica" w:hAnsi="Calibri" w:cs="Calibri"/>
                  <w:b/>
                  <w:color w:val="000000"/>
                  <w:sz w:val="22"/>
                  <w:szCs w:val="22"/>
                </w:rPr>
                <w:delText>1.61 (1.01, 2.57)</w:delText>
              </w:r>
            </w:del>
          </w:p>
        </w:tc>
      </w:tr>
      <w:tr w:rsidR="00A41E56" w:rsidRPr="00B92E3E" w14:paraId="6D83CB6F" w14:textId="77777777" w:rsidTr="00B92E3E">
        <w:trPr>
          <w:trHeight w:val="451"/>
        </w:trPr>
        <w:tc>
          <w:tcPr>
            <w:tcW w:w="23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3D6B6B" w14:textId="77777777" w:rsidR="00A41E56" w:rsidRPr="00350DBD" w:rsidRDefault="00A41E56" w:rsidP="00A41E56">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r w:rsidRPr="00350DBD">
              <w:rPr>
                <w:rFonts w:ascii="Calibri" w:eastAsia="Helvetica" w:hAnsi="Calibri" w:cs="Calibri"/>
                <w:color w:val="000000"/>
                <w:sz w:val="22"/>
                <w:szCs w:val="22"/>
              </w:rPr>
              <w:t>Temperature</w:t>
            </w:r>
          </w:p>
        </w:tc>
        <w:tc>
          <w:tcPr>
            <w:tcW w:w="18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4EC395" w14:textId="4F2780F1" w:rsidR="00A41E56" w:rsidRPr="00A41E56" w:rsidRDefault="00A41E56" w:rsidP="00A41E56">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ins w:id="1803" w:author="Mooney, Fintan" w:date="2026-01-14T17:32:00Z" w16du:dateUtc="2026-01-14T22:32:00Z">
              <w:r w:rsidRPr="00A41E56">
                <w:rPr>
                  <w:rFonts w:ascii="Calibri" w:eastAsia="Helvetica" w:hAnsi="Calibri" w:cs="Calibri"/>
                  <w:color w:val="000000"/>
                  <w:sz w:val="22"/>
                  <w:szCs w:val="22"/>
                  <w:rPrChange w:id="1804" w:author="Mooney, Fintan" w:date="2026-01-14T17:32:00Z" w16du:dateUtc="2026-01-14T22:32:00Z">
                    <w:rPr>
                      <w:rFonts w:ascii="Helvetica" w:eastAsia="Helvetica" w:hAnsi="Helvetica" w:cs="Helvetica"/>
                      <w:color w:val="000000"/>
                      <w:sz w:val="22"/>
                      <w:szCs w:val="22"/>
                    </w:rPr>
                  </w:rPrChange>
                </w:rPr>
                <w:t>0.75 (0.48, 1.17)</w:t>
              </w:r>
            </w:ins>
            <w:del w:id="1805" w:author="Mooney, Fintan" w:date="2026-01-12T16:25:00Z" w16du:dateUtc="2026-01-12T21:25:00Z">
              <w:r w:rsidRPr="00A41E56" w:rsidDel="00C062AE">
                <w:rPr>
                  <w:rFonts w:ascii="Calibri" w:eastAsia="Helvetica" w:hAnsi="Calibri" w:cs="Calibri"/>
                  <w:color w:val="000000"/>
                  <w:sz w:val="22"/>
                  <w:szCs w:val="22"/>
                </w:rPr>
                <w:delText>0.75 (0.48, 1.16)</w:delText>
              </w:r>
            </w:del>
          </w:p>
        </w:tc>
        <w:tc>
          <w:tcPr>
            <w:tcW w:w="18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B2118F" w14:textId="0E809B1C" w:rsidR="00A41E56" w:rsidRPr="00A41E56" w:rsidRDefault="00A41E56" w:rsidP="00A41E56">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ins w:id="1806" w:author="Mooney, Fintan" w:date="2026-01-14T17:32:00Z" w16du:dateUtc="2026-01-14T22:32:00Z">
              <w:r w:rsidRPr="00A41E56">
                <w:rPr>
                  <w:rFonts w:ascii="Calibri" w:eastAsia="Helvetica" w:hAnsi="Calibri" w:cs="Calibri"/>
                  <w:color w:val="000000"/>
                  <w:sz w:val="22"/>
                  <w:szCs w:val="22"/>
                  <w:rPrChange w:id="1807" w:author="Mooney, Fintan" w:date="2026-01-14T17:32:00Z" w16du:dateUtc="2026-01-14T22:32:00Z">
                    <w:rPr>
                      <w:rFonts w:ascii="Helvetica" w:eastAsia="Helvetica" w:hAnsi="Helvetica" w:cs="Helvetica"/>
                      <w:color w:val="000000"/>
                      <w:sz w:val="22"/>
                      <w:szCs w:val="22"/>
                    </w:rPr>
                  </w:rPrChange>
                </w:rPr>
                <w:t>0.91 (0.70, 1.18)</w:t>
              </w:r>
            </w:ins>
            <w:del w:id="1808" w:author="Mooney, Fintan" w:date="2026-01-12T16:25:00Z" w16du:dateUtc="2026-01-12T21:25:00Z">
              <w:r w:rsidRPr="00A41E56" w:rsidDel="00C062AE">
                <w:rPr>
                  <w:rFonts w:ascii="Calibri" w:eastAsia="Helvetica" w:hAnsi="Calibri" w:cs="Calibri"/>
                  <w:color w:val="000000"/>
                  <w:sz w:val="22"/>
                  <w:szCs w:val="22"/>
                </w:rPr>
                <w:delText>0.92 (0.71, 1.19)</w:delText>
              </w:r>
            </w:del>
          </w:p>
        </w:tc>
        <w:tc>
          <w:tcPr>
            <w:tcW w:w="18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585A1D" w14:textId="6CD7D42A" w:rsidR="00A41E56" w:rsidRPr="00A41E56" w:rsidRDefault="00A41E56" w:rsidP="00A41E56">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ins w:id="1809" w:author="Mooney, Fintan" w:date="2026-01-14T17:32:00Z" w16du:dateUtc="2026-01-14T22:32:00Z">
              <w:r w:rsidRPr="00A41E56">
                <w:rPr>
                  <w:rFonts w:ascii="Calibri" w:eastAsia="Helvetica" w:hAnsi="Calibri" w:cs="Calibri"/>
                  <w:color w:val="000000"/>
                  <w:sz w:val="22"/>
                  <w:szCs w:val="22"/>
                  <w:rPrChange w:id="1810" w:author="Mooney, Fintan" w:date="2026-01-14T17:32:00Z" w16du:dateUtc="2026-01-14T22:32:00Z">
                    <w:rPr>
                      <w:rFonts w:ascii="Helvetica" w:eastAsia="Helvetica" w:hAnsi="Helvetica" w:cs="Helvetica"/>
                      <w:color w:val="000000"/>
                      <w:sz w:val="22"/>
                      <w:szCs w:val="22"/>
                    </w:rPr>
                  </w:rPrChange>
                </w:rPr>
                <w:t>1.10 (0.87, 1.40)</w:t>
              </w:r>
            </w:ins>
            <w:del w:id="1811" w:author="Mooney, Fintan" w:date="2026-01-12T16:25:00Z" w16du:dateUtc="2026-01-12T21:25:00Z">
              <w:r w:rsidRPr="00A41E56" w:rsidDel="00C062AE">
                <w:rPr>
                  <w:rFonts w:ascii="Calibri" w:eastAsia="Helvetica" w:hAnsi="Calibri" w:cs="Calibri"/>
                  <w:color w:val="000000"/>
                  <w:sz w:val="22"/>
                  <w:szCs w:val="22"/>
                </w:rPr>
                <w:delText>1.13 (0.90, 1.43)</w:delText>
              </w:r>
            </w:del>
          </w:p>
        </w:tc>
        <w:tc>
          <w:tcPr>
            <w:tcW w:w="18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85E917" w14:textId="444555C2" w:rsidR="00A41E56" w:rsidRPr="00A41E56" w:rsidRDefault="00A41E56" w:rsidP="00A41E56">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ins w:id="1812" w:author="Mooney, Fintan" w:date="2026-01-14T17:32:00Z" w16du:dateUtc="2026-01-14T22:32:00Z">
              <w:r w:rsidRPr="00A41E56">
                <w:rPr>
                  <w:rFonts w:ascii="Calibri" w:eastAsia="Helvetica" w:hAnsi="Calibri" w:cs="Calibri"/>
                  <w:color w:val="000000"/>
                  <w:sz w:val="22"/>
                  <w:szCs w:val="22"/>
                  <w:rPrChange w:id="1813" w:author="Mooney, Fintan" w:date="2026-01-14T17:32:00Z" w16du:dateUtc="2026-01-14T22:32:00Z">
                    <w:rPr>
                      <w:rFonts w:ascii="Helvetica" w:eastAsia="Helvetica" w:hAnsi="Helvetica" w:cs="Helvetica"/>
                      <w:color w:val="000000"/>
                      <w:sz w:val="22"/>
                      <w:szCs w:val="22"/>
                    </w:rPr>
                  </w:rPrChange>
                </w:rPr>
                <w:t>1.34 (0.89, 2.02)</w:t>
              </w:r>
            </w:ins>
            <w:del w:id="1814" w:author="Mooney, Fintan" w:date="2026-01-12T16:25:00Z" w16du:dateUtc="2026-01-12T21:25:00Z">
              <w:r w:rsidRPr="00A41E56" w:rsidDel="00C062AE">
                <w:rPr>
                  <w:rFonts w:ascii="Calibri" w:eastAsia="Helvetica" w:hAnsi="Calibri" w:cs="Calibri"/>
                  <w:color w:val="000000"/>
                  <w:sz w:val="22"/>
                  <w:szCs w:val="22"/>
                </w:rPr>
                <w:delText>1.40 (0.93, 2.09)</w:delText>
              </w:r>
            </w:del>
          </w:p>
        </w:tc>
        <w:tc>
          <w:tcPr>
            <w:tcW w:w="1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4C2066" w14:textId="64D7AD43" w:rsidR="00A41E56" w:rsidRPr="00A41E56" w:rsidRDefault="00A41E56" w:rsidP="00A41E56">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ins w:id="1815" w:author="Mooney, Fintan" w:date="2026-01-14T17:32:00Z" w16du:dateUtc="2026-01-14T22:32:00Z">
              <w:r w:rsidRPr="00A41E56">
                <w:rPr>
                  <w:rFonts w:ascii="Calibri" w:eastAsia="Helvetica" w:hAnsi="Calibri" w:cs="Calibri"/>
                  <w:color w:val="000000"/>
                  <w:sz w:val="22"/>
                  <w:szCs w:val="22"/>
                  <w:rPrChange w:id="1816" w:author="Mooney, Fintan" w:date="2026-01-14T17:32:00Z" w16du:dateUtc="2026-01-14T22:32:00Z">
                    <w:rPr>
                      <w:rFonts w:ascii="Helvetica" w:eastAsia="Helvetica" w:hAnsi="Helvetica" w:cs="Helvetica"/>
                      <w:color w:val="000000"/>
                      <w:sz w:val="22"/>
                      <w:szCs w:val="22"/>
                    </w:rPr>
                  </w:rPrChange>
                </w:rPr>
                <w:t>1.64 (0.87, 3.08)</w:t>
              </w:r>
            </w:ins>
            <w:del w:id="1817" w:author="Mooney, Fintan" w:date="2026-01-12T16:25:00Z" w16du:dateUtc="2026-01-12T21:25:00Z">
              <w:r w:rsidRPr="00A41E56" w:rsidDel="00C062AE">
                <w:rPr>
                  <w:rFonts w:ascii="Calibri" w:eastAsia="Helvetica" w:hAnsi="Calibri" w:cs="Calibri"/>
                  <w:color w:val="000000"/>
                  <w:sz w:val="22"/>
                  <w:szCs w:val="22"/>
                </w:rPr>
                <w:delText>1.72 (0.92, 3.20)</w:delText>
              </w:r>
            </w:del>
          </w:p>
        </w:tc>
      </w:tr>
      <w:tr w:rsidR="00A41E56" w:rsidRPr="00B92E3E" w14:paraId="557AB0DB" w14:textId="77777777" w:rsidTr="00B92E3E">
        <w:trPr>
          <w:trHeight w:val="451"/>
        </w:trPr>
        <w:tc>
          <w:tcPr>
            <w:tcW w:w="23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204E31" w14:textId="77777777" w:rsidR="00A41E56" w:rsidRPr="00350DBD" w:rsidRDefault="00A41E56" w:rsidP="00A41E56">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r w:rsidRPr="00350DBD">
              <w:rPr>
                <w:rFonts w:ascii="Calibri" w:eastAsia="Helvetica" w:hAnsi="Calibri" w:cs="Calibri"/>
                <w:color w:val="000000"/>
                <w:sz w:val="22"/>
                <w:szCs w:val="22"/>
              </w:rPr>
              <w:t>Precipitation</w:t>
            </w:r>
          </w:p>
        </w:tc>
        <w:tc>
          <w:tcPr>
            <w:tcW w:w="18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64AB29" w14:textId="58570550" w:rsidR="00A41E56" w:rsidRPr="00A41E56" w:rsidRDefault="00A41E56" w:rsidP="00A41E56">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ins w:id="1818" w:author="Mooney, Fintan" w:date="2026-01-14T17:32:00Z" w16du:dateUtc="2026-01-14T22:32:00Z">
              <w:r w:rsidRPr="00A41E56">
                <w:rPr>
                  <w:rFonts w:ascii="Calibri" w:eastAsia="Helvetica" w:hAnsi="Calibri" w:cs="Calibri"/>
                  <w:b/>
                  <w:color w:val="000000"/>
                  <w:sz w:val="22"/>
                  <w:szCs w:val="22"/>
                  <w:rPrChange w:id="1819" w:author="Mooney, Fintan" w:date="2026-01-14T17:32:00Z" w16du:dateUtc="2026-01-14T22:32:00Z">
                    <w:rPr>
                      <w:rFonts w:ascii="Helvetica" w:eastAsia="Helvetica" w:hAnsi="Helvetica" w:cs="Helvetica"/>
                      <w:b/>
                      <w:color w:val="000000"/>
                      <w:sz w:val="22"/>
                      <w:szCs w:val="22"/>
                    </w:rPr>
                  </w:rPrChange>
                </w:rPr>
                <w:t>0.57 (0.39, 0.84)</w:t>
              </w:r>
            </w:ins>
            <w:del w:id="1820" w:author="Mooney, Fintan" w:date="2026-01-12T16:25:00Z" w16du:dateUtc="2026-01-12T21:25:00Z">
              <w:r w:rsidRPr="00A41E56" w:rsidDel="00C062AE">
                <w:rPr>
                  <w:rFonts w:ascii="Calibri" w:eastAsia="Helvetica" w:hAnsi="Calibri" w:cs="Calibri"/>
                  <w:b/>
                  <w:color w:val="000000"/>
                  <w:sz w:val="22"/>
                  <w:szCs w:val="22"/>
                </w:rPr>
                <w:delText>0.57 (0.39, 0.83)</w:delText>
              </w:r>
            </w:del>
          </w:p>
        </w:tc>
        <w:tc>
          <w:tcPr>
            <w:tcW w:w="18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06F307" w14:textId="7D55888A" w:rsidR="00A41E56" w:rsidRPr="00A41E56" w:rsidRDefault="00A41E56" w:rsidP="00A41E56">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ins w:id="1821" w:author="Mooney, Fintan" w:date="2026-01-14T17:32:00Z" w16du:dateUtc="2026-01-14T22:32:00Z">
              <w:r w:rsidRPr="00A41E56">
                <w:rPr>
                  <w:rFonts w:ascii="Calibri" w:eastAsia="Helvetica" w:hAnsi="Calibri" w:cs="Calibri"/>
                  <w:b/>
                  <w:color w:val="000000"/>
                  <w:sz w:val="22"/>
                  <w:szCs w:val="22"/>
                  <w:rPrChange w:id="1822" w:author="Mooney, Fintan" w:date="2026-01-14T17:32:00Z" w16du:dateUtc="2026-01-14T22:32:00Z">
                    <w:rPr>
                      <w:rFonts w:ascii="Helvetica" w:eastAsia="Helvetica" w:hAnsi="Helvetica" w:cs="Helvetica"/>
                      <w:b/>
                      <w:color w:val="000000"/>
                      <w:sz w:val="22"/>
                      <w:szCs w:val="22"/>
                    </w:rPr>
                  </w:rPrChange>
                </w:rPr>
                <w:t>0.64 (0.48, 0.87)</w:t>
              </w:r>
            </w:ins>
            <w:del w:id="1823" w:author="Mooney, Fintan" w:date="2026-01-12T16:25:00Z" w16du:dateUtc="2026-01-12T21:25:00Z">
              <w:r w:rsidRPr="00A41E56" w:rsidDel="00C062AE">
                <w:rPr>
                  <w:rFonts w:ascii="Calibri" w:eastAsia="Helvetica" w:hAnsi="Calibri" w:cs="Calibri"/>
                  <w:b/>
                  <w:color w:val="000000"/>
                  <w:sz w:val="22"/>
                  <w:szCs w:val="22"/>
                </w:rPr>
                <w:delText>0.64 (0.47, 0.87)</w:delText>
              </w:r>
            </w:del>
          </w:p>
        </w:tc>
        <w:tc>
          <w:tcPr>
            <w:tcW w:w="18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A610AF" w14:textId="785E3994" w:rsidR="00A41E56" w:rsidRPr="00A41E56" w:rsidRDefault="00A41E56" w:rsidP="00A41E56">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ins w:id="1824" w:author="Mooney, Fintan" w:date="2026-01-14T17:32:00Z" w16du:dateUtc="2026-01-14T22:32:00Z">
              <w:r w:rsidRPr="00A41E56">
                <w:rPr>
                  <w:rFonts w:ascii="Calibri" w:eastAsia="Helvetica" w:hAnsi="Calibri" w:cs="Calibri"/>
                  <w:b/>
                  <w:color w:val="000000"/>
                  <w:sz w:val="22"/>
                  <w:szCs w:val="22"/>
                  <w:rPrChange w:id="1825" w:author="Mooney, Fintan" w:date="2026-01-14T17:32:00Z" w16du:dateUtc="2026-01-14T22:32:00Z">
                    <w:rPr>
                      <w:rFonts w:ascii="Helvetica" w:eastAsia="Helvetica" w:hAnsi="Helvetica" w:cs="Helvetica"/>
                      <w:b/>
                      <w:color w:val="000000"/>
                      <w:sz w:val="22"/>
                      <w:szCs w:val="22"/>
                    </w:rPr>
                  </w:rPrChange>
                </w:rPr>
                <w:t>0.72 (0.57, 0.91)</w:t>
              </w:r>
            </w:ins>
            <w:del w:id="1826" w:author="Mooney, Fintan" w:date="2026-01-12T16:25:00Z" w16du:dateUtc="2026-01-12T21:25:00Z">
              <w:r w:rsidRPr="00A41E56" w:rsidDel="00C062AE">
                <w:rPr>
                  <w:rFonts w:ascii="Calibri" w:eastAsia="Helvetica" w:hAnsi="Calibri" w:cs="Calibri"/>
                  <w:b/>
                  <w:color w:val="000000"/>
                  <w:sz w:val="22"/>
                  <w:szCs w:val="22"/>
                </w:rPr>
                <w:delText>0.73 (0.57, 0.92)</w:delText>
              </w:r>
            </w:del>
          </w:p>
        </w:tc>
        <w:tc>
          <w:tcPr>
            <w:tcW w:w="18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DAEBCE" w14:textId="49552EA7" w:rsidR="00A41E56" w:rsidRPr="00A41E56" w:rsidRDefault="00A41E56" w:rsidP="00A41E56">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ins w:id="1827" w:author="Mooney, Fintan" w:date="2026-01-14T17:32:00Z" w16du:dateUtc="2026-01-14T22:32:00Z">
              <w:r w:rsidRPr="00A41E56">
                <w:rPr>
                  <w:rFonts w:ascii="Calibri" w:eastAsia="Helvetica" w:hAnsi="Calibri" w:cs="Calibri"/>
                  <w:b/>
                  <w:color w:val="000000"/>
                  <w:sz w:val="22"/>
                  <w:szCs w:val="22"/>
                  <w:rPrChange w:id="1828" w:author="Mooney, Fintan" w:date="2026-01-14T17:32:00Z" w16du:dateUtc="2026-01-14T22:32:00Z">
                    <w:rPr>
                      <w:rFonts w:ascii="Helvetica" w:eastAsia="Helvetica" w:hAnsi="Helvetica" w:cs="Helvetica"/>
                      <w:b/>
                      <w:color w:val="000000"/>
                      <w:sz w:val="22"/>
                      <w:szCs w:val="22"/>
                    </w:rPr>
                  </w:rPrChange>
                </w:rPr>
                <w:t>0.80 (0.65, 0.99)</w:t>
              </w:r>
            </w:ins>
            <w:del w:id="1829" w:author="Mooney, Fintan" w:date="2026-01-12T16:25:00Z" w16du:dateUtc="2026-01-12T21:25:00Z">
              <w:r w:rsidRPr="00A41E56" w:rsidDel="00C062AE">
                <w:rPr>
                  <w:rFonts w:ascii="Calibri" w:eastAsia="Helvetica" w:hAnsi="Calibri" w:cs="Calibri"/>
                  <w:color w:val="000000"/>
                  <w:sz w:val="22"/>
                  <w:szCs w:val="22"/>
                </w:rPr>
                <w:delText>0.82 (0.67, 1.01)</w:delText>
              </w:r>
            </w:del>
          </w:p>
        </w:tc>
        <w:tc>
          <w:tcPr>
            <w:tcW w:w="1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951CB2" w14:textId="606FA598" w:rsidR="00A41E56" w:rsidRPr="00A41E56" w:rsidRDefault="00A41E56" w:rsidP="00A41E56">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ins w:id="1830" w:author="Mooney, Fintan" w:date="2026-01-14T17:32:00Z" w16du:dateUtc="2026-01-14T22:32:00Z">
              <w:r w:rsidRPr="00A41E56">
                <w:rPr>
                  <w:rFonts w:ascii="Calibri" w:eastAsia="Helvetica" w:hAnsi="Calibri" w:cs="Calibri"/>
                  <w:color w:val="000000"/>
                  <w:sz w:val="22"/>
                  <w:szCs w:val="22"/>
                  <w:rPrChange w:id="1831" w:author="Mooney, Fintan" w:date="2026-01-14T17:32:00Z" w16du:dateUtc="2026-01-14T22:32:00Z">
                    <w:rPr>
                      <w:rFonts w:ascii="Helvetica" w:eastAsia="Helvetica" w:hAnsi="Helvetica" w:cs="Helvetica"/>
                      <w:color w:val="000000"/>
                      <w:sz w:val="22"/>
                      <w:szCs w:val="22"/>
                    </w:rPr>
                  </w:rPrChange>
                </w:rPr>
                <w:t>0.90 (0.71, 1.13)</w:t>
              </w:r>
            </w:ins>
            <w:del w:id="1832" w:author="Mooney, Fintan" w:date="2026-01-12T16:25:00Z" w16du:dateUtc="2026-01-12T21:25:00Z">
              <w:r w:rsidRPr="00A41E56" w:rsidDel="00C062AE">
                <w:rPr>
                  <w:rFonts w:ascii="Calibri" w:eastAsia="Helvetica" w:hAnsi="Calibri" w:cs="Calibri"/>
                  <w:color w:val="000000"/>
                  <w:sz w:val="22"/>
                  <w:szCs w:val="22"/>
                </w:rPr>
                <w:delText>0.93 (0.74, 1.17)</w:delText>
              </w:r>
            </w:del>
          </w:p>
        </w:tc>
      </w:tr>
      <w:tr w:rsidR="00A41E56" w:rsidRPr="00B92E3E" w14:paraId="303DC4C1" w14:textId="77777777" w:rsidTr="00B92E3E">
        <w:trPr>
          <w:trHeight w:val="472"/>
        </w:trPr>
        <w:tc>
          <w:tcPr>
            <w:tcW w:w="23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DF9361" w14:textId="77777777" w:rsidR="00A41E56" w:rsidRPr="00350DBD" w:rsidRDefault="00A41E56" w:rsidP="00A41E56">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r w:rsidRPr="00350DBD">
              <w:rPr>
                <w:rFonts w:ascii="Calibri" w:eastAsia="Helvetica" w:hAnsi="Calibri" w:cs="Calibri"/>
                <w:color w:val="000000"/>
                <w:sz w:val="22"/>
                <w:szCs w:val="22"/>
              </w:rPr>
              <w:t>Wind Speed</w:t>
            </w:r>
          </w:p>
        </w:tc>
        <w:tc>
          <w:tcPr>
            <w:tcW w:w="18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5D791" w14:textId="03BB9475" w:rsidR="00A41E56" w:rsidRPr="00A41E56" w:rsidRDefault="00A41E56" w:rsidP="00A41E56">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ins w:id="1833" w:author="Mooney, Fintan" w:date="2026-01-14T17:32:00Z" w16du:dateUtc="2026-01-14T22:32:00Z">
              <w:r w:rsidRPr="00A41E56">
                <w:rPr>
                  <w:rFonts w:ascii="Calibri" w:eastAsia="Helvetica" w:hAnsi="Calibri" w:cs="Calibri"/>
                  <w:color w:val="000000"/>
                  <w:sz w:val="22"/>
                  <w:szCs w:val="22"/>
                  <w:rPrChange w:id="1834" w:author="Mooney, Fintan" w:date="2026-01-14T17:32:00Z" w16du:dateUtc="2026-01-14T22:32:00Z">
                    <w:rPr>
                      <w:rFonts w:ascii="Helvetica" w:eastAsia="Helvetica" w:hAnsi="Helvetica" w:cs="Helvetica"/>
                      <w:color w:val="000000"/>
                      <w:sz w:val="22"/>
                      <w:szCs w:val="22"/>
                    </w:rPr>
                  </w:rPrChange>
                </w:rPr>
                <w:t>1.06 (0.85, 1.32)</w:t>
              </w:r>
            </w:ins>
            <w:del w:id="1835" w:author="Mooney, Fintan" w:date="2026-01-12T16:25:00Z" w16du:dateUtc="2026-01-12T21:25:00Z">
              <w:r w:rsidRPr="00A41E56" w:rsidDel="00C062AE">
                <w:rPr>
                  <w:rFonts w:ascii="Calibri" w:eastAsia="Helvetica" w:hAnsi="Calibri" w:cs="Calibri"/>
                  <w:color w:val="000000"/>
                  <w:sz w:val="22"/>
                  <w:szCs w:val="22"/>
                </w:rPr>
                <w:delText>1.05 (0.85, 1.30)</w:delText>
              </w:r>
            </w:del>
          </w:p>
        </w:tc>
        <w:tc>
          <w:tcPr>
            <w:tcW w:w="18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CB9BA9" w14:textId="47BA7A85" w:rsidR="00A41E56" w:rsidRPr="00A41E56" w:rsidRDefault="00A41E56" w:rsidP="00A41E56">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ins w:id="1836" w:author="Mooney, Fintan" w:date="2026-01-14T17:32:00Z" w16du:dateUtc="2026-01-14T22:32:00Z">
              <w:r w:rsidRPr="00A41E56">
                <w:rPr>
                  <w:rFonts w:ascii="Calibri" w:eastAsia="Helvetica" w:hAnsi="Calibri" w:cs="Calibri"/>
                  <w:color w:val="000000"/>
                  <w:sz w:val="22"/>
                  <w:szCs w:val="22"/>
                  <w:rPrChange w:id="1837" w:author="Mooney, Fintan" w:date="2026-01-14T17:32:00Z" w16du:dateUtc="2026-01-14T22:32:00Z">
                    <w:rPr>
                      <w:rFonts w:ascii="Helvetica" w:eastAsia="Helvetica" w:hAnsi="Helvetica" w:cs="Helvetica"/>
                      <w:color w:val="000000"/>
                      <w:sz w:val="22"/>
                      <w:szCs w:val="22"/>
                    </w:rPr>
                  </w:rPrChange>
                </w:rPr>
                <w:t>1.08 (0.89, 1.31)</w:t>
              </w:r>
            </w:ins>
            <w:del w:id="1838" w:author="Mooney, Fintan" w:date="2026-01-12T16:25:00Z" w16du:dateUtc="2026-01-12T21:25:00Z">
              <w:r w:rsidRPr="00A41E56" w:rsidDel="00C062AE">
                <w:rPr>
                  <w:rFonts w:ascii="Calibri" w:eastAsia="Helvetica" w:hAnsi="Calibri" w:cs="Calibri"/>
                  <w:color w:val="000000"/>
                  <w:sz w:val="22"/>
                  <w:szCs w:val="22"/>
                </w:rPr>
                <w:delText>1.08 (0.89, 1.31)</w:delText>
              </w:r>
            </w:del>
          </w:p>
        </w:tc>
        <w:tc>
          <w:tcPr>
            <w:tcW w:w="18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1F6EE5" w14:textId="583855EA" w:rsidR="00A41E56" w:rsidRPr="00A41E56" w:rsidRDefault="00A41E56" w:rsidP="00A41E56">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ins w:id="1839" w:author="Mooney, Fintan" w:date="2026-01-14T17:32:00Z" w16du:dateUtc="2026-01-14T22:32:00Z">
              <w:r w:rsidRPr="00A41E56">
                <w:rPr>
                  <w:rFonts w:ascii="Calibri" w:eastAsia="Helvetica" w:hAnsi="Calibri" w:cs="Calibri"/>
                  <w:color w:val="000000"/>
                  <w:sz w:val="22"/>
                  <w:szCs w:val="22"/>
                  <w:rPrChange w:id="1840" w:author="Mooney, Fintan" w:date="2026-01-14T17:32:00Z" w16du:dateUtc="2026-01-14T22:32:00Z">
                    <w:rPr>
                      <w:rFonts w:ascii="Helvetica" w:eastAsia="Helvetica" w:hAnsi="Helvetica" w:cs="Helvetica"/>
                      <w:color w:val="000000"/>
                      <w:sz w:val="22"/>
                      <w:szCs w:val="22"/>
                    </w:rPr>
                  </w:rPrChange>
                </w:rPr>
                <w:t>1.10 (0.90, 1.33)</w:t>
              </w:r>
            </w:ins>
            <w:del w:id="1841" w:author="Mooney, Fintan" w:date="2026-01-12T16:25:00Z" w16du:dateUtc="2026-01-12T21:25:00Z">
              <w:r w:rsidRPr="00A41E56" w:rsidDel="00C062AE">
                <w:rPr>
                  <w:rFonts w:ascii="Calibri" w:eastAsia="Helvetica" w:hAnsi="Calibri" w:cs="Calibri"/>
                  <w:color w:val="000000"/>
                  <w:sz w:val="22"/>
                  <w:szCs w:val="22"/>
                </w:rPr>
                <w:delText>1.11 (0.92, 1.35)</w:delText>
              </w:r>
            </w:del>
          </w:p>
        </w:tc>
        <w:tc>
          <w:tcPr>
            <w:tcW w:w="18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EE327C" w14:textId="62CDC1A4" w:rsidR="00A41E56" w:rsidRPr="00A41E56" w:rsidRDefault="00A41E56" w:rsidP="00A41E56">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ins w:id="1842" w:author="Mooney, Fintan" w:date="2026-01-14T17:32:00Z" w16du:dateUtc="2026-01-14T22:32:00Z">
              <w:r w:rsidRPr="00A41E56">
                <w:rPr>
                  <w:rFonts w:ascii="Calibri" w:eastAsia="Helvetica" w:hAnsi="Calibri" w:cs="Calibri"/>
                  <w:color w:val="000000"/>
                  <w:sz w:val="22"/>
                  <w:szCs w:val="22"/>
                  <w:rPrChange w:id="1843" w:author="Mooney, Fintan" w:date="2026-01-14T17:32:00Z" w16du:dateUtc="2026-01-14T22:32:00Z">
                    <w:rPr>
                      <w:rFonts w:ascii="Helvetica" w:eastAsia="Helvetica" w:hAnsi="Helvetica" w:cs="Helvetica"/>
                      <w:color w:val="000000"/>
                      <w:sz w:val="22"/>
                      <w:szCs w:val="22"/>
                    </w:rPr>
                  </w:rPrChange>
                </w:rPr>
                <w:t>1.12 (0.90, 1.38)</w:t>
              </w:r>
            </w:ins>
            <w:del w:id="1844" w:author="Mooney, Fintan" w:date="2026-01-12T16:25:00Z" w16du:dateUtc="2026-01-12T21:25:00Z">
              <w:r w:rsidRPr="00A41E56" w:rsidDel="00C062AE">
                <w:rPr>
                  <w:rFonts w:ascii="Calibri" w:eastAsia="Helvetica" w:hAnsi="Calibri" w:cs="Calibri"/>
                  <w:color w:val="000000"/>
                  <w:sz w:val="22"/>
                  <w:szCs w:val="22"/>
                </w:rPr>
                <w:delText>1.14 (0.93, 1.41)</w:delText>
              </w:r>
            </w:del>
          </w:p>
        </w:tc>
        <w:tc>
          <w:tcPr>
            <w:tcW w:w="1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13C372" w14:textId="052B6027" w:rsidR="00A41E56" w:rsidRPr="00A41E56" w:rsidRDefault="00A41E56" w:rsidP="00A41E56">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ins w:id="1845" w:author="Mooney, Fintan" w:date="2026-01-14T17:32:00Z" w16du:dateUtc="2026-01-14T22:32:00Z">
              <w:r w:rsidRPr="00A41E56">
                <w:rPr>
                  <w:rFonts w:ascii="Calibri" w:eastAsia="Helvetica" w:hAnsi="Calibri" w:cs="Calibri"/>
                  <w:color w:val="000000"/>
                  <w:sz w:val="22"/>
                  <w:szCs w:val="22"/>
                  <w:rPrChange w:id="1846" w:author="Mooney, Fintan" w:date="2026-01-14T17:32:00Z" w16du:dateUtc="2026-01-14T22:32:00Z">
                    <w:rPr>
                      <w:rFonts w:ascii="Helvetica" w:eastAsia="Helvetica" w:hAnsi="Helvetica" w:cs="Helvetica"/>
                      <w:color w:val="000000"/>
                      <w:sz w:val="22"/>
                      <w:szCs w:val="22"/>
                    </w:rPr>
                  </w:rPrChange>
                </w:rPr>
                <w:t>1.13 (0.89, 1.44)</w:t>
              </w:r>
            </w:ins>
            <w:del w:id="1847" w:author="Mooney, Fintan" w:date="2026-01-12T16:25:00Z" w16du:dateUtc="2026-01-12T21:25:00Z">
              <w:r w:rsidRPr="00A41E56" w:rsidDel="00C062AE">
                <w:rPr>
                  <w:rFonts w:ascii="Calibri" w:eastAsia="Helvetica" w:hAnsi="Calibri" w:cs="Calibri"/>
                  <w:color w:val="000000"/>
                  <w:sz w:val="22"/>
                  <w:szCs w:val="22"/>
                </w:rPr>
                <w:delText>1.18 (0.93, 1.50)</w:delText>
              </w:r>
            </w:del>
          </w:p>
        </w:tc>
      </w:tr>
      <w:tr w:rsidR="00A41E56" w:rsidRPr="00B92E3E" w14:paraId="0B75FD5B" w14:textId="77777777" w:rsidTr="00350DBD">
        <w:trPr>
          <w:trHeight w:val="432"/>
        </w:trPr>
        <w:tc>
          <w:tcPr>
            <w:tcW w:w="2330" w:type="dxa"/>
            <w:tcBorders>
              <w:top w:val="none" w:sz="0" w:space="0" w:color="000000"/>
              <w:left w:val="none" w:sz="0" w:space="0" w:color="000000"/>
              <w:bottom w:val="dotted" w:sz="4" w:space="0" w:color="000000"/>
              <w:right w:val="none" w:sz="0" w:space="0" w:color="000000"/>
            </w:tcBorders>
            <w:shd w:val="clear" w:color="auto" w:fill="FFFFFF"/>
            <w:tcMar>
              <w:top w:w="0" w:type="dxa"/>
              <w:left w:w="0" w:type="dxa"/>
              <w:bottom w:w="0" w:type="dxa"/>
              <w:right w:w="0" w:type="dxa"/>
            </w:tcMar>
            <w:vAlign w:val="center"/>
          </w:tcPr>
          <w:p w14:paraId="4CB1FFDF" w14:textId="77777777" w:rsidR="00A41E56" w:rsidRPr="00350DBD" w:rsidRDefault="00A41E56" w:rsidP="00A41E56">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r w:rsidRPr="00350DBD">
              <w:rPr>
                <w:rFonts w:ascii="Calibri" w:eastAsia="Helvetica" w:hAnsi="Calibri" w:cs="Calibri"/>
                <w:color w:val="000000"/>
                <w:sz w:val="22"/>
                <w:szCs w:val="22"/>
              </w:rPr>
              <w:t>Total Bird Abundance</w:t>
            </w:r>
          </w:p>
        </w:tc>
        <w:tc>
          <w:tcPr>
            <w:tcW w:w="1867" w:type="dxa"/>
            <w:tcBorders>
              <w:top w:val="none" w:sz="0" w:space="0" w:color="000000"/>
              <w:left w:val="none" w:sz="0" w:space="0" w:color="000000"/>
              <w:bottom w:val="dotted" w:sz="4" w:space="0" w:color="000000"/>
              <w:right w:val="none" w:sz="0" w:space="0" w:color="000000"/>
            </w:tcBorders>
            <w:shd w:val="clear" w:color="auto" w:fill="FFFFFF"/>
            <w:tcMar>
              <w:top w:w="0" w:type="dxa"/>
              <w:left w:w="0" w:type="dxa"/>
              <w:bottom w:w="0" w:type="dxa"/>
              <w:right w:w="0" w:type="dxa"/>
            </w:tcMar>
            <w:vAlign w:val="center"/>
          </w:tcPr>
          <w:p w14:paraId="63B1ED18" w14:textId="656CD661" w:rsidR="00A41E56" w:rsidRPr="00A41E56" w:rsidRDefault="00A41E56" w:rsidP="00A41E56">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ins w:id="1848" w:author="Mooney, Fintan" w:date="2026-01-14T17:32:00Z" w16du:dateUtc="2026-01-14T22:32:00Z">
              <w:r w:rsidRPr="00A41E56">
                <w:rPr>
                  <w:rFonts w:ascii="Calibri" w:eastAsia="Helvetica" w:hAnsi="Calibri" w:cs="Calibri"/>
                  <w:b/>
                  <w:color w:val="000000"/>
                  <w:sz w:val="22"/>
                  <w:szCs w:val="22"/>
                  <w:rPrChange w:id="1849" w:author="Mooney, Fintan" w:date="2026-01-14T17:32:00Z" w16du:dateUtc="2026-01-14T22:32:00Z">
                    <w:rPr>
                      <w:rFonts w:ascii="Helvetica" w:eastAsia="Helvetica" w:hAnsi="Helvetica" w:cs="Helvetica"/>
                      <w:b/>
                      <w:color w:val="000000"/>
                      <w:sz w:val="22"/>
                      <w:szCs w:val="22"/>
                    </w:rPr>
                  </w:rPrChange>
                </w:rPr>
                <w:t>0.54 (0.36, 0.81)</w:t>
              </w:r>
            </w:ins>
            <w:del w:id="1850" w:author="Mooney, Fintan" w:date="2026-01-12T16:25:00Z" w16du:dateUtc="2026-01-12T21:25:00Z">
              <w:r w:rsidRPr="00A41E56" w:rsidDel="00C062AE">
                <w:rPr>
                  <w:rFonts w:ascii="Calibri" w:eastAsia="Helvetica" w:hAnsi="Calibri" w:cs="Calibri"/>
                  <w:b/>
                  <w:color w:val="000000"/>
                  <w:sz w:val="22"/>
                  <w:szCs w:val="22"/>
                </w:rPr>
                <w:delText>0.54 (0.36, 0.82)</w:delText>
              </w:r>
            </w:del>
          </w:p>
        </w:tc>
        <w:tc>
          <w:tcPr>
            <w:tcW w:w="1867" w:type="dxa"/>
            <w:tcBorders>
              <w:top w:val="none" w:sz="0" w:space="0" w:color="000000"/>
              <w:left w:val="none" w:sz="0" w:space="0" w:color="000000"/>
              <w:bottom w:val="dotted" w:sz="4" w:space="0" w:color="000000"/>
              <w:right w:val="none" w:sz="0" w:space="0" w:color="000000"/>
            </w:tcBorders>
            <w:shd w:val="clear" w:color="auto" w:fill="FFFFFF"/>
            <w:tcMar>
              <w:top w:w="0" w:type="dxa"/>
              <w:left w:w="0" w:type="dxa"/>
              <w:bottom w:w="0" w:type="dxa"/>
              <w:right w:w="0" w:type="dxa"/>
            </w:tcMar>
            <w:vAlign w:val="center"/>
          </w:tcPr>
          <w:p w14:paraId="3BE19ED1" w14:textId="2F8D9B3E" w:rsidR="00A41E56" w:rsidRPr="00A41E56" w:rsidRDefault="00A41E56" w:rsidP="00A41E56">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ins w:id="1851" w:author="Mooney, Fintan" w:date="2026-01-14T17:32:00Z" w16du:dateUtc="2026-01-14T22:32:00Z">
              <w:r w:rsidRPr="00A41E56">
                <w:rPr>
                  <w:rFonts w:ascii="Calibri" w:eastAsia="Helvetica" w:hAnsi="Calibri" w:cs="Calibri"/>
                  <w:color w:val="000000"/>
                  <w:sz w:val="22"/>
                  <w:szCs w:val="22"/>
                  <w:rPrChange w:id="1852" w:author="Mooney, Fintan" w:date="2026-01-14T17:32:00Z" w16du:dateUtc="2026-01-14T22:32:00Z">
                    <w:rPr>
                      <w:rFonts w:ascii="Helvetica" w:eastAsia="Helvetica" w:hAnsi="Helvetica" w:cs="Helvetica"/>
                      <w:color w:val="000000"/>
                      <w:sz w:val="22"/>
                      <w:szCs w:val="22"/>
                    </w:rPr>
                  </w:rPrChange>
                </w:rPr>
                <w:t>0.89 (0.71, 1.12)</w:t>
              </w:r>
            </w:ins>
            <w:del w:id="1853" w:author="Mooney, Fintan" w:date="2026-01-12T16:25:00Z" w16du:dateUtc="2026-01-12T21:25:00Z">
              <w:r w:rsidRPr="00A41E56" w:rsidDel="00C062AE">
                <w:rPr>
                  <w:rFonts w:ascii="Calibri" w:eastAsia="Helvetica" w:hAnsi="Calibri" w:cs="Calibri"/>
                  <w:color w:val="000000"/>
                  <w:sz w:val="22"/>
                  <w:szCs w:val="22"/>
                </w:rPr>
                <w:delText>0.88 (0.70, 1.12)</w:delText>
              </w:r>
            </w:del>
          </w:p>
        </w:tc>
        <w:tc>
          <w:tcPr>
            <w:tcW w:w="1867" w:type="dxa"/>
            <w:tcBorders>
              <w:top w:val="none" w:sz="0" w:space="0" w:color="000000"/>
              <w:left w:val="none" w:sz="0" w:space="0" w:color="000000"/>
              <w:bottom w:val="dotted" w:sz="4" w:space="0" w:color="000000"/>
              <w:right w:val="none" w:sz="0" w:space="0" w:color="000000"/>
            </w:tcBorders>
            <w:shd w:val="clear" w:color="auto" w:fill="FFFFFF"/>
            <w:tcMar>
              <w:top w:w="0" w:type="dxa"/>
              <w:left w:w="0" w:type="dxa"/>
              <w:bottom w:w="0" w:type="dxa"/>
              <w:right w:w="0" w:type="dxa"/>
            </w:tcMar>
            <w:vAlign w:val="center"/>
          </w:tcPr>
          <w:p w14:paraId="59967D62" w14:textId="4169507A" w:rsidR="00A41E56" w:rsidRPr="00A41E56" w:rsidRDefault="00A41E56" w:rsidP="00A41E56">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ins w:id="1854" w:author="Mooney, Fintan" w:date="2026-01-14T17:32:00Z" w16du:dateUtc="2026-01-14T22:32:00Z">
              <w:r w:rsidRPr="00A41E56">
                <w:rPr>
                  <w:rFonts w:ascii="Calibri" w:eastAsia="Helvetica" w:hAnsi="Calibri" w:cs="Calibri"/>
                  <w:b/>
                  <w:color w:val="000000"/>
                  <w:sz w:val="22"/>
                  <w:szCs w:val="22"/>
                  <w:rPrChange w:id="1855" w:author="Mooney, Fintan" w:date="2026-01-14T17:32:00Z" w16du:dateUtc="2026-01-14T22:32:00Z">
                    <w:rPr>
                      <w:rFonts w:ascii="Helvetica" w:eastAsia="Helvetica" w:hAnsi="Helvetica" w:cs="Helvetica"/>
                      <w:b/>
                      <w:color w:val="000000"/>
                      <w:sz w:val="22"/>
                      <w:szCs w:val="22"/>
                    </w:rPr>
                  </w:rPrChange>
                </w:rPr>
                <w:t>1.45 (1.20, 1.75)</w:t>
              </w:r>
            </w:ins>
            <w:del w:id="1856" w:author="Mooney, Fintan" w:date="2026-01-12T16:25:00Z" w16du:dateUtc="2026-01-12T21:25:00Z">
              <w:r w:rsidRPr="00A41E56" w:rsidDel="00C062AE">
                <w:rPr>
                  <w:rFonts w:ascii="Calibri" w:eastAsia="Helvetica" w:hAnsi="Calibri" w:cs="Calibri"/>
                  <w:b/>
                  <w:color w:val="000000"/>
                  <w:sz w:val="22"/>
                  <w:szCs w:val="22"/>
                </w:rPr>
                <w:delText>1.45 (1.19, 1.76)</w:delText>
              </w:r>
            </w:del>
          </w:p>
        </w:tc>
        <w:tc>
          <w:tcPr>
            <w:tcW w:w="1867" w:type="dxa"/>
            <w:tcBorders>
              <w:top w:val="none" w:sz="0" w:space="0" w:color="000000"/>
              <w:left w:val="none" w:sz="0" w:space="0" w:color="000000"/>
              <w:bottom w:val="dotted" w:sz="4" w:space="0" w:color="000000"/>
              <w:right w:val="none" w:sz="0" w:space="0" w:color="000000"/>
            </w:tcBorders>
            <w:shd w:val="clear" w:color="auto" w:fill="FFFFFF"/>
            <w:tcMar>
              <w:top w:w="0" w:type="dxa"/>
              <w:left w:w="0" w:type="dxa"/>
              <w:bottom w:w="0" w:type="dxa"/>
              <w:right w:w="0" w:type="dxa"/>
            </w:tcMar>
            <w:vAlign w:val="center"/>
          </w:tcPr>
          <w:p w14:paraId="7D55010C" w14:textId="5E28B7D8" w:rsidR="00A41E56" w:rsidRPr="00A41E56" w:rsidRDefault="00A41E56" w:rsidP="00A41E56">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ins w:id="1857" w:author="Mooney, Fintan" w:date="2026-01-14T17:32:00Z" w16du:dateUtc="2026-01-14T22:32:00Z">
              <w:r w:rsidRPr="00A41E56">
                <w:rPr>
                  <w:rFonts w:ascii="Calibri" w:eastAsia="Helvetica" w:hAnsi="Calibri" w:cs="Calibri"/>
                  <w:b/>
                  <w:color w:val="000000"/>
                  <w:sz w:val="22"/>
                  <w:szCs w:val="22"/>
                  <w:rPrChange w:id="1858" w:author="Mooney, Fintan" w:date="2026-01-14T17:32:00Z" w16du:dateUtc="2026-01-14T22:32:00Z">
                    <w:rPr>
                      <w:rFonts w:ascii="Helvetica" w:eastAsia="Helvetica" w:hAnsi="Helvetica" w:cs="Helvetica"/>
                      <w:b/>
                      <w:color w:val="000000"/>
                      <w:sz w:val="22"/>
                      <w:szCs w:val="22"/>
                    </w:rPr>
                  </w:rPrChange>
                </w:rPr>
                <w:t>2.36 (1.69, 3.31)</w:t>
              </w:r>
            </w:ins>
            <w:del w:id="1859" w:author="Mooney, Fintan" w:date="2026-01-12T16:25:00Z" w16du:dateUtc="2026-01-12T21:25:00Z">
              <w:r w:rsidRPr="00A41E56" w:rsidDel="00C062AE">
                <w:rPr>
                  <w:rFonts w:ascii="Calibri" w:eastAsia="Helvetica" w:hAnsi="Calibri" w:cs="Calibri"/>
                  <w:b/>
                  <w:color w:val="000000"/>
                  <w:sz w:val="22"/>
                  <w:szCs w:val="22"/>
                </w:rPr>
                <w:delText>2.37 (1.67, 3.35)</w:delText>
              </w:r>
            </w:del>
          </w:p>
        </w:tc>
        <w:tc>
          <w:tcPr>
            <w:tcW w:w="1871" w:type="dxa"/>
            <w:tcBorders>
              <w:top w:val="none" w:sz="0" w:space="0" w:color="000000"/>
              <w:left w:val="none" w:sz="0" w:space="0" w:color="000000"/>
              <w:bottom w:val="dotted" w:sz="4" w:space="0" w:color="000000"/>
              <w:right w:val="none" w:sz="0" w:space="0" w:color="000000"/>
            </w:tcBorders>
            <w:shd w:val="clear" w:color="auto" w:fill="FFFFFF"/>
            <w:tcMar>
              <w:top w:w="0" w:type="dxa"/>
              <w:left w:w="0" w:type="dxa"/>
              <w:bottom w:w="0" w:type="dxa"/>
              <w:right w:w="0" w:type="dxa"/>
            </w:tcMar>
            <w:vAlign w:val="center"/>
          </w:tcPr>
          <w:p w14:paraId="41163181" w14:textId="38C5E84A" w:rsidR="00A41E56" w:rsidRPr="00A41E56" w:rsidRDefault="00A41E56" w:rsidP="00A41E56">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ins w:id="1860" w:author="Mooney, Fintan" w:date="2026-01-14T17:32:00Z" w16du:dateUtc="2026-01-14T22:32:00Z">
              <w:r w:rsidRPr="00A41E56">
                <w:rPr>
                  <w:rFonts w:ascii="Calibri" w:eastAsia="Helvetica" w:hAnsi="Calibri" w:cs="Calibri"/>
                  <w:b/>
                  <w:color w:val="000000"/>
                  <w:sz w:val="22"/>
                  <w:szCs w:val="22"/>
                  <w:rPrChange w:id="1861" w:author="Mooney, Fintan" w:date="2026-01-14T17:32:00Z" w16du:dateUtc="2026-01-14T22:32:00Z">
                    <w:rPr>
                      <w:rFonts w:ascii="Helvetica" w:eastAsia="Helvetica" w:hAnsi="Helvetica" w:cs="Helvetica"/>
                      <w:b/>
                      <w:color w:val="000000"/>
                      <w:sz w:val="22"/>
                      <w:szCs w:val="22"/>
                    </w:rPr>
                  </w:rPrChange>
                </w:rPr>
                <w:t>3.86 (2.27, 6.56)</w:t>
              </w:r>
            </w:ins>
            <w:del w:id="1862" w:author="Mooney, Fintan" w:date="2026-01-12T16:25:00Z" w16du:dateUtc="2026-01-12T21:25:00Z">
              <w:r w:rsidRPr="00A41E56" w:rsidDel="00C062AE">
                <w:rPr>
                  <w:rFonts w:ascii="Calibri" w:eastAsia="Helvetica" w:hAnsi="Calibri" w:cs="Calibri"/>
                  <w:b/>
                  <w:color w:val="000000"/>
                  <w:sz w:val="22"/>
                  <w:szCs w:val="22"/>
                </w:rPr>
                <w:delText>3.88 (2.23, 6.74)</w:delText>
              </w:r>
            </w:del>
          </w:p>
        </w:tc>
      </w:tr>
      <w:tr w:rsidR="00350DBD" w:rsidRPr="00B92E3E" w14:paraId="2A1DFE57" w14:textId="77777777" w:rsidTr="00D022A6">
        <w:trPr>
          <w:trHeight w:val="432"/>
        </w:trPr>
        <w:tc>
          <w:tcPr>
            <w:tcW w:w="2330" w:type="dxa"/>
            <w:tcBorders>
              <w:top w:val="dotted" w:sz="4" w:space="0" w:color="000000"/>
            </w:tcBorders>
            <w:shd w:val="clear" w:color="auto" w:fill="FFFFFF"/>
            <w:tcMar>
              <w:top w:w="0" w:type="dxa"/>
              <w:left w:w="0" w:type="dxa"/>
              <w:bottom w:w="0" w:type="dxa"/>
              <w:right w:w="0" w:type="dxa"/>
            </w:tcMar>
            <w:vAlign w:val="center"/>
          </w:tcPr>
          <w:p w14:paraId="4E312A43" w14:textId="77777777" w:rsidR="00350DBD" w:rsidRPr="00350DBD" w:rsidRDefault="00350DBD" w:rsidP="00350DBD">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p>
        </w:tc>
        <w:tc>
          <w:tcPr>
            <w:tcW w:w="9339" w:type="dxa"/>
            <w:gridSpan w:val="5"/>
            <w:tcBorders>
              <w:top w:val="dotted" w:sz="4" w:space="0" w:color="000000"/>
            </w:tcBorders>
            <w:shd w:val="clear" w:color="auto" w:fill="FFFFFF"/>
            <w:tcMar>
              <w:top w:w="0" w:type="dxa"/>
              <w:left w:w="0" w:type="dxa"/>
              <w:bottom w:w="0" w:type="dxa"/>
              <w:right w:w="0" w:type="dxa"/>
            </w:tcMar>
            <w:vAlign w:val="center"/>
          </w:tcPr>
          <w:p w14:paraId="35E8414D" w14:textId="63ABD535" w:rsidR="00350DBD" w:rsidRPr="00350DBD" w:rsidRDefault="00350DBD" w:rsidP="00350DBD">
            <w:pPr>
              <w:pStyle w:val="ListParagraph"/>
              <w:numPr>
                <w:ilvl w:val="0"/>
                <w:numId w:val="1"/>
              </w:numPr>
              <w:pBdr>
                <w:top w:val="none" w:sz="0" w:space="0" w:color="000000"/>
                <w:left w:val="none" w:sz="0" w:space="0" w:color="000000"/>
                <w:bottom w:val="none" w:sz="0" w:space="0" w:color="000000"/>
                <w:right w:val="none" w:sz="0" w:space="0" w:color="000000"/>
              </w:pBdr>
              <w:spacing w:before="100" w:after="100"/>
              <w:ind w:right="100"/>
              <w:jc w:val="center"/>
              <w:rPr>
                <w:rFonts w:ascii="Calibri" w:eastAsia="Helvetica" w:hAnsi="Calibri" w:cs="Calibri"/>
                <w:b/>
                <w:color w:val="000000"/>
                <w:sz w:val="22"/>
                <w:szCs w:val="22"/>
              </w:rPr>
            </w:pPr>
            <w:r w:rsidRPr="00350DBD">
              <w:rPr>
                <w:rFonts w:ascii="Calibri" w:eastAsia="Helvetica" w:hAnsi="Calibri" w:cs="Calibri"/>
                <w:b/>
                <w:color w:val="000000"/>
                <w:sz w:val="22"/>
                <w:szCs w:val="22"/>
              </w:rPr>
              <w:t>Cumulative odds ratios (95% CI)</w:t>
            </w:r>
          </w:p>
        </w:tc>
      </w:tr>
      <w:tr w:rsidR="008861A9" w:rsidRPr="00B92E3E" w14:paraId="24268055" w14:textId="77777777" w:rsidTr="00350DBD">
        <w:trPr>
          <w:trHeight w:val="432"/>
        </w:trPr>
        <w:tc>
          <w:tcPr>
            <w:tcW w:w="2330" w:type="dxa"/>
            <w:shd w:val="clear" w:color="auto" w:fill="FFFFFF"/>
            <w:tcMar>
              <w:top w:w="0" w:type="dxa"/>
              <w:left w:w="0" w:type="dxa"/>
              <w:bottom w:w="0" w:type="dxa"/>
              <w:right w:w="0" w:type="dxa"/>
            </w:tcMar>
            <w:vAlign w:val="center"/>
          </w:tcPr>
          <w:p w14:paraId="31CFB6F8" w14:textId="2514D4F5" w:rsidR="008861A9" w:rsidRPr="00350DBD" w:rsidRDefault="008861A9" w:rsidP="008861A9">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r w:rsidRPr="00350DBD">
              <w:rPr>
                <w:rFonts w:ascii="Calibri" w:eastAsia="Helvetica" w:hAnsi="Calibri" w:cs="Calibri"/>
                <w:color w:val="000000"/>
                <w:sz w:val="22"/>
                <w:szCs w:val="22"/>
              </w:rPr>
              <w:t>Surface &amp; Sub-Surface Runoff</w:t>
            </w:r>
          </w:p>
        </w:tc>
        <w:tc>
          <w:tcPr>
            <w:tcW w:w="1867" w:type="dxa"/>
            <w:shd w:val="clear" w:color="auto" w:fill="FFFFFF"/>
            <w:tcMar>
              <w:top w:w="0" w:type="dxa"/>
              <w:left w:w="0" w:type="dxa"/>
              <w:bottom w:w="0" w:type="dxa"/>
              <w:right w:w="0" w:type="dxa"/>
            </w:tcMar>
            <w:vAlign w:val="center"/>
          </w:tcPr>
          <w:p w14:paraId="08AB22B0" w14:textId="2D6574E4" w:rsidR="008861A9" w:rsidRPr="008861A9" w:rsidRDefault="008861A9" w:rsidP="008861A9">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ins w:id="1863" w:author="Mooney, Fintan" w:date="2026-01-14T17:31:00Z" w16du:dateUtc="2026-01-14T22:31:00Z">
              <w:r w:rsidRPr="008861A9">
                <w:rPr>
                  <w:rFonts w:ascii="Calibri" w:eastAsia="Helvetica" w:hAnsi="Calibri" w:cs="Calibri"/>
                  <w:b/>
                  <w:color w:val="000000"/>
                  <w:sz w:val="22"/>
                  <w:szCs w:val="22"/>
                  <w:rPrChange w:id="1864" w:author="Mooney, Fintan" w:date="2026-01-14T17:31:00Z" w16du:dateUtc="2026-01-14T22:31:00Z">
                    <w:rPr>
                      <w:rFonts w:ascii="Helvetica" w:eastAsia="Helvetica" w:hAnsi="Helvetica" w:cs="Helvetica"/>
                      <w:b/>
                      <w:color w:val="000000"/>
                      <w:sz w:val="22"/>
                      <w:szCs w:val="22"/>
                    </w:rPr>
                  </w:rPrChange>
                </w:rPr>
                <w:t>1.96 (1.34, 2.86)</w:t>
              </w:r>
            </w:ins>
            <w:del w:id="1865" w:author="Mooney, Fintan" w:date="2026-01-12T16:25:00Z" w16du:dateUtc="2026-01-12T21:25:00Z">
              <w:r w:rsidRPr="008861A9" w:rsidDel="00044246">
                <w:rPr>
                  <w:rFonts w:ascii="Calibri" w:eastAsia="Helvetica" w:hAnsi="Calibri" w:cs="Calibri"/>
                  <w:b/>
                  <w:color w:val="000000"/>
                  <w:sz w:val="22"/>
                  <w:szCs w:val="22"/>
                </w:rPr>
                <w:delText>1.98 (1.36, 2.87)</w:delText>
              </w:r>
            </w:del>
          </w:p>
        </w:tc>
        <w:tc>
          <w:tcPr>
            <w:tcW w:w="1867" w:type="dxa"/>
            <w:shd w:val="clear" w:color="auto" w:fill="FFFFFF"/>
            <w:tcMar>
              <w:top w:w="0" w:type="dxa"/>
              <w:left w:w="0" w:type="dxa"/>
              <w:bottom w:w="0" w:type="dxa"/>
              <w:right w:w="0" w:type="dxa"/>
            </w:tcMar>
            <w:vAlign w:val="center"/>
          </w:tcPr>
          <w:p w14:paraId="285E5E34" w14:textId="0CB77E74" w:rsidR="008861A9" w:rsidRPr="008861A9" w:rsidRDefault="008861A9" w:rsidP="008861A9">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ins w:id="1866" w:author="Mooney, Fintan" w:date="2026-01-14T17:31:00Z" w16du:dateUtc="2026-01-14T22:31:00Z">
              <w:r w:rsidRPr="008861A9">
                <w:rPr>
                  <w:rFonts w:ascii="Calibri" w:eastAsia="Helvetica" w:hAnsi="Calibri" w:cs="Calibri"/>
                  <w:b/>
                  <w:color w:val="000000"/>
                  <w:sz w:val="22"/>
                  <w:szCs w:val="22"/>
                  <w:rPrChange w:id="1867" w:author="Mooney, Fintan" w:date="2026-01-14T17:31:00Z" w16du:dateUtc="2026-01-14T22:31:00Z">
                    <w:rPr>
                      <w:rFonts w:ascii="Helvetica" w:eastAsia="Helvetica" w:hAnsi="Helvetica" w:cs="Helvetica"/>
                      <w:b/>
                      <w:color w:val="000000"/>
                      <w:sz w:val="22"/>
                      <w:szCs w:val="22"/>
                    </w:rPr>
                  </w:rPrChange>
                </w:rPr>
                <w:t>3.19 (1.63, 6.25)</w:t>
              </w:r>
            </w:ins>
            <w:del w:id="1868" w:author="Mooney, Fintan" w:date="2026-01-12T16:25:00Z" w16du:dateUtc="2026-01-12T21:25:00Z">
              <w:r w:rsidRPr="008861A9" w:rsidDel="00044246">
                <w:rPr>
                  <w:rFonts w:ascii="Calibri" w:eastAsia="Helvetica" w:hAnsi="Calibri" w:cs="Calibri"/>
                  <w:b/>
                  <w:color w:val="000000"/>
                  <w:sz w:val="22"/>
                  <w:szCs w:val="22"/>
                </w:rPr>
                <w:delText>3.24 (1.68, 6.27)</w:delText>
              </w:r>
            </w:del>
          </w:p>
        </w:tc>
        <w:tc>
          <w:tcPr>
            <w:tcW w:w="1867" w:type="dxa"/>
            <w:shd w:val="clear" w:color="auto" w:fill="FFFFFF"/>
            <w:tcMar>
              <w:top w:w="0" w:type="dxa"/>
              <w:left w:w="0" w:type="dxa"/>
              <w:bottom w:w="0" w:type="dxa"/>
              <w:right w:w="0" w:type="dxa"/>
            </w:tcMar>
            <w:vAlign w:val="center"/>
          </w:tcPr>
          <w:p w14:paraId="4750C76F" w14:textId="617357A4" w:rsidR="008861A9" w:rsidRPr="008861A9" w:rsidRDefault="008861A9" w:rsidP="008861A9">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ins w:id="1869" w:author="Mooney, Fintan" w:date="2026-01-14T17:31:00Z" w16du:dateUtc="2026-01-14T22:31:00Z">
              <w:r w:rsidRPr="008861A9">
                <w:rPr>
                  <w:rFonts w:ascii="Calibri" w:eastAsia="Helvetica" w:hAnsi="Calibri" w:cs="Calibri"/>
                  <w:b/>
                  <w:color w:val="000000"/>
                  <w:sz w:val="22"/>
                  <w:szCs w:val="22"/>
                  <w:rPrChange w:id="1870" w:author="Mooney, Fintan" w:date="2026-01-14T17:31:00Z" w16du:dateUtc="2026-01-14T22:31:00Z">
                    <w:rPr>
                      <w:rFonts w:ascii="Helvetica" w:eastAsia="Helvetica" w:hAnsi="Helvetica" w:cs="Helvetica"/>
                      <w:b/>
                      <w:color w:val="000000"/>
                      <w:sz w:val="22"/>
                      <w:szCs w:val="22"/>
                    </w:rPr>
                  </w:rPrChange>
                </w:rPr>
                <w:t>4.34 (1.80, 10.49)</w:t>
              </w:r>
            </w:ins>
            <w:del w:id="1871" w:author="Mooney, Fintan" w:date="2026-01-12T16:25:00Z" w16du:dateUtc="2026-01-12T21:25:00Z">
              <w:r w:rsidRPr="008861A9" w:rsidDel="00044246">
                <w:rPr>
                  <w:rFonts w:ascii="Calibri" w:eastAsia="Helvetica" w:hAnsi="Calibri" w:cs="Calibri"/>
                  <w:b/>
                  <w:color w:val="000000"/>
                  <w:sz w:val="22"/>
                  <w:szCs w:val="22"/>
                </w:rPr>
                <w:delText>4.43 (1.86, 10.51)</w:delText>
              </w:r>
            </w:del>
          </w:p>
        </w:tc>
        <w:tc>
          <w:tcPr>
            <w:tcW w:w="1867" w:type="dxa"/>
            <w:shd w:val="clear" w:color="auto" w:fill="FFFFFF"/>
            <w:tcMar>
              <w:top w:w="0" w:type="dxa"/>
              <w:left w:w="0" w:type="dxa"/>
              <w:bottom w:w="0" w:type="dxa"/>
              <w:right w:w="0" w:type="dxa"/>
            </w:tcMar>
            <w:vAlign w:val="center"/>
          </w:tcPr>
          <w:p w14:paraId="00FFBF4D" w14:textId="1951C6AF" w:rsidR="008861A9" w:rsidRPr="008861A9" w:rsidRDefault="008861A9" w:rsidP="008861A9">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ins w:id="1872" w:author="Mooney, Fintan" w:date="2026-01-14T17:31:00Z" w16du:dateUtc="2026-01-14T22:31:00Z">
              <w:r w:rsidRPr="008861A9">
                <w:rPr>
                  <w:rFonts w:ascii="Calibri" w:eastAsia="Helvetica" w:hAnsi="Calibri" w:cs="Calibri"/>
                  <w:b/>
                  <w:color w:val="000000"/>
                  <w:sz w:val="22"/>
                  <w:szCs w:val="22"/>
                  <w:rPrChange w:id="1873" w:author="Mooney, Fintan" w:date="2026-01-14T17:31:00Z" w16du:dateUtc="2026-01-14T22:31:00Z">
                    <w:rPr>
                      <w:rFonts w:ascii="Helvetica" w:eastAsia="Helvetica" w:hAnsi="Helvetica" w:cs="Helvetica"/>
                      <w:b/>
                      <w:color w:val="000000"/>
                      <w:sz w:val="22"/>
                      <w:szCs w:val="22"/>
                    </w:rPr>
                  </w:rPrChange>
                </w:rPr>
                <w:t>4.93 (1.77, 13.76)</w:t>
              </w:r>
            </w:ins>
            <w:del w:id="1874" w:author="Mooney, Fintan" w:date="2026-01-12T16:25:00Z" w16du:dateUtc="2026-01-12T21:25:00Z">
              <w:r w:rsidRPr="008861A9" w:rsidDel="00044246">
                <w:rPr>
                  <w:rFonts w:ascii="Calibri" w:eastAsia="Helvetica" w:hAnsi="Calibri" w:cs="Calibri"/>
                  <w:b/>
                  <w:color w:val="000000"/>
                  <w:sz w:val="22"/>
                  <w:szCs w:val="22"/>
                </w:rPr>
                <w:delText>5.02 (1.84, 13.71)</w:delText>
              </w:r>
            </w:del>
          </w:p>
        </w:tc>
        <w:tc>
          <w:tcPr>
            <w:tcW w:w="1871" w:type="dxa"/>
            <w:shd w:val="clear" w:color="auto" w:fill="FFFFFF"/>
            <w:tcMar>
              <w:top w:w="0" w:type="dxa"/>
              <w:left w:w="0" w:type="dxa"/>
              <w:bottom w:w="0" w:type="dxa"/>
              <w:right w:w="0" w:type="dxa"/>
            </w:tcMar>
            <w:vAlign w:val="center"/>
          </w:tcPr>
          <w:p w14:paraId="6E5A9582" w14:textId="3C35F734" w:rsidR="008861A9" w:rsidRPr="008861A9" w:rsidRDefault="008861A9" w:rsidP="008861A9">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ins w:id="1875" w:author="Mooney, Fintan" w:date="2026-01-14T17:31:00Z" w16du:dateUtc="2026-01-14T22:31:00Z">
              <w:r w:rsidRPr="008861A9">
                <w:rPr>
                  <w:rFonts w:ascii="Calibri" w:eastAsia="Helvetica" w:hAnsi="Calibri" w:cs="Calibri"/>
                  <w:b/>
                  <w:color w:val="000000"/>
                  <w:sz w:val="22"/>
                  <w:szCs w:val="22"/>
                  <w:rPrChange w:id="1876" w:author="Mooney, Fintan" w:date="2026-01-14T17:31:00Z" w16du:dateUtc="2026-01-14T22:31:00Z">
                    <w:rPr>
                      <w:rFonts w:ascii="Helvetica" w:eastAsia="Helvetica" w:hAnsi="Helvetica" w:cs="Helvetica"/>
                      <w:b/>
                      <w:color w:val="000000"/>
                      <w:sz w:val="22"/>
                      <w:szCs w:val="22"/>
                    </w:rPr>
                  </w:rPrChange>
                </w:rPr>
                <w:t>4.66 (1.51, 14.45)</w:t>
              </w:r>
            </w:ins>
            <w:del w:id="1877" w:author="Mooney, Fintan" w:date="2026-01-12T16:25:00Z" w16du:dateUtc="2026-01-12T21:25:00Z">
              <w:r w:rsidRPr="008861A9" w:rsidDel="00044246">
                <w:rPr>
                  <w:rFonts w:ascii="Calibri" w:eastAsia="Helvetica" w:hAnsi="Calibri" w:cs="Calibri"/>
                  <w:b/>
                  <w:color w:val="000000"/>
                  <w:sz w:val="22"/>
                  <w:szCs w:val="22"/>
                </w:rPr>
                <w:delText>4.73 (1.57, 14.27)</w:delText>
              </w:r>
            </w:del>
          </w:p>
        </w:tc>
      </w:tr>
      <w:tr w:rsidR="008861A9" w:rsidRPr="00B92E3E" w14:paraId="52149151" w14:textId="77777777" w:rsidTr="00350DBD">
        <w:trPr>
          <w:trHeight w:val="432"/>
        </w:trPr>
        <w:tc>
          <w:tcPr>
            <w:tcW w:w="2330" w:type="dxa"/>
            <w:shd w:val="clear" w:color="auto" w:fill="FFFFFF"/>
            <w:tcMar>
              <w:top w:w="0" w:type="dxa"/>
              <w:left w:w="0" w:type="dxa"/>
              <w:bottom w:w="0" w:type="dxa"/>
              <w:right w:w="0" w:type="dxa"/>
            </w:tcMar>
            <w:vAlign w:val="center"/>
          </w:tcPr>
          <w:p w14:paraId="6CA58FCD" w14:textId="2F69F0C9" w:rsidR="008861A9" w:rsidRPr="00350DBD" w:rsidRDefault="008861A9" w:rsidP="008861A9">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r w:rsidRPr="00350DBD">
              <w:rPr>
                <w:rFonts w:ascii="Calibri" w:eastAsia="Helvetica" w:hAnsi="Calibri" w:cs="Calibri"/>
                <w:color w:val="000000"/>
                <w:sz w:val="22"/>
                <w:szCs w:val="22"/>
              </w:rPr>
              <w:t>Snow Density</w:t>
            </w:r>
          </w:p>
        </w:tc>
        <w:tc>
          <w:tcPr>
            <w:tcW w:w="1867" w:type="dxa"/>
            <w:shd w:val="clear" w:color="auto" w:fill="FFFFFF"/>
            <w:tcMar>
              <w:top w:w="0" w:type="dxa"/>
              <w:left w:w="0" w:type="dxa"/>
              <w:bottom w:w="0" w:type="dxa"/>
              <w:right w:w="0" w:type="dxa"/>
            </w:tcMar>
            <w:vAlign w:val="center"/>
          </w:tcPr>
          <w:p w14:paraId="268A8A1C" w14:textId="6641F70E" w:rsidR="008861A9" w:rsidRPr="008861A9" w:rsidRDefault="008861A9" w:rsidP="008861A9">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ins w:id="1878" w:author="Mooney, Fintan" w:date="2026-01-14T17:31:00Z" w16du:dateUtc="2026-01-14T22:31:00Z">
              <w:r w:rsidRPr="008861A9">
                <w:rPr>
                  <w:rFonts w:ascii="Calibri" w:eastAsia="Helvetica" w:hAnsi="Calibri" w:cs="Calibri"/>
                  <w:b/>
                  <w:color w:val="000000"/>
                  <w:sz w:val="22"/>
                  <w:szCs w:val="22"/>
                  <w:rPrChange w:id="1879" w:author="Mooney, Fintan" w:date="2026-01-14T17:31:00Z" w16du:dateUtc="2026-01-14T22:31:00Z">
                    <w:rPr>
                      <w:rFonts w:ascii="Helvetica" w:eastAsia="Helvetica" w:hAnsi="Helvetica" w:cs="Helvetica"/>
                      <w:b/>
                      <w:color w:val="000000"/>
                      <w:sz w:val="22"/>
                      <w:szCs w:val="22"/>
                    </w:rPr>
                  </w:rPrChange>
                </w:rPr>
                <w:t>0.60 (0.40, 0.91)</w:t>
              </w:r>
            </w:ins>
            <w:del w:id="1880" w:author="Mooney, Fintan" w:date="2026-01-12T16:25:00Z" w16du:dateUtc="2026-01-12T21:25:00Z">
              <w:r w:rsidRPr="008861A9" w:rsidDel="00044246">
                <w:rPr>
                  <w:rFonts w:ascii="Calibri" w:eastAsia="Helvetica" w:hAnsi="Calibri" w:cs="Calibri"/>
                  <w:b/>
                  <w:color w:val="000000"/>
                  <w:sz w:val="22"/>
                  <w:szCs w:val="22"/>
                </w:rPr>
                <w:delText>0.62 (0.41, 0.92)</w:delText>
              </w:r>
            </w:del>
          </w:p>
        </w:tc>
        <w:tc>
          <w:tcPr>
            <w:tcW w:w="1867" w:type="dxa"/>
            <w:shd w:val="clear" w:color="auto" w:fill="FFFFFF"/>
            <w:tcMar>
              <w:top w:w="0" w:type="dxa"/>
              <w:left w:w="0" w:type="dxa"/>
              <w:bottom w:w="0" w:type="dxa"/>
              <w:right w:w="0" w:type="dxa"/>
            </w:tcMar>
            <w:vAlign w:val="center"/>
          </w:tcPr>
          <w:p w14:paraId="2BE11789" w14:textId="714245A4" w:rsidR="008861A9" w:rsidRPr="008861A9" w:rsidRDefault="008861A9" w:rsidP="008861A9">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ins w:id="1881" w:author="Mooney, Fintan" w:date="2026-01-14T17:31:00Z" w16du:dateUtc="2026-01-14T22:31:00Z">
              <w:r w:rsidRPr="008861A9">
                <w:rPr>
                  <w:rFonts w:ascii="Calibri" w:eastAsia="Helvetica" w:hAnsi="Calibri" w:cs="Calibri"/>
                  <w:b/>
                  <w:color w:val="000000"/>
                  <w:sz w:val="22"/>
                  <w:szCs w:val="22"/>
                  <w:rPrChange w:id="1882" w:author="Mooney, Fintan" w:date="2026-01-14T17:31:00Z" w16du:dateUtc="2026-01-14T22:31:00Z">
                    <w:rPr>
                      <w:rFonts w:ascii="Helvetica" w:eastAsia="Helvetica" w:hAnsi="Helvetica" w:cs="Helvetica"/>
                      <w:b/>
                      <w:color w:val="000000"/>
                      <w:sz w:val="22"/>
                      <w:szCs w:val="22"/>
                    </w:rPr>
                  </w:rPrChange>
                </w:rPr>
                <w:t>0.41 (0.21, 0.81)</w:t>
              </w:r>
            </w:ins>
            <w:del w:id="1883" w:author="Mooney, Fintan" w:date="2026-01-12T16:25:00Z" w16du:dateUtc="2026-01-12T21:25:00Z">
              <w:r w:rsidRPr="008861A9" w:rsidDel="00044246">
                <w:rPr>
                  <w:rFonts w:ascii="Calibri" w:eastAsia="Helvetica" w:hAnsi="Calibri" w:cs="Calibri"/>
                  <w:b/>
                  <w:color w:val="000000"/>
                  <w:sz w:val="22"/>
                  <w:szCs w:val="22"/>
                </w:rPr>
                <w:delText>0.44 (0.22, 0.84)</w:delText>
              </w:r>
            </w:del>
          </w:p>
        </w:tc>
        <w:tc>
          <w:tcPr>
            <w:tcW w:w="1867" w:type="dxa"/>
            <w:shd w:val="clear" w:color="auto" w:fill="FFFFFF"/>
            <w:tcMar>
              <w:top w:w="0" w:type="dxa"/>
              <w:left w:w="0" w:type="dxa"/>
              <w:bottom w:w="0" w:type="dxa"/>
              <w:right w:w="0" w:type="dxa"/>
            </w:tcMar>
            <w:vAlign w:val="center"/>
          </w:tcPr>
          <w:p w14:paraId="7550A18E" w14:textId="5F9F69C8" w:rsidR="008861A9" w:rsidRPr="008861A9" w:rsidRDefault="008861A9" w:rsidP="008861A9">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ins w:id="1884" w:author="Mooney, Fintan" w:date="2026-01-14T17:31:00Z" w16du:dateUtc="2026-01-14T22:31:00Z">
              <w:r w:rsidRPr="008861A9">
                <w:rPr>
                  <w:rFonts w:ascii="Calibri" w:eastAsia="Helvetica" w:hAnsi="Calibri" w:cs="Calibri"/>
                  <w:b/>
                  <w:color w:val="000000"/>
                  <w:sz w:val="22"/>
                  <w:szCs w:val="22"/>
                  <w:rPrChange w:id="1885" w:author="Mooney, Fintan" w:date="2026-01-14T17:31:00Z" w16du:dateUtc="2026-01-14T22:31:00Z">
                    <w:rPr>
                      <w:rFonts w:ascii="Helvetica" w:eastAsia="Helvetica" w:hAnsi="Helvetica" w:cs="Helvetica"/>
                      <w:b/>
                      <w:color w:val="000000"/>
                      <w:sz w:val="22"/>
                      <w:szCs w:val="22"/>
                    </w:rPr>
                  </w:rPrChange>
                </w:rPr>
                <w:t>0.32 (0.14, 0.75)</w:t>
              </w:r>
            </w:ins>
            <w:del w:id="1886" w:author="Mooney, Fintan" w:date="2026-01-12T16:25:00Z" w16du:dateUtc="2026-01-12T21:25:00Z">
              <w:r w:rsidRPr="008861A9" w:rsidDel="00044246">
                <w:rPr>
                  <w:rFonts w:ascii="Calibri" w:eastAsia="Helvetica" w:hAnsi="Calibri" w:cs="Calibri"/>
                  <w:b/>
                  <w:color w:val="000000"/>
                  <w:sz w:val="22"/>
                  <w:szCs w:val="22"/>
                </w:rPr>
                <w:delText>0.35 (0.15, 0.80)</w:delText>
              </w:r>
            </w:del>
          </w:p>
        </w:tc>
        <w:tc>
          <w:tcPr>
            <w:tcW w:w="1867" w:type="dxa"/>
            <w:shd w:val="clear" w:color="auto" w:fill="FFFFFF"/>
            <w:tcMar>
              <w:top w:w="0" w:type="dxa"/>
              <w:left w:w="0" w:type="dxa"/>
              <w:bottom w:w="0" w:type="dxa"/>
              <w:right w:w="0" w:type="dxa"/>
            </w:tcMar>
            <w:vAlign w:val="center"/>
          </w:tcPr>
          <w:p w14:paraId="3152CD08" w14:textId="741D8B8D" w:rsidR="008861A9" w:rsidRPr="008861A9" w:rsidRDefault="008861A9" w:rsidP="008861A9">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ins w:id="1887" w:author="Mooney, Fintan" w:date="2026-01-14T17:31:00Z" w16du:dateUtc="2026-01-14T22:31:00Z">
              <w:r w:rsidRPr="008861A9">
                <w:rPr>
                  <w:rFonts w:ascii="Calibri" w:eastAsia="Helvetica" w:hAnsi="Calibri" w:cs="Calibri"/>
                  <w:b/>
                  <w:color w:val="000000"/>
                  <w:sz w:val="22"/>
                  <w:szCs w:val="22"/>
                  <w:rPrChange w:id="1888" w:author="Mooney, Fintan" w:date="2026-01-14T17:31:00Z" w16du:dateUtc="2026-01-14T22:31:00Z">
                    <w:rPr>
                      <w:rFonts w:ascii="Helvetica" w:eastAsia="Helvetica" w:hAnsi="Helvetica" w:cs="Helvetica"/>
                      <w:b/>
                      <w:color w:val="000000"/>
                      <w:sz w:val="22"/>
                      <w:szCs w:val="22"/>
                    </w:rPr>
                  </w:rPrChange>
                </w:rPr>
                <w:t>0.29 (0.11, 0.76)</w:t>
              </w:r>
            </w:ins>
            <w:del w:id="1889" w:author="Mooney, Fintan" w:date="2026-01-12T16:25:00Z" w16du:dateUtc="2026-01-12T21:25:00Z">
              <w:r w:rsidRPr="008861A9" w:rsidDel="00044246">
                <w:rPr>
                  <w:rFonts w:ascii="Calibri" w:eastAsia="Helvetica" w:hAnsi="Calibri" w:cs="Calibri"/>
                  <w:b/>
                  <w:color w:val="000000"/>
                  <w:sz w:val="22"/>
                  <w:szCs w:val="22"/>
                </w:rPr>
                <w:delText>0.32 (0.12, 0.84)</w:delText>
              </w:r>
            </w:del>
          </w:p>
        </w:tc>
        <w:tc>
          <w:tcPr>
            <w:tcW w:w="1871" w:type="dxa"/>
            <w:shd w:val="clear" w:color="auto" w:fill="FFFFFF"/>
            <w:tcMar>
              <w:top w:w="0" w:type="dxa"/>
              <w:left w:w="0" w:type="dxa"/>
              <w:bottom w:w="0" w:type="dxa"/>
              <w:right w:w="0" w:type="dxa"/>
            </w:tcMar>
            <w:vAlign w:val="center"/>
          </w:tcPr>
          <w:p w14:paraId="50907CE7" w14:textId="359F454E" w:rsidR="008861A9" w:rsidRPr="008861A9" w:rsidRDefault="008861A9" w:rsidP="008861A9">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ins w:id="1890" w:author="Mooney, Fintan" w:date="2026-01-14T17:31:00Z" w16du:dateUtc="2026-01-14T22:31:00Z">
              <w:r w:rsidRPr="008861A9">
                <w:rPr>
                  <w:rFonts w:ascii="Calibri" w:eastAsia="Helvetica" w:hAnsi="Calibri" w:cs="Calibri"/>
                  <w:b/>
                  <w:color w:val="000000"/>
                  <w:sz w:val="22"/>
                  <w:szCs w:val="22"/>
                  <w:rPrChange w:id="1891" w:author="Mooney, Fintan" w:date="2026-01-14T17:31:00Z" w16du:dateUtc="2026-01-14T22:31:00Z">
                    <w:rPr>
                      <w:rFonts w:ascii="Helvetica" w:eastAsia="Helvetica" w:hAnsi="Helvetica" w:cs="Helvetica"/>
                      <w:b/>
                      <w:color w:val="000000"/>
                      <w:sz w:val="22"/>
                      <w:szCs w:val="22"/>
                    </w:rPr>
                  </w:rPrChange>
                </w:rPr>
                <w:t>0.29 (0.09, 0.94)</w:t>
              </w:r>
            </w:ins>
            <w:del w:id="1892" w:author="Mooney, Fintan" w:date="2026-01-12T16:25:00Z" w16du:dateUtc="2026-01-12T21:25:00Z">
              <w:r w:rsidRPr="008861A9" w:rsidDel="00044246">
                <w:rPr>
                  <w:rFonts w:ascii="Calibri" w:eastAsia="Helvetica" w:hAnsi="Calibri" w:cs="Calibri"/>
                  <w:color w:val="000000"/>
                  <w:sz w:val="22"/>
                  <w:szCs w:val="22"/>
                </w:rPr>
                <w:delText>0.34 (0.11, 1.08)</w:delText>
              </w:r>
            </w:del>
          </w:p>
        </w:tc>
      </w:tr>
      <w:tr w:rsidR="008861A9" w:rsidRPr="00B92E3E" w14:paraId="52E6BF91" w14:textId="77777777" w:rsidTr="00350DBD">
        <w:trPr>
          <w:trHeight w:val="432"/>
        </w:trPr>
        <w:tc>
          <w:tcPr>
            <w:tcW w:w="2330" w:type="dxa"/>
            <w:shd w:val="clear" w:color="auto" w:fill="FFFFFF"/>
            <w:tcMar>
              <w:top w:w="0" w:type="dxa"/>
              <w:left w:w="0" w:type="dxa"/>
              <w:bottom w:w="0" w:type="dxa"/>
              <w:right w:w="0" w:type="dxa"/>
            </w:tcMar>
            <w:vAlign w:val="center"/>
          </w:tcPr>
          <w:p w14:paraId="17B4CFDD" w14:textId="45A4E4A7" w:rsidR="008861A9" w:rsidRPr="00350DBD" w:rsidRDefault="008861A9" w:rsidP="008861A9">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r w:rsidRPr="00350DBD">
              <w:rPr>
                <w:rFonts w:ascii="Calibri" w:eastAsia="Helvetica" w:hAnsi="Calibri" w:cs="Calibri"/>
                <w:color w:val="000000"/>
                <w:sz w:val="22"/>
                <w:szCs w:val="22"/>
              </w:rPr>
              <w:t>Soil Moisture</w:t>
            </w:r>
          </w:p>
        </w:tc>
        <w:tc>
          <w:tcPr>
            <w:tcW w:w="1867" w:type="dxa"/>
            <w:shd w:val="clear" w:color="auto" w:fill="FFFFFF"/>
            <w:tcMar>
              <w:top w:w="0" w:type="dxa"/>
              <w:left w:w="0" w:type="dxa"/>
              <w:bottom w:w="0" w:type="dxa"/>
              <w:right w:w="0" w:type="dxa"/>
            </w:tcMar>
            <w:vAlign w:val="center"/>
          </w:tcPr>
          <w:p w14:paraId="0E971327" w14:textId="3E926BE5" w:rsidR="008861A9" w:rsidRPr="008861A9" w:rsidRDefault="008861A9" w:rsidP="008861A9">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ins w:id="1893" w:author="Mooney, Fintan" w:date="2026-01-14T17:31:00Z" w16du:dateUtc="2026-01-14T22:31:00Z">
              <w:r w:rsidRPr="008861A9">
                <w:rPr>
                  <w:rFonts w:ascii="Calibri" w:eastAsia="Helvetica" w:hAnsi="Calibri" w:cs="Calibri"/>
                  <w:color w:val="000000"/>
                  <w:sz w:val="22"/>
                  <w:szCs w:val="22"/>
                  <w:rPrChange w:id="1894" w:author="Mooney, Fintan" w:date="2026-01-14T17:31:00Z" w16du:dateUtc="2026-01-14T22:31:00Z">
                    <w:rPr>
                      <w:rFonts w:ascii="Helvetica" w:eastAsia="Helvetica" w:hAnsi="Helvetica" w:cs="Helvetica"/>
                      <w:color w:val="000000"/>
                      <w:sz w:val="22"/>
                      <w:szCs w:val="22"/>
                    </w:rPr>
                  </w:rPrChange>
                </w:rPr>
                <w:t>1.33 (0.84, 2.13)</w:t>
              </w:r>
            </w:ins>
            <w:del w:id="1895" w:author="Mooney, Fintan" w:date="2026-01-12T16:25:00Z" w16du:dateUtc="2026-01-12T21:25:00Z">
              <w:r w:rsidRPr="008861A9" w:rsidDel="00044246">
                <w:rPr>
                  <w:rFonts w:ascii="Calibri" w:eastAsia="Helvetica" w:hAnsi="Calibri" w:cs="Calibri"/>
                  <w:color w:val="000000"/>
                  <w:sz w:val="22"/>
                  <w:szCs w:val="22"/>
                </w:rPr>
                <w:delText>1.24 (0.77, 1.98)</w:delText>
              </w:r>
            </w:del>
          </w:p>
        </w:tc>
        <w:tc>
          <w:tcPr>
            <w:tcW w:w="1867" w:type="dxa"/>
            <w:shd w:val="clear" w:color="auto" w:fill="FFFFFF"/>
            <w:tcMar>
              <w:top w:w="0" w:type="dxa"/>
              <w:left w:w="0" w:type="dxa"/>
              <w:bottom w:w="0" w:type="dxa"/>
              <w:right w:w="0" w:type="dxa"/>
            </w:tcMar>
            <w:vAlign w:val="center"/>
          </w:tcPr>
          <w:p w14:paraId="54C665AE" w14:textId="0C0BB51F" w:rsidR="008861A9" w:rsidRPr="008861A9" w:rsidRDefault="008861A9" w:rsidP="008861A9">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ins w:id="1896" w:author="Mooney, Fintan" w:date="2026-01-14T17:31:00Z" w16du:dateUtc="2026-01-14T22:31:00Z">
              <w:r w:rsidRPr="008861A9">
                <w:rPr>
                  <w:rFonts w:ascii="Calibri" w:eastAsia="Helvetica" w:hAnsi="Calibri" w:cs="Calibri"/>
                  <w:color w:val="000000"/>
                  <w:sz w:val="22"/>
                  <w:szCs w:val="22"/>
                  <w:rPrChange w:id="1897" w:author="Mooney, Fintan" w:date="2026-01-14T17:31:00Z" w16du:dateUtc="2026-01-14T22:31:00Z">
                    <w:rPr>
                      <w:rFonts w:ascii="Helvetica" w:eastAsia="Helvetica" w:hAnsi="Helvetica" w:cs="Helvetica"/>
                      <w:color w:val="000000"/>
                      <w:sz w:val="22"/>
                      <w:szCs w:val="22"/>
                    </w:rPr>
                  </w:rPrChange>
                </w:rPr>
                <w:t>1.85 (0.80, 4.30)</w:t>
              </w:r>
            </w:ins>
            <w:del w:id="1898" w:author="Mooney, Fintan" w:date="2026-01-12T16:25:00Z" w16du:dateUtc="2026-01-12T21:25:00Z">
              <w:r w:rsidRPr="008861A9" w:rsidDel="00044246">
                <w:rPr>
                  <w:rFonts w:ascii="Calibri" w:eastAsia="Helvetica" w:hAnsi="Calibri" w:cs="Calibri"/>
                  <w:color w:val="000000"/>
                  <w:sz w:val="22"/>
                  <w:szCs w:val="22"/>
                </w:rPr>
                <w:delText>1.63 (0.70, 3.81)</w:delText>
              </w:r>
            </w:del>
          </w:p>
        </w:tc>
        <w:tc>
          <w:tcPr>
            <w:tcW w:w="1867" w:type="dxa"/>
            <w:shd w:val="clear" w:color="auto" w:fill="FFFFFF"/>
            <w:tcMar>
              <w:top w:w="0" w:type="dxa"/>
              <w:left w:w="0" w:type="dxa"/>
              <w:bottom w:w="0" w:type="dxa"/>
              <w:right w:w="0" w:type="dxa"/>
            </w:tcMar>
            <w:vAlign w:val="center"/>
          </w:tcPr>
          <w:p w14:paraId="5A37ABFC" w14:textId="2B23F922" w:rsidR="008861A9" w:rsidRPr="008861A9" w:rsidRDefault="008861A9" w:rsidP="008861A9">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ins w:id="1899" w:author="Mooney, Fintan" w:date="2026-01-14T17:31:00Z" w16du:dateUtc="2026-01-14T22:31:00Z">
              <w:r w:rsidRPr="008861A9">
                <w:rPr>
                  <w:rFonts w:ascii="Calibri" w:eastAsia="Helvetica" w:hAnsi="Calibri" w:cs="Calibri"/>
                  <w:color w:val="000000"/>
                  <w:sz w:val="22"/>
                  <w:szCs w:val="22"/>
                  <w:rPrChange w:id="1900" w:author="Mooney, Fintan" w:date="2026-01-14T17:31:00Z" w16du:dateUtc="2026-01-14T22:31:00Z">
                    <w:rPr>
                      <w:rFonts w:ascii="Helvetica" w:eastAsia="Helvetica" w:hAnsi="Helvetica" w:cs="Helvetica"/>
                      <w:color w:val="000000"/>
                      <w:sz w:val="22"/>
                      <w:szCs w:val="22"/>
                    </w:rPr>
                  </w:rPrChange>
                </w:rPr>
                <w:t>2.68 (0.85, 8.47)</w:t>
              </w:r>
            </w:ins>
            <w:del w:id="1901" w:author="Mooney, Fintan" w:date="2026-01-12T16:25:00Z" w16du:dateUtc="2026-01-12T21:25:00Z">
              <w:r w:rsidRPr="008861A9" w:rsidDel="00044246">
                <w:rPr>
                  <w:rFonts w:ascii="Calibri" w:eastAsia="Helvetica" w:hAnsi="Calibri" w:cs="Calibri"/>
                  <w:color w:val="000000"/>
                  <w:sz w:val="22"/>
                  <w:szCs w:val="22"/>
                </w:rPr>
                <w:delText>2.31 (0.73, 7.34)</w:delText>
              </w:r>
            </w:del>
          </w:p>
        </w:tc>
        <w:tc>
          <w:tcPr>
            <w:tcW w:w="1867" w:type="dxa"/>
            <w:shd w:val="clear" w:color="auto" w:fill="FFFFFF"/>
            <w:tcMar>
              <w:top w:w="0" w:type="dxa"/>
              <w:left w:w="0" w:type="dxa"/>
              <w:bottom w:w="0" w:type="dxa"/>
              <w:right w:w="0" w:type="dxa"/>
            </w:tcMar>
            <w:vAlign w:val="center"/>
          </w:tcPr>
          <w:p w14:paraId="24CDD258" w14:textId="4B3A66C8" w:rsidR="008861A9" w:rsidRPr="008861A9" w:rsidRDefault="008861A9" w:rsidP="008861A9">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ins w:id="1902" w:author="Mooney, Fintan" w:date="2026-01-14T17:31:00Z" w16du:dateUtc="2026-01-14T22:31:00Z">
              <w:r w:rsidRPr="008861A9">
                <w:rPr>
                  <w:rFonts w:ascii="Calibri" w:eastAsia="Helvetica" w:hAnsi="Calibri" w:cs="Calibri"/>
                  <w:color w:val="000000"/>
                  <w:sz w:val="22"/>
                  <w:szCs w:val="22"/>
                  <w:rPrChange w:id="1903" w:author="Mooney, Fintan" w:date="2026-01-14T17:31:00Z" w16du:dateUtc="2026-01-14T22:31:00Z">
                    <w:rPr>
                      <w:rFonts w:ascii="Helvetica" w:eastAsia="Helvetica" w:hAnsi="Helvetica" w:cs="Helvetica"/>
                      <w:color w:val="000000"/>
                      <w:sz w:val="22"/>
                      <w:szCs w:val="22"/>
                    </w:rPr>
                  </w:rPrChange>
                </w:rPr>
                <w:t>4.03 (0.95, 17.01)</w:t>
              </w:r>
            </w:ins>
            <w:del w:id="1904" w:author="Mooney, Fintan" w:date="2026-01-12T16:25:00Z" w16du:dateUtc="2026-01-12T21:25:00Z">
              <w:r w:rsidRPr="008861A9" w:rsidDel="00044246">
                <w:rPr>
                  <w:rFonts w:ascii="Calibri" w:eastAsia="Helvetica" w:hAnsi="Calibri" w:cs="Calibri"/>
                  <w:color w:val="000000"/>
                  <w:sz w:val="22"/>
                  <w:szCs w:val="22"/>
                </w:rPr>
                <w:delText>3.48 (0.82, 14.77)</w:delText>
              </w:r>
            </w:del>
          </w:p>
        </w:tc>
        <w:tc>
          <w:tcPr>
            <w:tcW w:w="1871" w:type="dxa"/>
            <w:shd w:val="clear" w:color="auto" w:fill="FFFFFF"/>
            <w:tcMar>
              <w:top w:w="0" w:type="dxa"/>
              <w:left w:w="0" w:type="dxa"/>
              <w:bottom w:w="0" w:type="dxa"/>
              <w:right w:w="0" w:type="dxa"/>
            </w:tcMar>
            <w:vAlign w:val="center"/>
          </w:tcPr>
          <w:p w14:paraId="070B2DBF" w14:textId="1BB7A8AF" w:rsidR="008861A9" w:rsidRPr="008861A9" w:rsidRDefault="008861A9" w:rsidP="008861A9">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ins w:id="1905" w:author="Mooney, Fintan" w:date="2026-01-14T17:31:00Z" w16du:dateUtc="2026-01-14T22:31:00Z">
              <w:r w:rsidRPr="008861A9">
                <w:rPr>
                  <w:rFonts w:ascii="Calibri" w:eastAsia="Helvetica" w:hAnsi="Calibri" w:cs="Calibri"/>
                  <w:b/>
                  <w:color w:val="000000"/>
                  <w:sz w:val="22"/>
                  <w:szCs w:val="22"/>
                  <w:rPrChange w:id="1906" w:author="Mooney, Fintan" w:date="2026-01-14T17:31:00Z" w16du:dateUtc="2026-01-14T22:31:00Z">
                    <w:rPr>
                      <w:rFonts w:ascii="Helvetica" w:eastAsia="Helvetica" w:hAnsi="Helvetica" w:cs="Helvetica"/>
                      <w:b/>
                      <w:color w:val="000000"/>
                      <w:sz w:val="22"/>
                      <w:szCs w:val="22"/>
                    </w:rPr>
                  </w:rPrChange>
                </w:rPr>
                <w:t>6.31 (1.09, 36.59)</w:t>
              </w:r>
            </w:ins>
            <w:del w:id="1907" w:author="Mooney, Fintan" w:date="2026-01-12T16:25:00Z" w16du:dateUtc="2026-01-12T21:25:00Z">
              <w:r w:rsidRPr="008861A9" w:rsidDel="00044246">
                <w:rPr>
                  <w:rFonts w:ascii="Calibri" w:eastAsia="Helvetica" w:hAnsi="Calibri" w:cs="Calibri"/>
                  <w:color w:val="000000"/>
                  <w:sz w:val="22"/>
                  <w:szCs w:val="22"/>
                </w:rPr>
                <w:delText>5.62 (0.97, 32.65)</w:delText>
              </w:r>
            </w:del>
          </w:p>
        </w:tc>
      </w:tr>
      <w:tr w:rsidR="008861A9" w:rsidRPr="00B92E3E" w14:paraId="46802050" w14:textId="77777777" w:rsidTr="00350DBD">
        <w:trPr>
          <w:trHeight w:val="432"/>
        </w:trPr>
        <w:tc>
          <w:tcPr>
            <w:tcW w:w="2330" w:type="dxa"/>
            <w:shd w:val="clear" w:color="auto" w:fill="FFFFFF"/>
            <w:tcMar>
              <w:top w:w="0" w:type="dxa"/>
              <w:left w:w="0" w:type="dxa"/>
              <w:bottom w:w="0" w:type="dxa"/>
              <w:right w:w="0" w:type="dxa"/>
            </w:tcMar>
            <w:vAlign w:val="center"/>
          </w:tcPr>
          <w:p w14:paraId="79500CF1" w14:textId="076DA68A" w:rsidR="008861A9" w:rsidRPr="00350DBD" w:rsidRDefault="008861A9" w:rsidP="008861A9">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r w:rsidRPr="00350DBD">
              <w:rPr>
                <w:rFonts w:ascii="Calibri" w:eastAsia="Helvetica" w:hAnsi="Calibri" w:cs="Calibri"/>
                <w:color w:val="000000"/>
                <w:sz w:val="22"/>
                <w:szCs w:val="22"/>
              </w:rPr>
              <w:t>Temperature</w:t>
            </w:r>
          </w:p>
        </w:tc>
        <w:tc>
          <w:tcPr>
            <w:tcW w:w="1867" w:type="dxa"/>
            <w:shd w:val="clear" w:color="auto" w:fill="FFFFFF"/>
            <w:tcMar>
              <w:top w:w="0" w:type="dxa"/>
              <w:left w:w="0" w:type="dxa"/>
              <w:bottom w:w="0" w:type="dxa"/>
              <w:right w:w="0" w:type="dxa"/>
            </w:tcMar>
            <w:vAlign w:val="center"/>
          </w:tcPr>
          <w:p w14:paraId="0F0D6FA4" w14:textId="7392CEC2" w:rsidR="008861A9" w:rsidRPr="008861A9" w:rsidRDefault="008861A9" w:rsidP="008861A9">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ins w:id="1908" w:author="Mooney, Fintan" w:date="2026-01-14T17:31:00Z" w16du:dateUtc="2026-01-14T22:31:00Z">
              <w:r w:rsidRPr="008861A9">
                <w:rPr>
                  <w:rFonts w:ascii="Calibri" w:eastAsia="Helvetica" w:hAnsi="Calibri" w:cs="Calibri"/>
                  <w:color w:val="000000"/>
                  <w:sz w:val="22"/>
                  <w:szCs w:val="22"/>
                  <w:rPrChange w:id="1909" w:author="Mooney, Fintan" w:date="2026-01-14T17:31:00Z" w16du:dateUtc="2026-01-14T22:31:00Z">
                    <w:rPr>
                      <w:rFonts w:ascii="Helvetica" w:eastAsia="Helvetica" w:hAnsi="Helvetica" w:cs="Helvetica"/>
                      <w:color w:val="000000"/>
                      <w:sz w:val="22"/>
                      <w:szCs w:val="22"/>
                    </w:rPr>
                  </w:rPrChange>
                </w:rPr>
                <w:t>0.75 (0.48, 1.17)</w:t>
              </w:r>
            </w:ins>
            <w:del w:id="1910" w:author="Mooney, Fintan" w:date="2026-01-12T16:25:00Z" w16du:dateUtc="2026-01-12T21:25:00Z">
              <w:r w:rsidRPr="008861A9" w:rsidDel="00044246">
                <w:rPr>
                  <w:rFonts w:ascii="Calibri" w:eastAsia="Helvetica" w:hAnsi="Calibri" w:cs="Calibri"/>
                  <w:color w:val="000000"/>
                  <w:sz w:val="22"/>
                  <w:szCs w:val="22"/>
                </w:rPr>
                <w:delText>0.75 (0.48, 1.16)</w:delText>
              </w:r>
            </w:del>
          </w:p>
        </w:tc>
        <w:tc>
          <w:tcPr>
            <w:tcW w:w="1867" w:type="dxa"/>
            <w:shd w:val="clear" w:color="auto" w:fill="FFFFFF"/>
            <w:tcMar>
              <w:top w:w="0" w:type="dxa"/>
              <w:left w:w="0" w:type="dxa"/>
              <w:bottom w:w="0" w:type="dxa"/>
              <w:right w:w="0" w:type="dxa"/>
            </w:tcMar>
            <w:vAlign w:val="center"/>
          </w:tcPr>
          <w:p w14:paraId="1180A43F" w14:textId="0B8EE04A" w:rsidR="008861A9" w:rsidRPr="008861A9" w:rsidRDefault="008861A9" w:rsidP="008861A9">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ins w:id="1911" w:author="Mooney, Fintan" w:date="2026-01-14T17:31:00Z" w16du:dateUtc="2026-01-14T22:31:00Z">
              <w:r w:rsidRPr="008861A9">
                <w:rPr>
                  <w:rFonts w:ascii="Calibri" w:eastAsia="Helvetica" w:hAnsi="Calibri" w:cs="Calibri"/>
                  <w:color w:val="000000"/>
                  <w:sz w:val="22"/>
                  <w:szCs w:val="22"/>
                  <w:rPrChange w:id="1912" w:author="Mooney, Fintan" w:date="2026-01-14T17:31:00Z" w16du:dateUtc="2026-01-14T22:31:00Z">
                    <w:rPr>
                      <w:rFonts w:ascii="Helvetica" w:eastAsia="Helvetica" w:hAnsi="Helvetica" w:cs="Helvetica"/>
                      <w:color w:val="000000"/>
                      <w:sz w:val="22"/>
                      <w:szCs w:val="22"/>
                    </w:rPr>
                  </w:rPrChange>
                </w:rPr>
                <w:t>0.68 (0.34, 1.35)</w:t>
              </w:r>
            </w:ins>
            <w:del w:id="1913" w:author="Mooney, Fintan" w:date="2026-01-12T16:25:00Z" w16du:dateUtc="2026-01-12T21:25:00Z">
              <w:r w:rsidRPr="008861A9" w:rsidDel="00044246">
                <w:rPr>
                  <w:rFonts w:ascii="Calibri" w:eastAsia="Helvetica" w:hAnsi="Calibri" w:cs="Calibri"/>
                  <w:color w:val="000000"/>
                  <w:sz w:val="22"/>
                  <w:szCs w:val="22"/>
                </w:rPr>
                <w:delText>0.69 (0.35, 1.35)</w:delText>
              </w:r>
            </w:del>
          </w:p>
        </w:tc>
        <w:tc>
          <w:tcPr>
            <w:tcW w:w="1867" w:type="dxa"/>
            <w:shd w:val="clear" w:color="auto" w:fill="FFFFFF"/>
            <w:tcMar>
              <w:top w:w="0" w:type="dxa"/>
              <w:left w:w="0" w:type="dxa"/>
              <w:bottom w:w="0" w:type="dxa"/>
              <w:right w:w="0" w:type="dxa"/>
            </w:tcMar>
            <w:vAlign w:val="center"/>
          </w:tcPr>
          <w:p w14:paraId="0F29CB2C" w14:textId="273AD4C3" w:rsidR="008861A9" w:rsidRPr="008861A9" w:rsidRDefault="008861A9" w:rsidP="008861A9">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ins w:id="1914" w:author="Mooney, Fintan" w:date="2026-01-14T17:31:00Z" w16du:dateUtc="2026-01-14T22:31:00Z">
              <w:r w:rsidRPr="008861A9">
                <w:rPr>
                  <w:rFonts w:ascii="Calibri" w:eastAsia="Helvetica" w:hAnsi="Calibri" w:cs="Calibri"/>
                  <w:color w:val="000000"/>
                  <w:sz w:val="22"/>
                  <w:szCs w:val="22"/>
                  <w:rPrChange w:id="1915" w:author="Mooney, Fintan" w:date="2026-01-14T17:31:00Z" w16du:dateUtc="2026-01-14T22:31:00Z">
                    <w:rPr>
                      <w:rFonts w:ascii="Helvetica" w:eastAsia="Helvetica" w:hAnsi="Helvetica" w:cs="Helvetica"/>
                      <w:color w:val="000000"/>
                      <w:sz w:val="22"/>
                      <w:szCs w:val="22"/>
                    </w:rPr>
                  </w:rPrChange>
                </w:rPr>
                <w:t>0.75 (0.34, 1.63)</w:t>
              </w:r>
            </w:ins>
            <w:del w:id="1916" w:author="Mooney, Fintan" w:date="2026-01-12T16:25:00Z" w16du:dateUtc="2026-01-12T21:25:00Z">
              <w:r w:rsidRPr="008861A9" w:rsidDel="00044246">
                <w:rPr>
                  <w:rFonts w:ascii="Calibri" w:eastAsia="Helvetica" w:hAnsi="Calibri" w:cs="Calibri"/>
                  <w:color w:val="000000"/>
                  <w:sz w:val="22"/>
                  <w:szCs w:val="22"/>
                </w:rPr>
                <w:delText>0.78 (0.36, 1.67)</w:delText>
              </w:r>
            </w:del>
          </w:p>
        </w:tc>
        <w:tc>
          <w:tcPr>
            <w:tcW w:w="1867" w:type="dxa"/>
            <w:shd w:val="clear" w:color="auto" w:fill="FFFFFF"/>
            <w:tcMar>
              <w:top w:w="0" w:type="dxa"/>
              <w:left w:w="0" w:type="dxa"/>
              <w:bottom w:w="0" w:type="dxa"/>
              <w:right w:w="0" w:type="dxa"/>
            </w:tcMar>
            <w:vAlign w:val="center"/>
          </w:tcPr>
          <w:p w14:paraId="516418FF" w14:textId="1DC7B14C" w:rsidR="008861A9" w:rsidRPr="008861A9" w:rsidRDefault="008861A9" w:rsidP="008861A9">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ins w:id="1917" w:author="Mooney, Fintan" w:date="2026-01-14T17:31:00Z" w16du:dateUtc="2026-01-14T22:31:00Z">
              <w:r w:rsidRPr="008861A9">
                <w:rPr>
                  <w:rFonts w:ascii="Calibri" w:eastAsia="Helvetica" w:hAnsi="Calibri" w:cs="Calibri"/>
                  <w:color w:val="000000"/>
                  <w:sz w:val="22"/>
                  <w:szCs w:val="22"/>
                  <w:rPrChange w:id="1918" w:author="Mooney, Fintan" w:date="2026-01-14T17:31:00Z" w16du:dateUtc="2026-01-14T22:31:00Z">
                    <w:rPr>
                      <w:rFonts w:ascii="Helvetica" w:eastAsia="Helvetica" w:hAnsi="Helvetica" w:cs="Helvetica"/>
                      <w:color w:val="000000"/>
                      <w:sz w:val="22"/>
                      <w:szCs w:val="22"/>
                    </w:rPr>
                  </w:rPrChange>
                </w:rPr>
                <w:t>1.00 (0.43, 2.37)</w:t>
              </w:r>
            </w:ins>
            <w:del w:id="1919" w:author="Mooney, Fintan" w:date="2026-01-12T16:25:00Z" w16du:dateUtc="2026-01-12T21:25:00Z">
              <w:r w:rsidRPr="008861A9" w:rsidDel="00044246">
                <w:rPr>
                  <w:rFonts w:ascii="Calibri" w:eastAsia="Helvetica" w:hAnsi="Calibri" w:cs="Calibri"/>
                  <w:color w:val="000000"/>
                  <w:sz w:val="22"/>
                  <w:szCs w:val="22"/>
                </w:rPr>
                <w:delText>1.09 (0.47, 2.52)</w:delText>
              </w:r>
            </w:del>
          </w:p>
        </w:tc>
        <w:tc>
          <w:tcPr>
            <w:tcW w:w="1871" w:type="dxa"/>
            <w:shd w:val="clear" w:color="auto" w:fill="FFFFFF"/>
            <w:tcMar>
              <w:top w:w="0" w:type="dxa"/>
              <w:left w:w="0" w:type="dxa"/>
              <w:bottom w:w="0" w:type="dxa"/>
              <w:right w:w="0" w:type="dxa"/>
            </w:tcMar>
            <w:vAlign w:val="center"/>
          </w:tcPr>
          <w:p w14:paraId="081FC974" w14:textId="65D0E4BB" w:rsidR="008861A9" w:rsidRPr="008861A9" w:rsidRDefault="008861A9" w:rsidP="008861A9">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ins w:id="1920" w:author="Mooney, Fintan" w:date="2026-01-14T17:31:00Z" w16du:dateUtc="2026-01-14T22:31:00Z">
              <w:r w:rsidRPr="008861A9">
                <w:rPr>
                  <w:rFonts w:ascii="Calibri" w:eastAsia="Helvetica" w:hAnsi="Calibri" w:cs="Calibri"/>
                  <w:color w:val="000000"/>
                  <w:sz w:val="22"/>
                  <w:szCs w:val="22"/>
                  <w:rPrChange w:id="1921" w:author="Mooney, Fintan" w:date="2026-01-14T17:31:00Z" w16du:dateUtc="2026-01-14T22:31:00Z">
                    <w:rPr>
                      <w:rFonts w:ascii="Helvetica" w:eastAsia="Helvetica" w:hAnsi="Helvetica" w:cs="Helvetica"/>
                      <w:color w:val="000000"/>
                      <w:sz w:val="22"/>
                      <w:szCs w:val="22"/>
                    </w:rPr>
                  </w:rPrChange>
                </w:rPr>
                <w:t>1.64 (0.51, 5.35)</w:t>
              </w:r>
            </w:ins>
            <w:del w:id="1922" w:author="Mooney, Fintan" w:date="2026-01-12T16:25:00Z" w16du:dateUtc="2026-01-12T21:25:00Z">
              <w:r w:rsidRPr="008861A9" w:rsidDel="00044246">
                <w:rPr>
                  <w:rFonts w:ascii="Calibri" w:eastAsia="Helvetica" w:hAnsi="Calibri" w:cs="Calibri"/>
                  <w:color w:val="000000"/>
                  <w:sz w:val="22"/>
                  <w:szCs w:val="22"/>
                </w:rPr>
                <w:delText>1.87 (0.59, 5.96)</w:delText>
              </w:r>
            </w:del>
          </w:p>
        </w:tc>
      </w:tr>
      <w:tr w:rsidR="008861A9" w:rsidRPr="00B92E3E" w14:paraId="3C5F8C3D" w14:textId="77777777" w:rsidTr="00350DBD">
        <w:trPr>
          <w:trHeight w:val="432"/>
        </w:trPr>
        <w:tc>
          <w:tcPr>
            <w:tcW w:w="2330" w:type="dxa"/>
            <w:shd w:val="clear" w:color="auto" w:fill="FFFFFF"/>
            <w:tcMar>
              <w:top w:w="0" w:type="dxa"/>
              <w:left w:w="0" w:type="dxa"/>
              <w:bottom w:w="0" w:type="dxa"/>
              <w:right w:w="0" w:type="dxa"/>
            </w:tcMar>
            <w:vAlign w:val="center"/>
          </w:tcPr>
          <w:p w14:paraId="10507487" w14:textId="4C9D235A" w:rsidR="008861A9" w:rsidRPr="00350DBD" w:rsidRDefault="008861A9" w:rsidP="008861A9">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r w:rsidRPr="00350DBD">
              <w:rPr>
                <w:rFonts w:ascii="Calibri" w:eastAsia="Helvetica" w:hAnsi="Calibri" w:cs="Calibri"/>
                <w:color w:val="000000"/>
                <w:sz w:val="22"/>
                <w:szCs w:val="22"/>
              </w:rPr>
              <w:t>Precipitation</w:t>
            </w:r>
          </w:p>
        </w:tc>
        <w:tc>
          <w:tcPr>
            <w:tcW w:w="1867" w:type="dxa"/>
            <w:shd w:val="clear" w:color="auto" w:fill="FFFFFF"/>
            <w:tcMar>
              <w:top w:w="0" w:type="dxa"/>
              <w:left w:w="0" w:type="dxa"/>
              <w:bottom w:w="0" w:type="dxa"/>
              <w:right w:w="0" w:type="dxa"/>
            </w:tcMar>
            <w:vAlign w:val="center"/>
          </w:tcPr>
          <w:p w14:paraId="79930A6C" w14:textId="50DEB44E" w:rsidR="008861A9" w:rsidRPr="008861A9" w:rsidRDefault="008861A9" w:rsidP="008861A9">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ins w:id="1923" w:author="Mooney, Fintan" w:date="2026-01-14T17:31:00Z" w16du:dateUtc="2026-01-14T22:31:00Z">
              <w:r w:rsidRPr="008861A9">
                <w:rPr>
                  <w:rFonts w:ascii="Calibri" w:eastAsia="Helvetica" w:hAnsi="Calibri" w:cs="Calibri"/>
                  <w:b/>
                  <w:color w:val="000000"/>
                  <w:sz w:val="22"/>
                  <w:szCs w:val="22"/>
                  <w:rPrChange w:id="1924" w:author="Mooney, Fintan" w:date="2026-01-14T17:31:00Z" w16du:dateUtc="2026-01-14T22:31:00Z">
                    <w:rPr>
                      <w:rFonts w:ascii="Helvetica" w:eastAsia="Helvetica" w:hAnsi="Helvetica" w:cs="Helvetica"/>
                      <w:b/>
                      <w:color w:val="000000"/>
                      <w:sz w:val="22"/>
                      <w:szCs w:val="22"/>
                    </w:rPr>
                  </w:rPrChange>
                </w:rPr>
                <w:t>0.57 (0.39, 0.84)</w:t>
              </w:r>
            </w:ins>
            <w:del w:id="1925" w:author="Mooney, Fintan" w:date="2026-01-12T16:25:00Z" w16du:dateUtc="2026-01-12T21:25:00Z">
              <w:r w:rsidRPr="008861A9" w:rsidDel="00044246">
                <w:rPr>
                  <w:rFonts w:ascii="Calibri" w:eastAsia="Helvetica" w:hAnsi="Calibri" w:cs="Calibri"/>
                  <w:b/>
                  <w:color w:val="000000"/>
                  <w:sz w:val="22"/>
                  <w:szCs w:val="22"/>
                </w:rPr>
                <w:delText>0.57 (0.39, 0.83)</w:delText>
              </w:r>
            </w:del>
          </w:p>
        </w:tc>
        <w:tc>
          <w:tcPr>
            <w:tcW w:w="1867" w:type="dxa"/>
            <w:shd w:val="clear" w:color="auto" w:fill="FFFFFF"/>
            <w:tcMar>
              <w:top w:w="0" w:type="dxa"/>
              <w:left w:w="0" w:type="dxa"/>
              <w:bottom w:w="0" w:type="dxa"/>
              <w:right w:w="0" w:type="dxa"/>
            </w:tcMar>
            <w:vAlign w:val="center"/>
          </w:tcPr>
          <w:p w14:paraId="1903D7F5" w14:textId="4FD3E804" w:rsidR="008861A9" w:rsidRPr="008861A9" w:rsidRDefault="008861A9" w:rsidP="008861A9">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ins w:id="1926" w:author="Mooney, Fintan" w:date="2026-01-14T17:31:00Z" w16du:dateUtc="2026-01-14T22:31:00Z">
              <w:r w:rsidRPr="008861A9">
                <w:rPr>
                  <w:rFonts w:ascii="Calibri" w:eastAsia="Helvetica" w:hAnsi="Calibri" w:cs="Calibri"/>
                  <w:b/>
                  <w:color w:val="000000"/>
                  <w:sz w:val="22"/>
                  <w:szCs w:val="22"/>
                  <w:rPrChange w:id="1927" w:author="Mooney, Fintan" w:date="2026-01-14T17:31:00Z" w16du:dateUtc="2026-01-14T22:31:00Z">
                    <w:rPr>
                      <w:rFonts w:ascii="Helvetica" w:eastAsia="Helvetica" w:hAnsi="Helvetica" w:cs="Helvetica"/>
                      <w:b/>
                      <w:color w:val="000000"/>
                      <w:sz w:val="22"/>
                      <w:szCs w:val="22"/>
                    </w:rPr>
                  </w:rPrChange>
                </w:rPr>
                <w:t>0.37 (0.19, 0.73)</w:t>
              </w:r>
            </w:ins>
            <w:del w:id="1928" w:author="Mooney, Fintan" w:date="2026-01-12T16:25:00Z" w16du:dateUtc="2026-01-12T21:25:00Z">
              <w:r w:rsidRPr="008861A9" w:rsidDel="00044246">
                <w:rPr>
                  <w:rFonts w:ascii="Calibri" w:eastAsia="Helvetica" w:hAnsi="Calibri" w:cs="Calibri"/>
                  <w:b/>
                  <w:color w:val="000000"/>
                  <w:sz w:val="22"/>
                  <w:szCs w:val="22"/>
                </w:rPr>
                <w:delText>0.36 (0.18, 0.72)</w:delText>
              </w:r>
            </w:del>
          </w:p>
        </w:tc>
        <w:tc>
          <w:tcPr>
            <w:tcW w:w="1867" w:type="dxa"/>
            <w:shd w:val="clear" w:color="auto" w:fill="FFFFFF"/>
            <w:tcMar>
              <w:top w:w="0" w:type="dxa"/>
              <w:left w:w="0" w:type="dxa"/>
              <w:bottom w:w="0" w:type="dxa"/>
              <w:right w:w="0" w:type="dxa"/>
            </w:tcMar>
            <w:vAlign w:val="center"/>
          </w:tcPr>
          <w:p w14:paraId="43809C1C" w14:textId="2617B986" w:rsidR="008861A9" w:rsidRPr="008861A9" w:rsidRDefault="008861A9" w:rsidP="008861A9">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ins w:id="1929" w:author="Mooney, Fintan" w:date="2026-01-14T17:31:00Z" w16du:dateUtc="2026-01-14T22:31:00Z">
              <w:r w:rsidRPr="008861A9">
                <w:rPr>
                  <w:rFonts w:ascii="Calibri" w:eastAsia="Helvetica" w:hAnsi="Calibri" w:cs="Calibri"/>
                  <w:b/>
                  <w:color w:val="000000"/>
                  <w:sz w:val="22"/>
                  <w:szCs w:val="22"/>
                  <w:rPrChange w:id="1930" w:author="Mooney, Fintan" w:date="2026-01-14T17:31:00Z" w16du:dateUtc="2026-01-14T22:31:00Z">
                    <w:rPr>
                      <w:rFonts w:ascii="Helvetica" w:eastAsia="Helvetica" w:hAnsi="Helvetica" w:cs="Helvetica"/>
                      <w:b/>
                      <w:color w:val="000000"/>
                      <w:sz w:val="22"/>
                      <w:szCs w:val="22"/>
                    </w:rPr>
                  </w:rPrChange>
                </w:rPr>
                <w:t>0.26 (0.11, 0.65)</w:t>
              </w:r>
            </w:ins>
            <w:del w:id="1931" w:author="Mooney, Fintan" w:date="2026-01-12T16:25:00Z" w16du:dateUtc="2026-01-12T21:25:00Z">
              <w:r w:rsidRPr="008861A9" w:rsidDel="00044246">
                <w:rPr>
                  <w:rFonts w:ascii="Calibri" w:eastAsia="Helvetica" w:hAnsi="Calibri" w:cs="Calibri"/>
                  <w:b/>
                  <w:color w:val="000000"/>
                  <w:sz w:val="22"/>
                  <w:szCs w:val="22"/>
                </w:rPr>
                <w:delText>0.26 (0.11, 0.65)</w:delText>
              </w:r>
            </w:del>
          </w:p>
        </w:tc>
        <w:tc>
          <w:tcPr>
            <w:tcW w:w="1867" w:type="dxa"/>
            <w:shd w:val="clear" w:color="auto" w:fill="FFFFFF"/>
            <w:tcMar>
              <w:top w:w="0" w:type="dxa"/>
              <w:left w:w="0" w:type="dxa"/>
              <w:bottom w:w="0" w:type="dxa"/>
              <w:right w:w="0" w:type="dxa"/>
            </w:tcMar>
            <w:vAlign w:val="center"/>
          </w:tcPr>
          <w:p w14:paraId="37F1AA4D" w14:textId="48CF22F5" w:rsidR="008861A9" w:rsidRPr="008861A9" w:rsidRDefault="008861A9" w:rsidP="008861A9">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ins w:id="1932" w:author="Mooney, Fintan" w:date="2026-01-14T17:31:00Z" w16du:dateUtc="2026-01-14T22:31:00Z">
              <w:r w:rsidRPr="008861A9">
                <w:rPr>
                  <w:rFonts w:ascii="Calibri" w:eastAsia="Helvetica" w:hAnsi="Calibri" w:cs="Calibri"/>
                  <w:b/>
                  <w:color w:val="000000"/>
                  <w:sz w:val="22"/>
                  <w:szCs w:val="22"/>
                  <w:rPrChange w:id="1933" w:author="Mooney, Fintan" w:date="2026-01-14T17:31:00Z" w16du:dateUtc="2026-01-14T22:31:00Z">
                    <w:rPr>
                      <w:rFonts w:ascii="Helvetica" w:eastAsia="Helvetica" w:hAnsi="Helvetica" w:cs="Helvetica"/>
                      <w:b/>
                      <w:color w:val="000000"/>
                      <w:sz w:val="22"/>
                      <w:szCs w:val="22"/>
                    </w:rPr>
                  </w:rPrChange>
                </w:rPr>
                <w:t>0.21 (0.07, 0.61)</w:t>
              </w:r>
            </w:ins>
            <w:del w:id="1934" w:author="Mooney, Fintan" w:date="2026-01-12T16:25:00Z" w16du:dateUtc="2026-01-12T21:25:00Z">
              <w:r w:rsidRPr="008861A9" w:rsidDel="00044246">
                <w:rPr>
                  <w:rFonts w:ascii="Calibri" w:eastAsia="Helvetica" w:hAnsi="Calibri" w:cs="Calibri"/>
                  <w:b/>
                  <w:color w:val="000000"/>
                  <w:sz w:val="22"/>
                  <w:szCs w:val="22"/>
                </w:rPr>
                <w:delText>0.22 (0.08, 0.62)</w:delText>
              </w:r>
            </w:del>
          </w:p>
        </w:tc>
        <w:tc>
          <w:tcPr>
            <w:tcW w:w="1871" w:type="dxa"/>
            <w:shd w:val="clear" w:color="auto" w:fill="FFFFFF"/>
            <w:tcMar>
              <w:top w:w="0" w:type="dxa"/>
              <w:left w:w="0" w:type="dxa"/>
              <w:bottom w:w="0" w:type="dxa"/>
              <w:right w:w="0" w:type="dxa"/>
            </w:tcMar>
            <w:vAlign w:val="center"/>
          </w:tcPr>
          <w:p w14:paraId="4D1F146E" w14:textId="4F3B5042" w:rsidR="008861A9" w:rsidRPr="008861A9" w:rsidRDefault="008861A9" w:rsidP="008861A9">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ins w:id="1935" w:author="Mooney, Fintan" w:date="2026-01-14T17:31:00Z" w16du:dateUtc="2026-01-14T22:31:00Z">
              <w:r w:rsidRPr="008861A9">
                <w:rPr>
                  <w:rFonts w:ascii="Calibri" w:eastAsia="Helvetica" w:hAnsi="Calibri" w:cs="Calibri"/>
                  <w:b/>
                  <w:color w:val="000000"/>
                  <w:sz w:val="22"/>
                  <w:szCs w:val="22"/>
                  <w:rPrChange w:id="1936" w:author="Mooney, Fintan" w:date="2026-01-14T17:31:00Z" w16du:dateUtc="2026-01-14T22:31:00Z">
                    <w:rPr>
                      <w:rFonts w:ascii="Helvetica" w:eastAsia="Helvetica" w:hAnsi="Helvetica" w:cs="Helvetica"/>
                      <w:b/>
                      <w:color w:val="000000"/>
                      <w:sz w:val="22"/>
                      <w:szCs w:val="22"/>
                    </w:rPr>
                  </w:rPrChange>
                </w:rPr>
                <w:t>0.19 (0.06, 0.62)</w:t>
              </w:r>
            </w:ins>
            <w:del w:id="1937" w:author="Mooney, Fintan" w:date="2026-01-12T16:25:00Z" w16du:dateUtc="2026-01-12T21:25:00Z">
              <w:r w:rsidRPr="008861A9" w:rsidDel="00044246">
                <w:rPr>
                  <w:rFonts w:ascii="Calibri" w:eastAsia="Helvetica" w:hAnsi="Calibri" w:cs="Calibri"/>
                  <w:b/>
                  <w:color w:val="000000"/>
                  <w:sz w:val="22"/>
                  <w:szCs w:val="22"/>
                </w:rPr>
                <w:delText>0.20 (0.06, 0.65)</w:delText>
              </w:r>
            </w:del>
          </w:p>
        </w:tc>
      </w:tr>
      <w:tr w:rsidR="008861A9" w:rsidRPr="00B92E3E" w14:paraId="77A8CB23" w14:textId="77777777" w:rsidTr="00350DBD">
        <w:trPr>
          <w:trHeight w:val="432"/>
        </w:trPr>
        <w:tc>
          <w:tcPr>
            <w:tcW w:w="2330" w:type="dxa"/>
            <w:shd w:val="clear" w:color="auto" w:fill="FFFFFF"/>
            <w:tcMar>
              <w:top w:w="0" w:type="dxa"/>
              <w:left w:w="0" w:type="dxa"/>
              <w:bottom w:w="0" w:type="dxa"/>
              <w:right w:w="0" w:type="dxa"/>
            </w:tcMar>
            <w:vAlign w:val="center"/>
          </w:tcPr>
          <w:p w14:paraId="3893D68E" w14:textId="3A71E162" w:rsidR="008861A9" w:rsidRPr="00350DBD" w:rsidRDefault="008861A9" w:rsidP="008861A9">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r w:rsidRPr="00350DBD">
              <w:rPr>
                <w:rFonts w:ascii="Calibri" w:eastAsia="Helvetica" w:hAnsi="Calibri" w:cs="Calibri"/>
                <w:color w:val="000000"/>
                <w:sz w:val="22"/>
                <w:szCs w:val="22"/>
              </w:rPr>
              <w:t>Wind Speed</w:t>
            </w:r>
          </w:p>
        </w:tc>
        <w:tc>
          <w:tcPr>
            <w:tcW w:w="1867" w:type="dxa"/>
            <w:shd w:val="clear" w:color="auto" w:fill="FFFFFF"/>
            <w:tcMar>
              <w:top w:w="0" w:type="dxa"/>
              <w:left w:w="0" w:type="dxa"/>
              <w:bottom w:w="0" w:type="dxa"/>
              <w:right w:w="0" w:type="dxa"/>
            </w:tcMar>
            <w:vAlign w:val="center"/>
          </w:tcPr>
          <w:p w14:paraId="1A9AC9A0" w14:textId="0138A6F3" w:rsidR="008861A9" w:rsidRPr="008861A9" w:rsidRDefault="008861A9" w:rsidP="008861A9">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ins w:id="1938" w:author="Mooney, Fintan" w:date="2026-01-14T17:31:00Z" w16du:dateUtc="2026-01-14T22:31:00Z">
              <w:r w:rsidRPr="008861A9">
                <w:rPr>
                  <w:rFonts w:ascii="Calibri" w:eastAsia="Helvetica" w:hAnsi="Calibri" w:cs="Calibri"/>
                  <w:color w:val="000000"/>
                  <w:sz w:val="22"/>
                  <w:szCs w:val="22"/>
                  <w:rPrChange w:id="1939" w:author="Mooney, Fintan" w:date="2026-01-14T17:31:00Z" w16du:dateUtc="2026-01-14T22:31:00Z">
                    <w:rPr>
                      <w:rFonts w:ascii="Helvetica" w:eastAsia="Helvetica" w:hAnsi="Helvetica" w:cs="Helvetica"/>
                      <w:color w:val="000000"/>
                      <w:sz w:val="22"/>
                      <w:szCs w:val="22"/>
                    </w:rPr>
                  </w:rPrChange>
                </w:rPr>
                <w:t>1.06 (0.85, 1.32)</w:t>
              </w:r>
            </w:ins>
            <w:del w:id="1940" w:author="Mooney, Fintan" w:date="2026-01-12T16:25:00Z" w16du:dateUtc="2026-01-12T21:25:00Z">
              <w:r w:rsidRPr="008861A9" w:rsidDel="00044246">
                <w:rPr>
                  <w:rFonts w:ascii="Calibri" w:eastAsia="Helvetica" w:hAnsi="Calibri" w:cs="Calibri"/>
                  <w:color w:val="000000"/>
                  <w:sz w:val="22"/>
                  <w:szCs w:val="22"/>
                </w:rPr>
                <w:delText>1.05 (0.85, 1.30)</w:delText>
              </w:r>
            </w:del>
          </w:p>
        </w:tc>
        <w:tc>
          <w:tcPr>
            <w:tcW w:w="1867" w:type="dxa"/>
            <w:shd w:val="clear" w:color="auto" w:fill="FFFFFF"/>
            <w:tcMar>
              <w:top w:w="0" w:type="dxa"/>
              <w:left w:w="0" w:type="dxa"/>
              <w:bottom w:w="0" w:type="dxa"/>
              <w:right w:w="0" w:type="dxa"/>
            </w:tcMar>
            <w:vAlign w:val="center"/>
          </w:tcPr>
          <w:p w14:paraId="3F35AFE7" w14:textId="65F07876" w:rsidR="008861A9" w:rsidRPr="008861A9" w:rsidRDefault="008861A9" w:rsidP="008861A9">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ins w:id="1941" w:author="Mooney, Fintan" w:date="2026-01-14T17:31:00Z" w16du:dateUtc="2026-01-14T22:31:00Z">
              <w:r w:rsidRPr="008861A9">
                <w:rPr>
                  <w:rFonts w:ascii="Calibri" w:eastAsia="Helvetica" w:hAnsi="Calibri" w:cs="Calibri"/>
                  <w:color w:val="000000"/>
                  <w:sz w:val="22"/>
                  <w:szCs w:val="22"/>
                  <w:rPrChange w:id="1942" w:author="Mooney, Fintan" w:date="2026-01-14T17:31:00Z" w16du:dateUtc="2026-01-14T22:31:00Z">
                    <w:rPr>
                      <w:rFonts w:ascii="Helvetica" w:eastAsia="Helvetica" w:hAnsi="Helvetica" w:cs="Helvetica"/>
                      <w:color w:val="000000"/>
                      <w:sz w:val="22"/>
                      <w:szCs w:val="22"/>
                    </w:rPr>
                  </w:rPrChange>
                </w:rPr>
                <w:t>1.14 (0.76, 1.72)</w:t>
              </w:r>
            </w:ins>
            <w:del w:id="1943" w:author="Mooney, Fintan" w:date="2026-01-12T16:25:00Z" w16du:dateUtc="2026-01-12T21:25:00Z">
              <w:r w:rsidRPr="008861A9" w:rsidDel="00044246">
                <w:rPr>
                  <w:rFonts w:ascii="Calibri" w:eastAsia="Helvetica" w:hAnsi="Calibri" w:cs="Calibri"/>
                  <w:color w:val="000000"/>
                  <w:sz w:val="22"/>
                  <w:szCs w:val="22"/>
                </w:rPr>
                <w:delText>1.14 (0.76, 1.70)</w:delText>
              </w:r>
            </w:del>
          </w:p>
        </w:tc>
        <w:tc>
          <w:tcPr>
            <w:tcW w:w="1867" w:type="dxa"/>
            <w:shd w:val="clear" w:color="auto" w:fill="FFFFFF"/>
            <w:tcMar>
              <w:top w:w="0" w:type="dxa"/>
              <w:left w:w="0" w:type="dxa"/>
              <w:bottom w:w="0" w:type="dxa"/>
              <w:right w:w="0" w:type="dxa"/>
            </w:tcMar>
            <w:vAlign w:val="center"/>
          </w:tcPr>
          <w:p w14:paraId="09AA1447" w14:textId="196DBF10" w:rsidR="008861A9" w:rsidRPr="008861A9" w:rsidRDefault="008861A9" w:rsidP="008861A9">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ins w:id="1944" w:author="Mooney, Fintan" w:date="2026-01-14T17:31:00Z" w16du:dateUtc="2026-01-14T22:31:00Z">
              <w:r w:rsidRPr="008861A9">
                <w:rPr>
                  <w:rFonts w:ascii="Calibri" w:eastAsia="Helvetica" w:hAnsi="Calibri" w:cs="Calibri"/>
                  <w:color w:val="000000"/>
                  <w:sz w:val="22"/>
                  <w:szCs w:val="22"/>
                  <w:rPrChange w:id="1945" w:author="Mooney, Fintan" w:date="2026-01-14T17:31:00Z" w16du:dateUtc="2026-01-14T22:31:00Z">
                    <w:rPr>
                      <w:rFonts w:ascii="Helvetica" w:eastAsia="Helvetica" w:hAnsi="Helvetica" w:cs="Helvetica"/>
                      <w:color w:val="000000"/>
                      <w:sz w:val="22"/>
                      <w:szCs w:val="22"/>
                    </w:rPr>
                  </w:rPrChange>
                </w:rPr>
                <w:t>1.25 (0.70, 2.26)</w:t>
              </w:r>
            </w:ins>
            <w:del w:id="1946" w:author="Mooney, Fintan" w:date="2026-01-12T16:25:00Z" w16du:dateUtc="2026-01-12T21:25:00Z">
              <w:r w:rsidRPr="008861A9" w:rsidDel="00044246">
                <w:rPr>
                  <w:rFonts w:ascii="Calibri" w:eastAsia="Helvetica" w:hAnsi="Calibri" w:cs="Calibri"/>
                  <w:color w:val="000000"/>
                  <w:sz w:val="22"/>
                  <w:szCs w:val="22"/>
                </w:rPr>
                <w:delText>1.26 (0.70, 2.27)</w:delText>
              </w:r>
            </w:del>
          </w:p>
        </w:tc>
        <w:tc>
          <w:tcPr>
            <w:tcW w:w="1867" w:type="dxa"/>
            <w:shd w:val="clear" w:color="auto" w:fill="FFFFFF"/>
            <w:tcMar>
              <w:top w:w="0" w:type="dxa"/>
              <w:left w:w="0" w:type="dxa"/>
              <w:bottom w:w="0" w:type="dxa"/>
              <w:right w:w="0" w:type="dxa"/>
            </w:tcMar>
            <w:vAlign w:val="center"/>
          </w:tcPr>
          <w:p w14:paraId="5CD895B9" w14:textId="2FB0C3EE" w:rsidR="008861A9" w:rsidRPr="008861A9" w:rsidRDefault="008861A9" w:rsidP="008861A9">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ins w:id="1947" w:author="Mooney, Fintan" w:date="2026-01-14T17:31:00Z" w16du:dateUtc="2026-01-14T22:31:00Z">
              <w:r w:rsidRPr="008861A9">
                <w:rPr>
                  <w:rFonts w:ascii="Calibri" w:eastAsia="Helvetica" w:hAnsi="Calibri" w:cs="Calibri"/>
                  <w:color w:val="000000"/>
                  <w:sz w:val="22"/>
                  <w:szCs w:val="22"/>
                  <w:rPrChange w:id="1948" w:author="Mooney, Fintan" w:date="2026-01-14T17:31:00Z" w16du:dateUtc="2026-01-14T22:31:00Z">
                    <w:rPr>
                      <w:rFonts w:ascii="Helvetica" w:eastAsia="Helvetica" w:hAnsi="Helvetica" w:cs="Helvetica"/>
                      <w:color w:val="000000"/>
                      <w:sz w:val="22"/>
                      <w:szCs w:val="22"/>
                    </w:rPr>
                  </w:rPrChange>
                </w:rPr>
                <w:t>1.40 (0.65, 3.03)</w:t>
              </w:r>
            </w:ins>
            <w:del w:id="1949" w:author="Mooney, Fintan" w:date="2026-01-12T16:25:00Z" w16du:dateUtc="2026-01-12T21:25:00Z">
              <w:r w:rsidRPr="008861A9" w:rsidDel="00044246">
                <w:rPr>
                  <w:rFonts w:ascii="Calibri" w:eastAsia="Helvetica" w:hAnsi="Calibri" w:cs="Calibri"/>
                  <w:color w:val="000000"/>
                  <w:sz w:val="22"/>
                  <w:szCs w:val="22"/>
                </w:rPr>
                <w:delText>1.45 (0.67, 3.13)</w:delText>
              </w:r>
            </w:del>
          </w:p>
        </w:tc>
        <w:tc>
          <w:tcPr>
            <w:tcW w:w="1871" w:type="dxa"/>
            <w:shd w:val="clear" w:color="auto" w:fill="FFFFFF"/>
            <w:tcMar>
              <w:top w:w="0" w:type="dxa"/>
              <w:left w:w="0" w:type="dxa"/>
              <w:bottom w:w="0" w:type="dxa"/>
              <w:right w:w="0" w:type="dxa"/>
            </w:tcMar>
            <w:vAlign w:val="center"/>
          </w:tcPr>
          <w:p w14:paraId="7BF4C14E" w14:textId="1BC0454A" w:rsidR="008861A9" w:rsidRPr="008861A9" w:rsidRDefault="008861A9" w:rsidP="008861A9">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ins w:id="1950" w:author="Mooney, Fintan" w:date="2026-01-14T17:31:00Z" w16du:dateUtc="2026-01-14T22:31:00Z">
              <w:r w:rsidRPr="008861A9">
                <w:rPr>
                  <w:rFonts w:ascii="Calibri" w:eastAsia="Helvetica" w:hAnsi="Calibri" w:cs="Calibri"/>
                  <w:color w:val="000000"/>
                  <w:sz w:val="22"/>
                  <w:szCs w:val="22"/>
                  <w:rPrChange w:id="1951" w:author="Mooney, Fintan" w:date="2026-01-14T17:31:00Z" w16du:dateUtc="2026-01-14T22:31:00Z">
                    <w:rPr>
                      <w:rFonts w:ascii="Helvetica" w:eastAsia="Helvetica" w:hAnsi="Helvetica" w:cs="Helvetica"/>
                      <w:color w:val="000000"/>
                      <w:sz w:val="22"/>
                      <w:szCs w:val="22"/>
                    </w:rPr>
                  </w:rPrChange>
                </w:rPr>
                <w:t>1.59 (0.60, 4.19)</w:t>
              </w:r>
            </w:ins>
            <w:del w:id="1952" w:author="Mooney, Fintan" w:date="2026-01-12T16:25:00Z" w16du:dateUtc="2026-01-12T21:25:00Z">
              <w:r w:rsidRPr="008861A9" w:rsidDel="00044246">
                <w:rPr>
                  <w:rFonts w:ascii="Calibri" w:eastAsia="Helvetica" w:hAnsi="Calibri" w:cs="Calibri"/>
                  <w:color w:val="000000"/>
                  <w:sz w:val="22"/>
                  <w:szCs w:val="22"/>
                </w:rPr>
                <w:delText>1.70 (0.65, 4.50)</w:delText>
              </w:r>
            </w:del>
          </w:p>
        </w:tc>
      </w:tr>
      <w:tr w:rsidR="008861A9" w:rsidRPr="00B92E3E" w14:paraId="1393EBDA" w14:textId="77777777" w:rsidTr="00350DBD">
        <w:trPr>
          <w:trHeight w:val="432"/>
        </w:trPr>
        <w:tc>
          <w:tcPr>
            <w:tcW w:w="2330" w:type="dxa"/>
            <w:tcBorders>
              <w:bottom w:val="thinThickMediumGap" w:sz="24" w:space="0" w:color="000000"/>
            </w:tcBorders>
            <w:shd w:val="clear" w:color="auto" w:fill="FFFFFF"/>
            <w:tcMar>
              <w:top w:w="0" w:type="dxa"/>
              <w:left w:w="0" w:type="dxa"/>
              <w:bottom w:w="0" w:type="dxa"/>
              <w:right w:w="0" w:type="dxa"/>
            </w:tcMar>
            <w:vAlign w:val="center"/>
          </w:tcPr>
          <w:p w14:paraId="71026F23" w14:textId="27982DDB" w:rsidR="008861A9" w:rsidRPr="00350DBD" w:rsidRDefault="008861A9" w:rsidP="008861A9">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r w:rsidRPr="00350DBD">
              <w:rPr>
                <w:rFonts w:ascii="Calibri" w:eastAsia="Helvetica" w:hAnsi="Calibri" w:cs="Calibri"/>
                <w:color w:val="000000"/>
                <w:sz w:val="22"/>
                <w:szCs w:val="22"/>
              </w:rPr>
              <w:t>Total Bird Abundance</w:t>
            </w:r>
          </w:p>
        </w:tc>
        <w:tc>
          <w:tcPr>
            <w:tcW w:w="1867" w:type="dxa"/>
            <w:tcBorders>
              <w:bottom w:val="thinThickMediumGap" w:sz="24" w:space="0" w:color="000000"/>
            </w:tcBorders>
            <w:shd w:val="clear" w:color="auto" w:fill="FFFFFF"/>
            <w:tcMar>
              <w:top w:w="0" w:type="dxa"/>
              <w:left w:w="0" w:type="dxa"/>
              <w:bottom w:w="0" w:type="dxa"/>
              <w:right w:w="0" w:type="dxa"/>
            </w:tcMar>
            <w:vAlign w:val="center"/>
          </w:tcPr>
          <w:p w14:paraId="056E7BF8" w14:textId="334EA256" w:rsidR="008861A9" w:rsidRPr="008861A9" w:rsidRDefault="008861A9" w:rsidP="008861A9">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ins w:id="1953" w:author="Mooney, Fintan" w:date="2026-01-14T17:31:00Z" w16du:dateUtc="2026-01-14T22:31:00Z">
              <w:r w:rsidRPr="008861A9">
                <w:rPr>
                  <w:rFonts w:ascii="Calibri" w:eastAsia="Helvetica" w:hAnsi="Calibri" w:cs="Calibri"/>
                  <w:b/>
                  <w:color w:val="000000"/>
                  <w:sz w:val="22"/>
                  <w:szCs w:val="22"/>
                  <w:rPrChange w:id="1954" w:author="Mooney, Fintan" w:date="2026-01-14T17:31:00Z" w16du:dateUtc="2026-01-14T22:31:00Z">
                    <w:rPr>
                      <w:rFonts w:ascii="Helvetica" w:eastAsia="Helvetica" w:hAnsi="Helvetica" w:cs="Helvetica"/>
                      <w:b/>
                      <w:color w:val="000000"/>
                      <w:sz w:val="22"/>
                      <w:szCs w:val="22"/>
                    </w:rPr>
                  </w:rPrChange>
                </w:rPr>
                <w:t>0.54 (0.36, 0.81)</w:t>
              </w:r>
            </w:ins>
            <w:del w:id="1955" w:author="Mooney, Fintan" w:date="2026-01-12T16:25:00Z" w16du:dateUtc="2026-01-12T21:25:00Z">
              <w:r w:rsidRPr="008861A9" w:rsidDel="00044246">
                <w:rPr>
                  <w:rFonts w:ascii="Calibri" w:eastAsia="Helvetica" w:hAnsi="Calibri" w:cs="Calibri"/>
                  <w:b/>
                  <w:color w:val="000000"/>
                  <w:sz w:val="22"/>
                  <w:szCs w:val="22"/>
                </w:rPr>
                <w:delText>0.54 (0.36, 0.82)</w:delText>
              </w:r>
            </w:del>
          </w:p>
        </w:tc>
        <w:tc>
          <w:tcPr>
            <w:tcW w:w="1867" w:type="dxa"/>
            <w:tcBorders>
              <w:bottom w:val="thinThickMediumGap" w:sz="24" w:space="0" w:color="000000"/>
            </w:tcBorders>
            <w:shd w:val="clear" w:color="auto" w:fill="FFFFFF"/>
            <w:tcMar>
              <w:top w:w="0" w:type="dxa"/>
              <w:left w:w="0" w:type="dxa"/>
              <w:bottom w:w="0" w:type="dxa"/>
              <w:right w:w="0" w:type="dxa"/>
            </w:tcMar>
            <w:vAlign w:val="center"/>
          </w:tcPr>
          <w:p w14:paraId="7A967BEF" w14:textId="772E308F" w:rsidR="008861A9" w:rsidRPr="008861A9" w:rsidRDefault="008861A9" w:rsidP="008861A9">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ins w:id="1956" w:author="Mooney, Fintan" w:date="2026-01-14T17:31:00Z" w16du:dateUtc="2026-01-14T22:31:00Z">
              <w:r w:rsidRPr="008861A9">
                <w:rPr>
                  <w:rFonts w:ascii="Calibri" w:eastAsia="Helvetica" w:hAnsi="Calibri" w:cs="Calibri"/>
                  <w:b/>
                  <w:color w:val="000000"/>
                  <w:sz w:val="22"/>
                  <w:szCs w:val="22"/>
                  <w:rPrChange w:id="1957" w:author="Mooney, Fintan" w:date="2026-01-14T17:31:00Z" w16du:dateUtc="2026-01-14T22:31:00Z">
                    <w:rPr>
                      <w:rFonts w:ascii="Helvetica" w:eastAsia="Helvetica" w:hAnsi="Helvetica" w:cs="Helvetica"/>
                      <w:b/>
                      <w:color w:val="000000"/>
                      <w:sz w:val="22"/>
                      <w:szCs w:val="22"/>
                    </w:rPr>
                  </w:rPrChange>
                </w:rPr>
                <w:t>0.48 (0.26, 0.90)</w:t>
              </w:r>
            </w:ins>
            <w:del w:id="1958" w:author="Mooney, Fintan" w:date="2026-01-12T16:25:00Z" w16du:dateUtc="2026-01-12T21:25:00Z">
              <w:r w:rsidRPr="008861A9" w:rsidDel="00044246">
                <w:rPr>
                  <w:rFonts w:ascii="Calibri" w:eastAsia="Helvetica" w:hAnsi="Calibri" w:cs="Calibri"/>
                  <w:b/>
                  <w:color w:val="000000"/>
                  <w:sz w:val="22"/>
                  <w:szCs w:val="22"/>
                </w:rPr>
                <w:delText>0.48 (0.25, 0.90)</w:delText>
              </w:r>
            </w:del>
          </w:p>
        </w:tc>
        <w:tc>
          <w:tcPr>
            <w:tcW w:w="1867" w:type="dxa"/>
            <w:tcBorders>
              <w:bottom w:val="thinThickMediumGap" w:sz="24" w:space="0" w:color="000000"/>
            </w:tcBorders>
            <w:shd w:val="clear" w:color="auto" w:fill="FFFFFF"/>
            <w:tcMar>
              <w:top w:w="0" w:type="dxa"/>
              <w:left w:w="0" w:type="dxa"/>
              <w:bottom w:w="0" w:type="dxa"/>
              <w:right w:w="0" w:type="dxa"/>
            </w:tcMar>
            <w:vAlign w:val="center"/>
          </w:tcPr>
          <w:p w14:paraId="7A1D6B6B" w14:textId="105447A4" w:rsidR="008861A9" w:rsidRPr="008861A9" w:rsidRDefault="008861A9" w:rsidP="008861A9">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ins w:id="1959" w:author="Mooney, Fintan" w:date="2026-01-14T17:31:00Z" w16du:dateUtc="2026-01-14T22:31:00Z">
              <w:r w:rsidRPr="008861A9">
                <w:rPr>
                  <w:rFonts w:ascii="Calibri" w:eastAsia="Helvetica" w:hAnsi="Calibri" w:cs="Calibri"/>
                  <w:color w:val="000000"/>
                  <w:sz w:val="22"/>
                  <w:szCs w:val="22"/>
                  <w:rPrChange w:id="1960" w:author="Mooney, Fintan" w:date="2026-01-14T17:31:00Z" w16du:dateUtc="2026-01-14T22:31:00Z">
                    <w:rPr>
                      <w:rFonts w:ascii="Helvetica" w:eastAsia="Helvetica" w:hAnsi="Helvetica" w:cs="Helvetica"/>
                      <w:color w:val="000000"/>
                      <w:sz w:val="22"/>
                      <w:szCs w:val="22"/>
                    </w:rPr>
                  </w:rPrChange>
                </w:rPr>
                <w:t>0.70 (0.35, 1.39)</w:t>
              </w:r>
            </w:ins>
            <w:del w:id="1961" w:author="Mooney, Fintan" w:date="2026-01-12T16:25:00Z" w16du:dateUtc="2026-01-12T21:25:00Z">
              <w:r w:rsidRPr="008861A9" w:rsidDel="00044246">
                <w:rPr>
                  <w:rFonts w:ascii="Calibri" w:eastAsia="Helvetica" w:hAnsi="Calibri" w:cs="Calibri"/>
                  <w:color w:val="000000"/>
                  <w:sz w:val="22"/>
                  <w:szCs w:val="22"/>
                </w:rPr>
                <w:delText>0.69 (0.34, 1.39)</w:delText>
              </w:r>
            </w:del>
          </w:p>
        </w:tc>
        <w:tc>
          <w:tcPr>
            <w:tcW w:w="1867" w:type="dxa"/>
            <w:tcBorders>
              <w:bottom w:val="thinThickMediumGap" w:sz="24" w:space="0" w:color="000000"/>
            </w:tcBorders>
            <w:shd w:val="clear" w:color="auto" w:fill="FFFFFF"/>
            <w:tcMar>
              <w:top w:w="0" w:type="dxa"/>
              <w:left w:w="0" w:type="dxa"/>
              <w:bottom w:w="0" w:type="dxa"/>
              <w:right w:w="0" w:type="dxa"/>
            </w:tcMar>
            <w:vAlign w:val="center"/>
          </w:tcPr>
          <w:p w14:paraId="55AEE1C7" w14:textId="056C813C" w:rsidR="008861A9" w:rsidRPr="008861A9" w:rsidRDefault="008861A9" w:rsidP="008861A9">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ins w:id="1962" w:author="Mooney, Fintan" w:date="2026-01-14T17:31:00Z" w16du:dateUtc="2026-01-14T22:31:00Z">
              <w:r w:rsidRPr="008861A9">
                <w:rPr>
                  <w:rFonts w:ascii="Calibri" w:eastAsia="Helvetica" w:hAnsi="Calibri" w:cs="Calibri"/>
                  <w:color w:val="000000"/>
                  <w:sz w:val="22"/>
                  <w:szCs w:val="22"/>
                  <w:rPrChange w:id="1963" w:author="Mooney, Fintan" w:date="2026-01-14T17:31:00Z" w16du:dateUtc="2026-01-14T22:31:00Z">
                    <w:rPr>
                      <w:rFonts w:ascii="Helvetica" w:eastAsia="Helvetica" w:hAnsi="Helvetica" w:cs="Helvetica"/>
                      <w:color w:val="000000"/>
                      <w:sz w:val="22"/>
                      <w:szCs w:val="22"/>
                    </w:rPr>
                  </w:rPrChange>
                </w:rPr>
                <w:t>1.66 (0.80, 3.42)</w:t>
              </w:r>
            </w:ins>
            <w:del w:id="1964" w:author="Mooney, Fintan" w:date="2026-01-12T16:25:00Z" w16du:dateUtc="2026-01-12T21:25:00Z">
              <w:r w:rsidRPr="008861A9" w:rsidDel="00044246">
                <w:rPr>
                  <w:rFonts w:ascii="Calibri" w:eastAsia="Helvetica" w:hAnsi="Calibri" w:cs="Calibri"/>
                  <w:color w:val="000000"/>
                  <w:sz w:val="22"/>
                  <w:szCs w:val="22"/>
                </w:rPr>
                <w:delText>1.63 (0.78, 3.40)</w:delText>
              </w:r>
            </w:del>
          </w:p>
        </w:tc>
        <w:tc>
          <w:tcPr>
            <w:tcW w:w="1871" w:type="dxa"/>
            <w:tcBorders>
              <w:bottom w:val="thinThickMediumGap" w:sz="24" w:space="0" w:color="000000"/>
            </w:tcBorders>
            <w:shd w:val="clear" w:color="auto" w:fill="FFFFFF"/>
            <w:tcMar>
              <w:top w:w="0" w:type="dxa"/>
              <w:left w:w="0" w:type="dxa"/>
              <w:bottom w:w="0" w:type="dxa"/>
              <w:right w:w="0" w:type="dxa"/>
            </w:tcMar>
            <w:vAlign w:val="center"/>
          </w:tcPr>
          <w:p w14:paraId="31187D84" w14:textId="4556D47E" w:rsidR="008861A9" w:rsidRPr="008861A9" w:rsidRDefault="008861A9" w:rsidP="008861A9">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ins w:id="1965" w:author="Mooney, Fintan" w:date="2026-01-14T17:31:00Z" w16du:dateUtc="2026-01-14T22:31:00Z">
              <w:r w:rsidRPr="008861A9">
                <w:rPr>
                  <w:rFonts w:ascii="Calibri" w:eastAsia="Helvetica" w:hAnsi="Calibri" w:cs="Calibri"/>
                  <w:b/>
                  <w:color w:val="000000"/>
                  <w:sz w:val="22"/>
                  <w:szCs w:val="22"/>
                  <w:rPrChange w:id="1966" w:author="Mooney, Fintan" w:date="2026-01-14T17:31:00Z" w16du:dateUtc="2026-01-14T22:31:00Z">
                    <w:rPr>
                      <w:rFonts w:ascii="Helvetica" w:eastAsia="Helvetica" w:hAnsi="Helvetica" w:cs="Helvetica"/>
                      <w:b/>
                      <w:color w:val="000000"/>
                      <w:sz w:val="22"/>
                      <w:szCs w:val="22"/>
                    </w:rPr>
                  </w:rPrChange>
                </w:rPr>
                <w:t>6.39 (2.47, 16.52)</w:t>
              </w:r>
            </w:ins>
            <w:del w:id="1967" w:author="Mooney, Fintan" w:date="2026-01-12T16:25:00Z" w16du:dateUtc="2026-01-12T21:25:00Z">
              <w:r w:rsidRPr="008861A9" w:rsidDel="00044246">
                <w:rPr>
                  <w:rFonts w:ascii="Calibri" w:eastAsia="Helvetica" w:hAnsi="Calibri" w:cs="Calibri"/>
                  <w:b/>
                  <w:color w:val="000000"/>
                  <w:sz w:val="22"/>
                  <w:szCs w:val="22"/>
                </w:rPr>
                <w:delText>6.32 (2.39, 16.70)</w:delText>
              </w:r>
            </w:del>
          </w:p>
        </w:tc>
      </w:tr>
    </w:tbl>
    <w:p w14:paraId="6CA652C0" w14:textId="77777777" w:rsidR="00402832" w:rsidRDefault="00402832">
      <w:pPr>
        <w:rPr>
          <w:rFonts w:ascii="Calibri" w:hAnsi="Calibri" w:cs="Calibri"/>
        </w:rPr>
      </w:pPr>
    </w:p>
    <w:p w14:paraId="1D1E73BC" w14:textId="77777777" w:rsidR="00941ABA" w:rsidRDefault="00941ABA">
      <w:pPr>
        <w:rPr>
          <w:rFonts w:ascii="Calibri" w:hAnsi="Calibri" w:cs="Calibri"/>
        </w:rPr>
      </w:pPr>
    </w:p>
    <w:p w14:paraId="600C9DDA" w14:textId="273227FA" w:rsidR="00941ABA" w:rsidRPr="004846D7" w:rsidRDefault="00941ABA">
      <w:pPr>
        <w:rPr>
          <w:rFonts w:ascii="Calibri" w:hAnsi="Calibri" w:cs="Calibri"/>
        </w:rPr>
      </w:pPr>
      <w:r w:rsidRPr="00941ABA">
        <w:rPr>
          <w:rFonts w:ascii="Calibri" w:hAnsi="Calibri" w:cs="Calibri"/>
          <w:i/>
          <w:iCs/>
        </w:rPr>
        <w:t>Note.</w:t>
      </w:r>
      <w:r>
        <w:rPr>
          <w:rFonts w:ascii="Calibri" w:hAnsi="Calibri" w:cs="Calibri"/>
        </w:rPr>
        <w:t xml:space="preserve"> </w:t>
      </w:r>
      <w:r w:rsidR="0035472F">
        <w:rPr>
          <w:rFonts w:ascii="Calibri" w:hAnsi="Calibri" w:cs="Calibri"/>
        </w:rPr>
        <w:t xml:space="preserve">N is the number of </w:t>
      </w:r>
      <w:del w:id="1968" w:author="Mooney, Fintan" w:date="2026-01-12T21:59:00Z" w16du:dateUtc="2026-01-13T02:59:00Z">
        <w:r w:rsidR="0035472F" w:rsidDel="00481F42">
          <w:rPr>
            <w:rFonts w:ascii="Calibri" w:hAnsi="Calibri" w:cs="Calibri"/>
          </w:rPr>
          <w:delText>outbreak event</w:delText>
        </w:r>
      </w:del>
      <w:ins w:id="1969" w:author="Mooney, Fintan" w:date="2026-01-12T21:59:00Z" w16du:dateUtc="2026-01-13T02:59:00Z">
        <w:r w:rsidR="00481F42">
          <w:rPr>
            <w:rFonts w:ascii="Calibri" w:hAnsi="Calibri" w:cs="Calibri"/>
          </w:rPr>
          <w:t>spillover event</w:t>
        </w:r>
      </w:ins>
      <w:r w:rsidR="0035472F">
        <w:rPr>
          <w:rFonts w:ascii="Calibri" w:hAnsi="Calibri" w:cs="Calibri"/>
        </w:rPr>
        <w:t>s included after exclu</w:t>
      </w:r>
      <w:r w:rsidR="00F321DC">
        <w:rPr>
          <w:rFonts w:ascii="Calibri" w:hAnsi="Calibri" w:cs="Calibri"/>
        </w:rPr>
        <w:t xml:space="preserve">sions. </w:t>
      </w:r>
      <w:r>
        <w:rPr>
          <w:rFonts w:ascii="Calibri" w:hAnsi="Calibri" w:cs="Calibri"/>
        </w:rPr>
        <w:t>We report the lag-specific</w:t>
      </w:r>
      <w:r w:rsidR="00350DBD">
        <w:rPr>
          <w:rFonts w:ascii="Calibri" w:hAnsi="Calibri" w:cs="Calibri"/>
        </w:rPr>
        <w:t xml:space="preserve"> and cumulative</w:t>
      </w:r>
      <w:r>
        <w:rPr>
          <w:rFonts w:ascii="Calibri" w:hAnsi="Calibri" w:cs="Calibri"/>
        </w:rPr>
        <w:t xml:space="preserve"> odds ratios and 95% confidence intervals from the case-crossover model. </w:t>
      </w:r>
      <w:r w:rsidRPr="004846D7">
        <w:rPr>
          <w:rFonts w:ascii="Calibri" w:hAnsi="Calibri" w:cs="Calibri"/>
        </w:rPr>
        <w:t>Estimates are per a 0.5 standard deviation increase in each predictor. Statistically significant odds ratios are shown in bold.</w:t>
      </w:r>
    </w:p>
    <w:p w14:paraId="46128F4C" w14:textId="6065548D" w:rsidR="00941ABA" w:rsidRDefault="00A07E72">
      <w:pPr>
        <w:rPr>
          <w:ins w:id="1970" w:author="Mooney, Fintan" w:date="2026-01-12T22:39:00Z" w16du:dateUtc="2026-01-13T03:39:00Z"/>
          <w:b/>
          <w:bCs/>
        </w:rPr>
      </w:pPr>
      <w:commentRangeStart w:id="1971"/>
      <w:r w:rsidRPr="00FA550F">
        <w:rPr>
          <w:rFonts w:ascii="Calibri" w:hAnsi="Calibri" w:cs="Calibri"/>
          <w:b/>
          <w:bCs/>
          <w:rPrChange w:id="1972" w:author="Mooney, Fintan" w:date="2026-01-15T15:34:00Z" w16du:dateUtc="2026-01-15T20:34:00Z">
            <w:rPr>
              <w:b/>
              <w:bCs/>
            </w:rPr>
          </w:rPrChange>
        </w:rPr>
        <w:lastRenderedPageBreak/>
        <w:t>Supplement</w:t>
      </w:r>
      <w:commentRangeEnd w:id="1971"/>
      <w:r w:rsidR="00BB109E">
        <w:rPr>
          <w:rStyle w:val="CommentReference"/>
          <w:b/>
          <w:bCs/>
          <w:sz w:val="24"/>
          <w:szCs w:val="24"/>
        </w:rPr>
        <w:commentReference w:id="1971"/>
      </w:r>
    </w:p>
    <w:p w14:paraId="5AA2CE81" w14:textId="77777777" w:rsidR="00B06691" w:rsidRDefault="00B06691">
      <w:pPr>
        <w:rPr>
          <w:ins w:id="1973" w:author="Mooney, Fintan" w:date="2026-01-12T22:39:00Z" w16du:dateUtc="2026-01-13T03:39:00Z"/>
          <w:b/>
          <w:bCs/>
        </w:rPr>
      </w:pPr>
    </w:p>
    <w:tbl>
      <w:tblPr>
        <w:tblW w:w="11593" w:type="dxa"/>
        <w:tblInd w:w="-1110" w:type="dxa"/>
        <w:tblLook w:val="0420" w:firstRow="1" w:lastRow="0" w:firstColumn="0" w:lastColumn="0" w:noHBand="0" w:noVBand="1"/>
      </w:tblPr>
      <w:tblGrid>
        <w:gridCol w:w="2233"/>
        <w:gridCol w:w="1872"/>
        <w:gridCol w:w="1872"/>
        <w:gridCol w:w="1872"/>
        <w:gridCol w:w="1872"/>
        <w:gridCol w:w="1872"/>
      </w:tblGrid>
      <w:tr w:rsidR="00B06691" w:rsidRPr="004846D7" w14:paraId="2CE6F98D" w14:textId="77777777" w:rsidTr="008372CA">
        <w:trPr>
          <w:trHeight w:val="463"/>
          <w:tblHeader/>
          <w:ins w:id="1974" w:author="Mooney, Fintan" w:date="2026-01-12T22:39:00Z"/>
        </w:trPr>
        <w:tc>
          <w:tcPr>
            <w:tcW w:w="0" w:type="auto"/>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2113C77D" w14:textId="77777777" w:rsidR="00B06691" w:rsidRPr="004846D7" w:rsidRDefault="00B06691" w:rsidP="008372CA">
            <w:pPr>
              <w:pBdr>
                <w:top w:val="none" w:sz="0" w:space="0" w:color="000000"/>
                <w:left w:val="none" w:sz="0" w:space="0" w:color="000000"/>
                <w:bottom w:val="none" w:sz="0" w:space="0" w:color="000000"/>
                <w:right w:val="none" w:sz="0" w:space="0" w:color="000000"/>
              </w:pBdr>
              <w:spacing w:before="100" w:after="100"/>
              <w:ind w:left="100" w:right="100"/>
              <w:rPr>
                <w:ins w:id="1975" w:author="Mooney, Fintan" w:date="2026-01-12T22:39:00Z" w16du:dateUtc="2026-01-13T03:39:00Z"/>
                <w:rFonts w:ascii="Calibri" w:eastAsia="Helvetica" w:hAnsi="Calibri" w:cs="Calibri"/>
                <w:color w:val="000000"/>
              </w:rPr>
            </w:pPr>
            <w:ins w:id="1976" w:author="Mooney, Fintan" w:date="2026-01-12T22:39:00Z" w16du:dateUtc="2026-01-13T03:39:00Z">
              <w:r w:rsidRPr="004846D7">
                <w:rPr>
                  <w:rFonts w:ascii="Calibri" w:eastAsia="Helvetica" w:hAnsi="Calibri" w:cs="Calibri"/>
                  <w:b/>
                  <w:bCs/>
                  <w:color w:val="000000"/>
                </w:rPr>
                <w:t>Predictor</w:t>
              </w:r>
            </w:ins>
          </w:p>
        </w:tc>
        <w:tc>
          <w:tcPr>
            <w:tcW w:w="9360" w:type="dxa"/>
            <w:gridSpan w:val="5"/>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0ED8C414" w14:textId="77777777" w:rsidR="00B06691" w:rsidRPr="004846D7" w:rsidRDefault="00B06691" w:rsidP="008372CA">
            <w:pPr>
              <w:pBdr>
                <w:top w:val="none" w:sz="0" w:space="0" w:color="000000"/>
                <w:left w:val="none" w:sz="0" w:space="0" w:color="000000"/>
                <w:bottom w:val="none" w:sz="0" w:space="0" w:color="000000"/>
                <w:right w:val="none" w:sz="0" w:space="0" w:color="000000"/>
              </w:pBdr>
              <w:spacing w:before="100" w:after="100"/>
              <w:ind w:left="100" w:right="100"/>
              <w:rPr>
                <w:ins w:id="1977" w:author="Mooney, Fintan" w:date="2026-01-12T22:39:00Z" w16du:dateUtc="2026-01-13T03:39:00Z"/>
                <w:rFonts w:ascii="Calibri" w:eastAsia="Helvetica" w:hAnsi="Calibri" w:cs="Calibri"/>
                <w:color w:val="000000"/>
              </w:rPr>
            </w:pPr>
            <w:ins w:id="1978" w:author="Mooney, Fintan" w:date="2026-01-12T22:39:00Z" w16du:dateUtc="2026-01-13T03:39:00Z">
              <w:r w:rsidRPr="004846D7">
                <w:rPr>
                  <w:rFonts w:ascii="Calibri" w:eastAsia="Helvetica" w:hAnsi="Calibri" w:cs="Calibri"/>
                  <w:b/>
                  <w:bCs/>
                  <w:color w:val="000000"/>
                </w:rPr>
                <w:t>Lag-Specific Odds Ratio (95% CI)</w:t>
              </w:r>
            </w:ins>
          </w:p>
        </w:tc>
      </w:tr>
      <w:tr w:rsidR="00B06691" w:rsidRPr="004846D7" w14:paraId="2F7448B1" w14:textId="77777777" w:rsidTr="008372CA">
        <w:trPr>
          <w:trHeight w:val="463"/>
          <w:tblHeader/>
          <w:ins w:id="1979" w:author="Mooney, Fintan" w:date="2026-01-12T22:39:00Z"/>
        </w:trPr>
        <w:tc>
          <w:tcPr>
            <w:tcW w:w="0" w:type="auto"/>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00583C" w14:textId="77777777" w:rsidR="00B06691" w:rsidRPr="004846D7" w:rsidRDefault="00B06691" w:rsidP="008372CA">
            <w:pPr>
              <w:pBdr>
                <w:top w:val="none" w:sz="0" w:space="0" w:color="000000"/>
                <w:left w:val="none" w:sz="0" w:space="0" w:color="000000"/>
                <w:bottom w:val="none" w:sz="0" w:space="0" w:color="000000"/>
                <w:right w:val="none" w:sz="0" w:space="0" w:color="000000"/>
              </w:pBdr>
              <w:spacing w:before="100" w:after="100"/>
              <w:ind w:left="100" w:right="100"/>
              <w:rPr>
                <w:ins w:id="1980" w:author="Mooney, Fintan" w:date="2026-01-12T22:39:00Z" w16du:dateUtc="2026-01-13T03:39:00Z"/>
                <w:rFonts w:ascii="Calibri" w:eastAsia="Helvetica" w:hAnsi="Calibri" w:cs="Calibri"/>
                <w:color w:val="000000"/>
              </w:rPr>
            </w:pPr>
          </w:p>
        </w:tc>
        <w:tc>
          <w:tcPr>
            <w:tcW w:w="1872"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45D09D" w14:textId="77777777" w:rsidR="00B06691" w:rsidRPr="004846D7" w:rsidRDefault="00B06691" w:rsidP="008372CA">
            <w:pPr>
              <w:pBdr>
                <w:top w:val="none" w:sz="0" w:space="0" w:color="000000"/>
                <w:left w:val="none" w:sz="0" w:space="0" w:color="000000"/>
                <w:bottom w:val="none" w:sz="0" w:space="0" w:color="000000"/>
                <w:right w:val="none" w:sz="0" w:space="0" w:color="000000"/>
              </w:pBdr>
              <w:spacing w:before="100" w:after="100"/>
              <w:ind w:left="100" w:right="100"/>
              <w:rPr>
                <w:ins w:id="1981" w:author="Mooney, Fintan" w:date="2026-01-12T22:39:00Z" w16du:dateUtc="2026-01-13T03:39:00Z"/>
                <w:rFonts w:ascii="Calibri" w:eastAsia="Helvetica" w:hAnsi="Calibri" w:cs="Calibri"/>
                <w:color w:val="000000"/>
              </w:rPr>
            </w:pPr>
            <w:ins w:id="1982" w:author="Mooney, Fintan" w:date="2026-01-12T22:39:00Z" w16du:dateUtc="2026-01-13T03:39:00Z">
              <w:r w:rsidRPr="004846D7">
                <w:rPr>
                  <w:rFonts w:ascii="Calibri" w:eastAsia="Helvetica" w:hAnsi="Calibri" w:cs="Calibri"/>
                  <w:color w:val="000000"/>
                </w:rPr>
                <w:t>Lag 0</w:t>
              </w:r>
            </w:ins>
          </w:p>
        </w:tc>
        <w:tc>
          <w:tcPr>
            <w:tcW w:w="1872"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60D034" w14:textId="77777777" w:rsidR="00B06691" w:rsidRPr="004846D7" w:rsidRDefault="00B06691" w:rsidP="008372CA">
            <w:pPr>
              <w:pBdr>
                <w:top w:val="none" w:sz="0" w:space="0" w:color="000000"/>
                <w:left w:val="none" w:sz="0" w:space="0" w:color="000000"/>
                <w:bottom w:val="none" w:sz="0" w:space="0" w:color="000000"/>
                <w:right w:val="none" w:sz="0" w:space="0" w:color="000000"/>
              </w:pBdr>
              <w:spacing w:before="100" w:after="100"/>
              <w:ind w:left="100" w:right="100"/>
              <w:rPr>
                <w:ins w:id="1983" w:author="Mooney, Fintan" w:date="2026-01-12T22:39:00Z" w16du:dateUtc="2026-01-13T03:39:00Z"/>
                <w:rFonts w:ascii="Calibri" w:eastAsia="Helvetica" w:hAnsi="Calibri" w:cs="Calibri"/>
                <w:color w:val="000000"/>
              </w:rPr>
            </w:pPr>
            <w:ins w:id="1984" w:author="Mooney, Fintan" w:date="2026-01-12T22:39:00Z" w16du:dateUtc="2026-01-13T03:39:00Z">
              <w:r w:rsidRPr="004846D7">
                <w:rPr>
                  <w:rFonts w:ascii="Calibri" w:eastAsia="Helvetica" w:hAnsi="Calibri" w:cs="Calibri"/>
                  <w:color w:val="000000"/>
                </w:rPr>
                <w:t>Lag 1</w:t>
              </w:r>
            </w:ins>
          </w:p>
        </w:tc>
        <w:tc>
          <w:tcPr>
            <w:tcW w:w="1872"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204B6F" w14:textId="77777777" w:rsidR="00B06691" w:rsidRPr="004846D7" w:rsidRDefault="00B06691" w:rsidP="008372CA">
            <w:pPr>
              <w:pBdr>
                <w:top w:val="none" w:sz="0" w:space="0" w:color="000000"/>
                <w:left w:val="none" w:sz="0" w:space="0" w:color="000000"/>
                <w:bottom w:val="none" w:sz="0" w:space="0" w:color="000000"/>
                <w:right w:val="none" w:sz="0" w:space="0" w:color="000000"/>
              </w:pBdr>
              <w:spacing w:before="100" w:after="100"/>
              <w:ind w:left="100" w:right="100"/>
              <w:rPr>
                <w:ins w:id="1985" w:author="Mooney, Fintan" w:date="2026-01-12T22:39:00Z" w16du:dateUtc="2026-01-13T03:39:00Z"/>
                <w:rFonts w:ascii="Calibri" w:eastAsia="Helvetica" w:hAnsi="Calibri" w:cs="Calibri"/>
                <w:color w:val="000000"/>
              </w:rPr>
            </w:pPr>
            <w:ins w:id="1986" w:author="Mooney, Fintan" w:date="2026-01-12T22:39:00Z" w16du:dateUtc="2026-01-13T03:39:00Z">
              <w:r w:rsidRPr="004846D7">
                <w:rPr>
                  <w:rFonts w:ascii="Calibri" w:eastAsia="Helvetica" w:hAnsi="Calibri" w:cs="Calibri"/>
                  <w:color w:val="000000"/>
                </w:rPr>
                <w:t>Lag 2</w:t>
              </w:r>
            </w:ins>
          </w:p>
        </w:tc>
        <w:tc>
          <w:tcPr>
            <w:tcW w:w="1872"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FAB46C" w14:textId="77777777" w:rsidR="00B06691" w:rsidRPr="004846D7" w:rsidRDefault="00B06691" w:rsidP="008372CA">
            <w:pPr>
              <w:pBdr>
                <w:top w:val="none" w:sz="0" w:space="0" w:color="000000"/>
                <w:left w:val="none" w:sz="0" w:space="0" w:color="000000"/>
                <w:bottom w:val="none" w:sz="0" w:space="0" w:color="000000"/>
                <w:right w:val="none" w:sz="0" w:space="0" w:color="000000"/>
              </w:pBdr>
              <w:spacing w:before="100" w:after="100"/>
              <w:ind w:left="100" w:right="100"/>
              <w:rPr>
                <w:ins w:id="1987" w:author="Mooney, Fintan" w:date="2026-01-12T22:39:00Z" w16du:dateUtc="2026-01-13T03:39:00Z"/>
                <w:rFonts w:ascii="Calibri" w:eastAsia="Helvetica" w:hAnsi="Calibri" w:cs="Calibri"/>
                <w:color w:val="000000"/>
              </w:rPr>
            </w:pPr>
            <w:ins w:id="1988" w:author="Mooney, Fintan" w:date="2026-01-12T22:39:00Z" w16du:dateUtc="2026-01-13T03:39:00Z">
              <w:r w:rsidRPr="004846D7">
                <w:rPr>
                  <w:rFonts w:ascii="Calibri" w:eastAsia="Helvetica" w:hAnsi="Calibri" w:cs="Calibri"/>
                  <w:color w:val="000000"/>
                </w:rPr>
                <w:t>Lag 3</w:t>
              </w:r>
            </w:ins>
          </w:p>
        </w:tc>
        <w:tc>
          <w:tcPr>
            <w:tcW w:w="1872"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E85792" w14:textId="77777777" w:rsidR="00B06691" w:rsidRPr="004846D7" w:rsidRDefault="00B06691" w:rsidP="008372CA">
            <w:pPr>
              <w:pBdr>
                <w:top w:val="none" w:sz="0" w:space="0" w:color="000000"/>
                <w:left w:val="none" w:sz="0" w:space="0" w:color="000000"/>
                <w:bottom w:val="none" w:sz="0" w:space="0" w:color="000000"/>
                <w:right w:val="none" w:sz="0" w:space="0" w:color="000000"/>
              </w:pBdr>
              <w:spacing w:before="100" w:after="100"/>
              <w:ind w:left="100" w:right="100"/>
              <w:rPr>
                <w:ins w:id="1989" w:author="Mooney, Fintan" w:date="2026-01-12T22:39:00Z" w16du:dateUtc="2026-01-13T03:39:00Z"/>
                <w:rFonts w:ascii="Calibri" w:eastAsia="Helvetica" w:hAnsi="Calibri" w:cs="Calibri"/>
                <w:color w:val="000000"/>
              </w:rPr>
            </w:pPr>
            <w:ins w:id="1990" w:author="Mooney, Fintan" w:date="2026-01-12T22:39:00Z" w16du:dateUtc="2026-01-13T03:39:00Z">
              <w:r w:rsidRPr="004846D7">
                <w:rPr>
                  <w:rFonts w:ascii="Calibri" w:eastAsia="Helvetica" w:hAnsi="Calibri" w:cs="Calibri"/>
                  <w:color w:val="000000"/>
                </w:rPr>
                <w:t>Lag 4</w:t>
              </w:r>
            </w:ins>
          </w:p>
        </w:tc>
      </w:tr>
      <w:tr w:rsidR="00C10AE1" w:rsidRPr="004846D7" w14:paraId="03B4C57A" w14:textId="77777777" w:rsidTr="008372CA">
        <w:trPr>
          <w:trHeight w:val="724"/>
          <w:ins w:id="1991" w:author="Mooney, Fintan" w:date="2026-01-12T22:39:00Z"/>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15812D" w14:textId="77777777" w:rsidR="00C10AE1" w:rsidRPr="004846D7" w:rsidRDefault="00C10AE1" w:rsidP="00C10AE1">
            <w:pPr>
              <w:pBdr>
                <w:top w:val="none" w:sz="0" w:space="0" w:color="000000"/>
                <w:left w:val="none" w:sz="0" w:space="0" w:color="000000"/>
                <w:bottom w:val="none" w:sz="0" w:space="0" w:color="000000"/>
                <w:right w:val="none" w:sz="0" w:space="0" w:color="000000"/>
              </w:pBdr>
              <w:spacing w:before="100" w:after="100"/>
              <w:ind w:left="100" w:right="100"/>
              <w:rPr>
                <w:ins w:id="1992" w:author="Mooney, Fintan" w:date="2026-01-12T22:39:00Z" w16du:dateUtc="2026-01-13T03:39:00Z"/>
                <w:rFonts w:ascii="Calibri" w:eastAsia="Helvetica" w:hAnsi="Calibri" w:cs="Calibri"/>
                <w:color w:val="000000"/>
              </w:rPr>
            </w:pPr>
            <w:ins w:id="1993" w:author="Mooney, Fintan" w:date="2026-01-12T22:39:00Z" w16du:dateUtc="2026-01-13T03:39:00Z">
              <w:r w:rsidRPr="004846D7">
                <w:rPr>
                  <w:rFonts w:ascii="Calibri" w:eastAsia="Helvetica" w:hAnsi="Calibri" w:cs="Calibri"/>
                  <w:color w:val="000000"/>
                </w:rPr>
                <w:t>Runoff</w:t>
              </w:r>
            </w:ins>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094AC8" w14:textId="2002C441" w:rsidR="00C10AE1" w:rsidRPr="00C10AE1" w:rsidRDefault="00C10AE1" w:rsidP="00C10AE1">
            <w:pPr>
              <w:pBdr>
                <w:top w:val="none" w:sz="0" w:space="0" w:color="000000"/>
                <w:left w:val="none" w:sz="0" w:space="0" w:color="000000"/>
                <w:bottom w:val="none" w:sz="0" w:space="0" w:color="000000"/>
                <w:right w:val="none" w:sz="0" w:space="0" w:color="000000"/>
              </w:pBdr>
              <w:spacing w:before="100" w:after="100"/>
              <w:ind w:left="100" w:right="100"/>
              <w:rPr>
                <w:ins w:id="1994" w:author="Mooney, Fintan" w:date="2026-01-12T22:39:00Z" w16du:dateUtc="2026-01-13T03:39:00Z"/>
                <w:rFonts w:ascii="Calibri" w:eastAsia="Helvetica" w:hAnsi="Calibri" w:cs="Calibri"/>
                <w:b/>
                <w:color w:val="000000"/>
              </w:rPr>
            </w:pPr>
            <w:ins w:id="1995" w:author="Mooney, Fintan" w:date="2026-01-14T17:33:00Z" w16du:dateUtc="2026-01-14T22:33:00Z">
              <w:r w:rsidRPr="00C10AE1">
                <w:rPr>
                  <w:rFonts w:ascii="Calibri" w:eastAsia="Helvetica" w:hAnsi="Calibri" w:cs="Calibri"/>
                  <w:b/>
                  <w:color w:val="000000"/>
                  <w:sz w:val="22"/>
                  <w:szCs w:val="22"/>
                  <w:rPrChange w:id="1996" w:author="Mooney, Fintan" w:date="2026-01-14T17:33:00Z" w16du:dateUtc="2026-01-14T22:33:00Z">
                    <w:rPr>
                      <w:rFonts w:ascii="Helvetica" w:eastAsia="Helvetica" w:hAnsi="Helvetica" w:cs="Helvetica"/>
                      <w:b/>
                      <w:color w:val="000000"/>
                      <w:sz w:val="22"/>
                      <w:szCs w:val="22"/>
                    </w:rPr>
                  </w:rPrChange>
                </w:rPr>
                <w:t>2.31 (1.38, 3.87)</w:t>
              </w:r>
            </w:ins>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868D4F" w14:textId="34E4FB17" w:rsidR="00C10AE1" w:rsidRPr="00C10AE1" w:rsidRDefault="00C10AE1" w:rsidP="00C10AE1">
            <w:pPr>
              <w:pBdr>
                <w:top w:val="none" w:sz="0" w:space="0" w:color="000000"/>
                <w:left w:val="none" w:sz="0" w:space="0" w:color="000000"/>
                <w:bottom w:val="none" w:sz="0" w:space="0" w:color="000000"/>
                <w:right w:val="none" w:sz="0" w:space="0" w:color="000000"/>
              </w:pBdr>
              <w:spacing w:before="100" w:after="100"/>
              <w:ind w:left="100" w:right="100"/>
              <w:rPr>
                <w:ins w:id="1997" w:author="Mooney, Fintan" w:date="2026-01-12T22:39:00Z" w16du:dateUtc="2026-01-13T03:39:00Z"/>
                <w:rFonts w:ascii="Calibri" w:eastAsia="Helvetica" w:hAnsi="Calibri" w:cs="Calibri"/>
                <w:b/>
                <w:color w:val="000000"/>
              </w:rPr>
            </w:pPr>
            <w:ins w:id="1998" w:author="Mooney, Fintan" w:date="2026-01-14T17:33:00Z" w16du:dateUtc="2026-01-14T22:33:00Z">
              <w:r w:rsidRPr="00C10AE1">
                <w:rPr>
                  <w:rFonts w:ascii="Calibri" w:eastAsia="Helvetica" w:hAnsi="Calibri" w:cs="Calibri"/>
                  <w:b/>
                  <w:color w:val="000000"/>
                  <w:sz w:val="22"/>
                  <w:szCs w:val="22"/>
                  <w:rPrChange w:id="1999" w:author="Mooney, Fintan" w:date="2026-01-14T17:33:00Z" w16du:dateUtc="2026-01-14T22:33:00Z">
                    <w:rPr>
                      <w:rFonts w:ascii="Helvetica" w:eastAsia="Helvetica" w:hAnsi="Helvetica" w:cs="Helvetica"/>
                      <w:b/>
                      <w:color w:val="000000"/>
                      <w:sz w:val="22"/>
                      <w:szCs w:val="22"/>
                    </w:rPr>
                  </w:rPrChange>
                </w:rPr>
                <w:t>1.79 (1.20, 2.66)</w:t>
              </w:r>
            </w:ins>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E7E172" w14:textId="3496C7E4" w:rsidR="00C10AE1" w:rsidRPr="00C10AE1" w:rsidRDefault="00C10AE1" w:rsidP="00C10AE1">
            <w:pPr>
              <w:pBdr>
                <w:top w:val="none" w:sz="0" w:space="0" w:color="000000"/>
                <w:left w:val="none" w:sz="0" w:space="0" w:color="000000"/>
                <w:bottom w:val="none" w:sz="0" w:space="0" w:color="000000"/>
                <w:right w:val="none" w:sz="0" w:space="0" w:color="000000"/>
              </w:pBdr>
              <w:spacing w:before="100" w:after="100"/>
              <w:ind w:left="100" w:right="100"/>
              <w:rPr>
                <w:ins w:id="2000" w:author="Mooney, Fintan" w:date="2026-01-12T22:39:00Z" w16du:dateUtc="2026-01-13T03:39:00Z"/>
                <w:rFonts w:ascii="Calibri" w:eastAsia="Helvetica" w:hAnsi="Calibri" w:cs="Calibri"/>
                <w:b/>
                <w:color w:val="000000"/>
              </w:rPr>
            </w:pPr>
            <w:ins w:id="2001" w:author="Mooney, Fintan" w:date="2026-01-14T17:33:00Z" w16du:dateUtc="2026-01-14T22:33:00Z">
              <w:r w:rsidRPr="00C10AE1">
                <w:rPr>
                  <w:rFonts w:ascii="Calibri" w:eastAsia="Helvetica" w:hAnsi="Calibri" w:cs="Calibri"/>
                  <w:b/>
                  <w:color w:val="000000"/>
                  <w:sz w:val="22"/>
                  <w:szCs w:val="22"/>
                  <w:rPrChange w:id="2002" w:author="Mooney, Fintan" w:date="2026-01-14T17:33:00Z" w16du:dateUtc="2026-01-14T22:33:00Z">
                    <w:rPr>
                      <w:rFonts w:ascii="Helvetica" w:eastAsia="Helvetica" w:hAnsi="Helvetica" w:cs="Helvetica"/>
                      <w:b/>
                      <w:color w:val="000000"/>
                      <w:sz w:val="22"/>
                      <w:szCs w:val="22"/>
                    </w:rPr>
                  </w:rPrChange>
                </w:rPr>
                <w:t>1.38 (1.03, 1.86)</w:t>
              </w:r>
            </w:ins>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C0B2C5" w14:textId="074BC563" w:rsidR="00C10AE1" w:rsidRPr="00C10AE1" w:rsidRDefault="00C10AE1" w:rsidP="00C10AE1">
            <w:pPr>
              <w:pBdr>
                <w:top w:val="none" w:sz="0" w:space="0" w:color="000000"/>
                <w:left w:val="none" w:sz="0" w:space="0" w:color="000000"/>
                <w:bottom w:val="none" w:sz="0" w:space="0" w:color="000000"/>
                <w:right w:val="none" w:sz="0" w:space="0" w:color="000000"/>
              </w:pBdr>
              <w:spacing w:before="100" w:after="100"/>
              <w:ind w:left="100" w:right="100"/>
              <w:rPr>
                <w:ins w:id="2003" w:author="Mooney, Fintan" w:date="2026-01-12T22:39:00Z" w16du:dateUtc="2026-01-13T03:39:00Z"/>
                <w:rFonts w:ascii="Calibri" w:eastAsia="Helvetica" w:hAnsi="Calibri" w:cs="Calibri"/>
                <w:color w:val="000000"/>
              </w:rPr>
            </w:pPr>
            <w:ins w:id="2004" w:author="Mooney, Fintan" w:date="2026-01-14T17:33:00Z" w16du:dateUtc="2026-01-14T22:33:00Z">
              <w:r w:rsidRPr="00C10AE1">
                <w:rPr>
                  <w:rFonts w:ascii="Calibri" w:eastAsia="Helvetica" w:hAnsi="Calibri" w:cs="Calibri"/>
                  <w:color w:val="000000"/>
                  <w:sz w:val="22"/>
                  <w:szCs w:val="22"/>
                  <w:rPrChange w:id="2005" w:author="Mooney, Fintan" w:date="2026-01-14T17:33:00Z" w16du:dateUtc="2026-01-14T22:33:00Z">
                    <w:rPr>
                      <w:rFonts w:ascii="Helvetica" w:eastAsia="Helvetica" w:hAnsi="Helvetica" w:cs="Helvetica"/>
                      <w:color w:val="000000"/>
                      <w:sz w:val="22"/>
                      <w:szCs w:val="22"/>
                    </w:rPr>
                  </w:rPrChange>
                </w:rPr>
                <w:t>1.07 (0.83, 1.37)</w:t>
              </w:r>
            </w:ins>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972009" w14:textId="30B96ED8" w:rsidR="00C10AE1" w:rsidRPr="00C10AE1" w:rsidRDefault="00C10AE1" w:rsidP="00C10AE1">
            <w:pPr>
              <w:pBdr>
                <w:top w:val="none" w:sz="0" w:space="0" w:color="000000"/>
                <w:left w:val="none" w:sz="0" w:space="0" w:color="000000"/>
                <w:bottom w:val="none" w:sz="0" w:space="0" w:color="000000"/>
                <w:right w:val="none" w:sz="0" w:space="0" w:color="000000"/>
              </w:pBdr>
              <w:spacing w:before="100" w:after="100"/>
              <w:ind w:left="100" w:right="100"/>
              <w:rPr>
                <w:ins w:id="2006" w:author="Mooney, Fintan" w:date="2026-01-12T22:39:00Z" w16du:dateUtc="2026-01-13T03:39:00Z"/>
                <w:rFonts w:ascii="Calibri" w:eastAsia="Helvetica" w:hAnsi="Calibri" w:cs="Calibri"/>
                <w:color w:val="000000"/>
              </w:rPr>
            </w:pPr>
            <w:ins w:id="2007" w:author="Mooney, Fintan" w:date="2026-01-14T17:33:00Z" w16du:dateUtc="2026-01-14T22:33:00Z">
              <w:r w:rsidRPr="00C10AE1">
                <w:rPr>
                  <w:rFonts w:ascii="Calibri" w:eastAsia="Helvetica" w:hAnsi="Calibri" w:cs="Calibri"/>
                  <w:color w:val="000000"/>
                  <w:sz w:val="22"/>
                  <w:szCs w:val="22"/>
                  <w:rPrChange w:id="2008" w:author="Mooney, Fintan" w:date="2026-01-14T17:33:00Z" w16du:dateUtc="2026-01-14T22:33:00Z">
                    <w:rPr>
                      <w:rFonts w:ascii="Helvetica" w:eastAsia="Helvetica" w:hAnsi="Helvetica" w:cs="Helvetica"/>
                      <w:color w:val="000000"/>
                      <w:sz w:val="22"/>
                      <w:szCs w:val="22"/>
                    </w:rPr>
                  </w:rPrChange>
                </w:rPr>
                <w:t>0.83 (0.62, 1.09)</w:t>
              </w:r>
            </w:ins>
          </w:p>
        </w:tc>
      </w:tr>
      <w:tr w:rsidR="00C10AE1" w:rsidRPr="004846D7" w14:paraId="21C632B3" w14:textId="77777777" w:rsidTr="008372CA">
        <w:trPr>
          <w:trHeight w:val="724"/>
          <w:ins w:id="2009" w:author="Mooney, Fintan" w:date="2026-01-12T22:39:00Z"/>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088261" w14:textId="77777777" w:rsidR="00C10AE1" w:rsidRPr="004846D7" w:rsidRDefault="00C10AE1" w:rsidP="00C10AE1">
            <w:pPr>
              <w:pBdr>
                <w:top w:val="none" w:sz="0" w:space="0" w:color="000000"/>
                <w:left w:val="none" w:sz="0" w:space="0" w:color="000000"/>
                <w:bottom w:val="none" w:sz="0" w:space="0" w:color="000000"/>
                <w:right w:val="none" w:sz="0" w:space="0" w:color="000000"/>
              </w:pBdr>
              <w:spacing w:before="100" w:after="100"/>
              <w:ind w:left="100" w:right="100"/>
              <w:rPr>
                <w:ins w:id="2010" w:author="Mooney, Fintan" w:date="2026-01-12T22:39:00Z" w16du:dateUtc="2026-01-13T03:39:00Z"/>
                <w:rFonts w:ascii="Calibri" w:eastAsia="Helvetica" w:hAnsi="Calibri" w:cs="Calibri"/>
                <w:color w:val="000000"/>
              </w:rPr>
            </w:pPr>
            <w:ins w:id="2011" w:author="Mooney, Fintan" w:date="2026-01-12T22:39:00Z" w16du:dateUtc="2026-01-13T03:39:00Z">
              <w:r w:rsidRPr="004846D7">
                <w:rPr>
                  <w:rFonts w:ascii="Calibri" w:eastAsia="Helvetica" w:hAnsi="Calibri" w:cs="Calibri"/>
                  <w:color w:val="000000"/>
                </w:rPr>
                <w:t>Soil Moisture</w:t>
              </w:r>
            </w:ins>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7EB1C1" w14:textId="694A7964" w:rsidR="00C10AE1" w:rsidRPr="00C10AE1" w:rsidRDefault="00C10AE1" w:rsidP="00C10AE1">
            <w:pPr>
              <w:pBdr>
                <w:top w:val="none" w:sz="0" w:space="0" w:color="000000"/>
                <w:left w:val="none" w:sz="0" w:space="0" w:color="000000"/>
                <w:bottom w:val="none" w:sz="0" w:space="0" w:color="000000"/>
                <w:right w:val="none" w:sz="0" w:space="0" w:color="000000"/>
              </w:pBdr>
              <w:spacing w:before="100" w:after="100"/>
              <w:ind w:left="100" w:right="100"/>
              <w:rPr>
                <w:ins w:id="2012" w:author="Mooney, Fintan" w:date="2026-01-12T22:39:00Z" w16du:dateUtc="2026-01-13T03:39:00Z"/>
                <w:rFonts w:ascii="Calibri" w:eastAsia="Helvetica" w:hAnsi="Calibri" w:cs="Calibri"/>
                <w:color w:val="000000"/>
              </w:rPr>
            </w:pPr>
            <w:ins w:id="2013" w:author="Mooney, Fintan" w:date="2026-01-14T17:33:00Z" w16du:dateUtc="2026-01-14T22:33:00Z">
              <w:r w:rsidRPr="00C10AE1">
                <w:rPr>
                  <w:rFonts w:ascii="Calibri" w:eastAsia="Helvetica" w:hAnsi="Calibri" w:cs="Calibri"/>
                  <w:color w:val="000000"/>
                  <w:sz w:val="22"/>
                  <w:szCs w:val="22"/>
                  <w:rPrChange w:id="2014" w:author="Mooney, Fintan" w:date="2026-01-14T17:33:00Z" w16du:dateUtc="2026-01-14T22:33:00Z">
                    <w:rPr>
                      <w:rFonts w:ascii="Helvetica" w:eastAsia="Helvetica" w:hAnsi="Helvetica" w:cs="Helvetica"/>
                      <w:color w:val="000000"/>
                      <w:sz w:val="22"/>
                      <w:szCs w:val="22"/>
                    </w:rPr>
                  </w:rPrChange>
                </w:rPr>
                <w:t>1.63 (0.79, 3.37)</w:t>
              </w:r>
            </w:ins>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76363F" w14:textId="054330F8" w:rsidR="00C10AE1" w:rsidRPr="00C10AE1" w:rsidRDefault="00C10AE1" w:rsidP="00C10AE1">
            <w:pPr>
              <w:pBdr>
                <w:top w:val="none" w:sz="0" w:space="0" w:color="000000"/>
                <w:left w:val="none" w:sz="0" w:space="0" w:color="000000"/>
                <w:bottom w:val="none" w:sz="0" w:space="0" w:color="000000"/>
                <w:right w:val="none" w:sz="0" w:space="0" w:color="000000"/>
              </w:pBdr>
              <w:spacing w:before="100" w:after="100"/>
              <w:ind w:left="100" w:right="100"/>
              <w:rPr>
                <w:ins w:id="2015" w:author="Mooney, Fintan" w:date="2026-01-12T22:39:00Z" w16du:dateUtc="2026-01-13T03:39:00Z"/>
                <w:rFonts w:ascii="Calibri" w:eastAsia="Helvetica" w:hAnsi="Calibri" w:cs="Calibri"/>
                <w:color w:val="000000"/>
              </w:rPr>
            </w:pPr>
            <w:ins w:id="2016" w:author="Mooney, Fintan" w:date="2026-01-14T17:33:00Z" w16du:dateUtc="2026-01-14T22:33:00Z">
              <w:r w:rsidRPr="00C10AE1">
                <w:rPr>
                  <w:rFonts w:ascii="Calibri" w:eastAsia="Helvetica" w:hAnsi="Calibri" w:cs="Calibri"/>
                  <w:color w:val="000000"/>
                  <w:sz w:val="22"/>
                  <w:szCs w:val="22"/>
                  <w:rPrChange w:id="2017" w:author="Mooney, Fintan" w:date="2026-01-14T17:33:00Z" w16du:dateUtc="2026-01-14T22:33:00Z">
                    <w:rPr>
                      <w:rFonts w:ascii="Helvetica" w:eastAsia="Helvetica" w:hAnsi="Helvetica" w:cs="Helvetica"/>
                      <w:color w:val="000000"/>
                      <w:sz w:val="22"/>
                      <w:szCs w:val="22"/>
                    </w:rPr>
                  </w:rPrChange>
                </w:rPr>
                <w:t>1.29 (0.71, 2.32)</w:t>
              </w:r>
            </w:ins>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0BCF66" w14:textId="6CE8C69C" w:rsidR="00C10AE1" w:rsidRPr="00C10AE1" w:rsidRDefault="00C10AE1" w:rsidP="00C10AE1">
            <w:pPr>
              <w:pBdr>
                <w:top w:val="none" w:sz="0" w:space="0" w:color="000000"/>
                <w:left w:val="none" w:sz="0" w:space="0" w:color="000000"/>
                <w:bottom w:val="none" w:sz="0" w:space="0" w:color="000000"/>
                <w:right w:val="none" w:sz="0" w:space="0" w:color="000000"/>
              </w:pBdr>
              <w:spacing w:before="100" w:after="100"/>
              <w:ind w:left="100" w:right="100"/>
              <w:rPr>
                <w:ins w:id="2018" w:author="Mooney, Fintan" w:date="2026-01-12T22:39:00Z" w16du:dateUtc="2026-01-13T03:39:00Z"/>
                <w:rFonts w:ascii="Calibri" w:eastAsia="Helvetica" w:hAnsi="Calibri" w:cs="Calibri"/>
                <w:color w:val="000000"/>
              </w:rPr>
            </w:pPr>
            <w:ins w:id="2019" w:author="Mooney, Fintan" w:date="2026-01-14T17:33:00Z" w16du:dateUtc="2026-01-14T22:33:00Z">
              <w:r w:rsidRPr="00C10AE1">
                <w:rPr>
                  <w:rFonts w:ascii="Calibri" w:eastAsia="Helvetica" w:hAnsi="Calibri" w:cs="Calibri"/>
                  <w:color w:val="000000"/>
                  <w:sz w:val="22"/>
                  <w:szCs w:val="22"/>
                  <w:rPrChange w:id="2020" w:author="Mooney, Fintan" w:date="2026-01-14T17:33:00Z" w16du:dateUtc="2026-01-14T22:33:00Z">
                    <w:rPr>
                      <w:rFonts w:ascii="Helvetica" w:eastAsia="Helvetica" w:hAnsi="Helvetica" w:cs="Helvetica"/>
                      <w:color w:val="000000"/>
                      <w:sz w:val="22"/>
                      <w:szCs w:val="22"/>
                    </w:rPr>
                  </w:rPrChange>
                </w:rPr>
                <w:t>1.02 (0.59, 1.76)</w:t>
              </w:r>
            </w:ins>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2064F5" w14:textId="70BFA559" w:rsidR="00C10AE1" w:rsidRPr="00C10AE1" w:rsidRDefault="00C10AE1" w:rsidP="00C10AE1">
            <w:pPr>
              <w:pBdr>
                <w:top w:val="none" w:sz="0" w:space="0" w:color="000000"/>
                <w:left w:val="none" w:sz="0" w:space="0" w:color="000000"/>
                <w:bottom w:val="none" w:sz="0" w:space="0" w:color="000000"/>
                <w:right w:val="none" w:sz="0" w:space="0" w:color="000000"/>
              </w:pBdr>
              <w:spacing w:before="100" w:after="100"/>
              <w:ind w:left="100" w:right="100"/>
              <w:rPr>
                <w:ins w:id="2021" w:author="Mooney, Fintan" w:date="2026-01-12T22:39:00Z" w16du:dateUtc="2026-01-13T03:39:00Z"/>
                <w:rFonts w:ascii="Calibri" w:eastAsia="Helvetica" w:hAnsi="Calibri" w:cs="Calibri"/>
                <w:color w:val="000000"/>
              </w:rPr>
            </w:pPr>
            <w:ins w:id="2022" w:author="Mooney, Fintan" w:date="2026-01-14T17:33:00Z" w16du:dateUtc="2026-01-14T22:33:00Z">
              <w:r w:rsidRPr="00C10AE1">
                <w:rPr>
                  <w:rFonts w:ascii="Calibri" w:eastAsia="Helvetica" w:hAnsi="Calibri" w:cs="Calibri"/>
                  <w:color w:val="000000"/>
                  <w:sz w:val="22"/>
                  <w:szCs w:val="22"/>
                  <w:rPrChange w:id="2023" w:author="Mooney, Fintan" w:date="2026-01-14T17:33:00Z" w16du:dateUtc="2026-01-14T22:33:00Z">
                    <w:rPr>
                      <w:rFonts w:ascii="Helvetica" w:eastAsia="Helvetica" w:hAnsi="Helvetica" w:cs="Helvetica"/>
                      <w:color w:val="000000"/>
                      <w:sz w:val="22"/>
                      <w:szCs w:val="22"/>
                    </w:rPr>
                  </w:rPrChange>
                </w:rPr>
                <w:t>0.80 (0.43, 1.49)</w:t>
              </w:r>
            </w:ins>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CDC9DE" w14:textId="7A390A84" w:rsidR="00C10AE1" w:rsidRPr="00C10AE1" w:rsidRDefault="00C10AE1" w:rsidP="00C10AE1">
            <w:pPr>
              <w:pBdr>
                <w:top w:val="none" w:sz="0" w:space="0" w:color="000000"/>
                <w:left w:val="none" w:sz="0" w:space="0" w:color="000000"/>
                <w:bottom w:val="none" w:sz="0" w:space="0" w:color="000000"/>
                <w:right w:val="none" w:sz="0" w:space="0" w:color="000000"/>
              </w:pBdr>
              <w:spacing w:before="100" w:after="100"/>
              <w:ind w:left="100" w:right="100"/>
              <w:rPr>
                <w:ins w:id="2024" w:author="Mooney, Fintan" w:date="2026-01-12T22:39:00Z" w16du:dateUtc="2026-01-13T03:39:00Z"/>
                <w:rFonts w:ascii="Calibri" w:eastAsia="Helvetica" w:hAnsi="Calibri" w:cs="Calibri"/>
                <w:color w:val="000000"/>
              </w:rPr>
            </w:pPr>
            <w:ins w:id="2025" w:author="Mooney, Fintan" w:date="2026-01-14T17:33:00Z" w16du:dateUtc="2026-01-14T22:33:00Z">
              <w:r w:rsidRPr="00C10AE1">
                <w:rPr>
                  <w:rFonts w:ascii="Calibri" w:eastAsia="Helvetica" w:hAnsi="Calibri" w:cs="Calibri"/>
                  <w:color w:val="000000"/>
                  <w:sz w:val="22"/>
                  <w:szCs w:val="22"/>
                  <w:rPrChange w:id="2026" w:author="Mooney, Fintan" w:date="2026-01-14T17:33:00Z" w16du:dateUtc="2026-01-14T22:33:00Z">
                    <w:rPr>
                      <w:rFonts w:ascii="Helvetica" w:eastAsia="Helvetica" w:hAnsi="Helvetica" w:cs="Helvetica"/>
                      <w:color w:val="000000"/>
                      <w:sz w:val="22"/>
                      <w:szCs w:val="22"/>
                    </w:rPr>
                  </w:rPrChange>
                </w:rPr>
                <w:t>0.64 (0.29, 1.38)</w:t>
              </w:r>
            </w:ins>
          </w:p>
        </w:tc>
      </w:tr>
      <w:tr w:rsidR="00C10AE1" w:rsidRPr="004846D7" w14:paraId="105F1941" w14:textId="77777777" w:rsidTr="008372CA">
        <w:trPr>
          <w:trHeight w:val="744"/>
          <w:ins w:id="2027" w:author="Mooney, Fintan" w:date="2026-01-12T22:39:00Z"/>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93C9D4" w14:textId="77777777" w:rsidR="00C10AE1" w:rsidRPr="004846D7" w:rsidRDefault="00C10AE1" w:rsidP="00C10AE1">
            <w:pPr>
              <w:pBdr>
                <w:top w:val="none" w:sz="0" w:space="0" w:color="000000"/>
                <w:left w:val="none" w:sz="0" w:space="0" w:color="000000"/>
                <w:bottom w:val="none" w:sz="0" w:space="0" w:color="000000"/>
                <w:right w:val="none" w:sz="0" w:space="0" w:color="000000"/>
              </w:pBdr>
              <w:spacing w:before="100" w:after="100"/>
              <w:ind w:left="100" w:right="100"/>
              <w:rPr>
                <w:ins w:id="2028" w:author="Mooney, Fintan" w:date="2026-01-12T22:39:00Z" w16du:dateUtc="2026-01-13T03:39:00Z"/>
                <w:rFonts w:ascii="Calibri" w:eastAsia="Helvetica" w:hAnsi="Calibri" w:cs="Calibri"/>
                <w:color w:val="000000"/>
              </w:rPr>
            </w:pPr>
            <w:ins w:id="2029" w:author="Mooney, Fintan" w:date="2026-01-12T22:39:00Z" w16du:dateUtc="2026-01-13T03:39:00Z">
              <w:r w:rsidRPr="004846D7">
                <w:rPr>
                  <w:rFonts w:ascii="Calibri" w:eastAsia="Helvetica" w:hAnsi="Calibri" w:cs="Calibri"/>
                  <w:color w:val="000000"/>
                </w:rPr>
                <w:t>Temperature</w:t>
              </w:r>
            </w:ins>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B2AAD2" w14:textId="5D0D06AC" w:rsidR="00C10AE1" w:rsidRPr="00C10AE1" w:rsidRDefault="00C10AE1" w:rsidP="00C10AE1">
            <w:pPr>
              <w:pBdr>
                <w:top w:val="none" w:sz="0" w:space="0" w:color="000000"/>
                <w:left w:val="none" w:sz="0" w:space="0" w:color="000000"/>
                <w:bottom w:val="none" w:sz="0" w:space="0" w:color="000000"/>
                <w:right w:val="none" w:sz="0" w:space="0" w:color="000000"/>
              </w:pBdr>
              <w:spacing w:before="100" w:after="100"/>
              <w:ind w:left="100" w:right="100"/>
              <w:rPr>
                <w:ins w:id="2030" w:author="Mooney, Fintan" w:date="2026-01-12T22:39:00Z" w16du:dateUtc="2026-01-13T03:39:00Z"/>
                <w:rFonts w:ascii="Calibri" w:eastAsia="Helvetica" w:hAnsi="Calibri" w:cs="Calibri"/>
                <w:b/>
                <w:color w:val="000000"/>
              </w:rPr>
            </w:pPr>
            <w:bookmarkStart w:id="2031" w:name="_Hlk219319683"/>
            <w:ins w:id="2032" w:author="Mooney, Fintan" w:date="2026-01-14T17:33:00Z" w16du:dateUtc="2026-01-14T22:33:00Z">
              <w:r w:rsidRPr="00C10AE1">
                <w:rPr>
                  <w:rFonts w:ascii="Calibri" w:eastAsia="Helvetica" w:hAnsi="Calibri" w:cs="Calibri"/>
                  <w:b/>
                  <w:color w:val="000000"/>
                  <w:sz w:val="22"/>
                  <w:szCs w:val="22"/>
                  <w:rPrChange w:id="2033" w:author="Mooney, Fintan" w:date="2026-01-14T17:33:00Z" w16du:dateUtc="2026-01-14T22:33:00Z">
                    <w:rPr>
                      <w:rFonts w:ascii="Helvetica" w:eastAsia="Helvetica" w:hAnsi="Helvetica" w:cs="Helvetica"/>
                      <w:b/>
                      <w:color w:val="000000"/>
                      <w:sz w:val="22"/>
                      <w:szCs w:val="22"/>
                    </w:rPr>
                  </w:rPrChange>
                </w:rPr>
                <w:t>0.42 (0.21, 0.85)</w:t>
              </w:r>
            </w:ins>
            <w:bookmarkEnd w:id="2031"/>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502E35" w14:textId="5D96F4A5" w:rsidR="00C10AE1" w:rsidRPr="00C10AE1" w:rsidRDefault="00C10AE1" w:rsidP="00C10AE1">
            <w:pPr>
              <w:pBdr>
                <w:top w:val="none" w:sz="0" w:space="0" w:color="000000"/>
                <w:left w:val="none" w:sz="0" w:space="0" w:color="000000"/>
                <w:bottom w:val="none" w:sz="0" w:space="0" w:color="000000"/>
                <w:right w:val="none" w:sz="0" w:space="0" w:color="000000"/>
              </w:pBdr>
              <w:spacing w:before="100" w:after="100"/>
              <w:ind w:left="100" w:right="100"/>
              <w:rPr>
                <w:ins w:id="2034" w:author="Mooney, Fintan" w:date="2026-01-12T22:39:00Z" w16du:dateUtc="2026-01-13T03:39:00Z"/>
                <w:rFonts w:ascii="Calibri" w:eastAsia="Helvetica" w:hAnsi="Calibri" w:cs="Calibri"/>
                <w:color w:val="000000"/>
              </w:rPr>
            </w:pPr>
            <w:ins w:id="2035" w:author="Mooney, Fintan" w:date="2026-01-14T17:33:00Z" w16du:dateUtc="2026-01-14T22:33:00Z">
              <w:r w:rsidRPr="00C10AE1">
                <w:rPr>
                  <w:rFonts w:ascii="Calibri" w:eastAsia="Helvetica" w:hAnsi="Calibri" w:cs="Calibri"/>
                  <w:color w:val="000000"/>
                  <w:sz w:val="22"/>
                  <w:szCs w:val="22"/>
                  <w:rPrChange w:id="2036" w:author="Mooney, Fintan" w:date="2026-01-14T17:33:00Z" w16du:dateUtc="2026-01-14T22:33:00Z">
                    <w:rPr>
                      <w:rFonts w:ascii="Helvetica" w:eastAsia="Helvetica" w:hAnsi="Helvetica" w:cs="Helvetica"/>
                      <w:color w:val="000000"/>
                      <w:sz w:val="22"/>
                      <w:szCs w:val="22"/>
                    </w:rPr>
                  </w:rPrChange>
                </w:rPr>
                <w:t>0.76 (0.52, 1.11)</w:t>
              </w:r>
            </w:ins>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095ABC" w14:textId="09B95261" w:rsidR="00C10AE1" w:rsidRPr="00C10AE1" w:rsidRDefault="00C10AE1" w:rsidP="00C10AE1">
            <w:pPr>
              <w:pBdr>
                <w:top w:val="none" w:sz="0" w:space="0" w:color="000000"/>
                <w:left w:val="none" w:sz="0" w:space="0" w:color="000000"/>
                <w:bottom w:val="none" w:sz="0" w:space="0" w:color="000000"/>
                <w:right w:val="none" w:sz="0" w:space="0" w:color="000000"/>
              </w:pBdr>
              <w:spacing w:before="100" w:after="100"/>
              <w:ind w:left="100" w:right="100"/>
              <w:rPr>
                <w:ins w:id="2037" w:author="Mooney, Fintan" w:date="2026-01-12T22:39:00Z" w16du:dateUtc="2026-01-13T03:39:00Z"/>
                <w:rFonts w:ascii="Calibri" w:eastAsia="Helvetica" w:hAnsi="Calibri" w:cs="Calibri"/>
                <w:b/>
                <w:color w:val="000000"/>
              </w:rPr>
            </w:pPr>
            <w:ins w:id="2038" w:author="Mooney, Fintan" w:date="2026-01-14T17:33:00Z" w16du:dateUtc="2026-01-14T22:33:00Z">
              <w:r w:rsidRPr="00C10AE1">
                <w:rPr>
                  <w:rFonts w:ascii="Calibri" w:eastAsia="Helvetica" w:hAnsi="Calibri" w:cs="Calibri"/>
                  <w:color w:val="000000"/>
                  <w:sz w:val="22"/>
                  <w:szCs w:val="22"/>
                  <w:rPrChange w:id="2039" w:author="Mooney, Fintan" w:date="2026-01-14T17:33:00Z" w16du:dateUtc="2026-01-14T22:33:00Z">
                    <w:rPr>
                      <w:rFonts w:ascii="Helvetica" w:eastAsia="Helvetica" w:hAnsi="Helvetica" w:cs="Helvetica"/>
                      <w:color w:val="000000"/>
                      <w:sz w:val="22"/>
                      <w:szCs w:val="22"/>
                    </w:rPr>
                  </w:rPrChange>
                </w:rPr>
                <w:t>1.36 (0.98, 1.89)</w:t>
              </w:r>
            </w:ins>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EA899A" w14:textId="1F121964" w:rsidR="00C10AE1" w:rsidRPr="00C10AE1" w:rsidRDefault="00C10AE1" w:rsidP="00C10AE1">
            <w:pPr>
              <w:pBdr>
                <w:top w:val="none" w:sz="0" w:space="0" w:color="000000"/>
                <w:left w:val="none" w:sz="0" w:space="0" w:color="000000"/>
                <w:bottom w:val="none" w:sz="0" w:space="0" w:color="000000"/>
                <w:right w:val="none" w:sz="0" w:space="0" w:color="000000"/>
              </w:pBdr>
              <w:spacing w:before="100" w:after="100"/>
              <w:ind w:left="100" w:right="100"/>
              <w:rPr>
                <w:ins w:id="2040" w:author="Mooney, Fintan" w:date="2026-01-12T22:39:00Z" w16du:dateUtc="2026-01-13T03:39:00Z"/>
                <w:rFonts w:ascii="Calibri" w:eastAsia="Helvetica" w:hAnsi="Calibri" w:cs="Calibri"/>
                <w:b/>
                <w:color w:val="000000"/>
              </w:rPr>
            </w:pPr>
            <w:ins w:id="2041" w:author="Mooney, Fintan" w:date="2026-01-14T17:33:00Z" w16du:dateUtc="2026-01-14T22:33:00Z">
              <w:r w:rsidRPr="00C10AE1">
                <w:rPr>
                  <w:rFonts w:ascii="Calibri" w:eastAsia="Helvetica" w:hAnsi="Calibri" w:cs="Calibri"/>
                  <w:b/>
                  <w:color w:val="000000"/>
                  <w:sz w:val="22"/>
                  <w:szCs w:val="22"/>
                  <w:rPrChange w:id="2042" w:author="Mooney, Fintan" w:date="2026-01-14T17:33:00Z" w16du:dateUtc="2026-01-14T22:33:00Z">
                    <w:rPr>
                      <w:rFonts w:ascii="Helvetica" w:eastAsia="Helvetica" w:hAnsi="Helvetica" w:cs="Helvetica"/>
                      <w:b/>
                      <w:color w:val="000000"/>
                      <w:sz w:val="22"/>
                      <w:szCs w:val="22"/>
                    </w:rPr>
                  </w:rPrChange>
                </w:rPr>
                <w:t>2.44 (1.32, 4.51)</w:t>
              </w:r>
            </w:ins>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ADD8B4" w14:textId="7DA5FD7A" w:rsidR="00C10AE1" w:rsidRPr="00C10AE1" w:rsidRDefault="00C10AE1" w:rsidP="00C10AE1">
            <w:pPr>
              <w:pBdr>
                <w:top w:val="none" w:sz="0" w:space="0" w:color="000000"/>
                <w:left w:val="none" w:sz="0" w:space="0" w:color="000000"/>
                <w:bottom w:val="none" w:sz="0" w:space="0" w:color="000000"/>
                <w:right w:val="none" w:sz="0" w:space="0" w:color="000000"/>
              </w:pBdr>
              <w:spacing w:before="100" w:after="100"/>
              <w:ind w:left="100" w:right="100"/>
              <w:rPr>
                <w:ins w:id="2043" w:author="Mooney, Fintan" w:date="2026-01-12T22:39:00Z" w16du:dateUtc="2026-01-13T03:39:00Z"/>
                <w:rFonts w:ascii="Calibri" w:eastAsia="Helvetica" w:hAnsi="Calibri" w:cs="Calibri"/>
                <w:b/>
                <w:color w:val="000000"/>
              </w:rPr>
            </w:pPr>
            <w:ins w:id="2044" w:author="Mooney, Fintan" w:date="2026-01-14T17:33:00Z" w16du:dateUtc="2026-01-14T22:33:00Z">
              <w:r w:rsidRPr="00C10AE1">
                <w:rPr>
                  <w:rFonts w:ascii="Calibri" w:eastAsia="Helvetica" w:hAnsi="Calibri" w:cs="Calibri"/>
                  <w:b/>
                  <w:color w:val="000000"/>
                  <w:sz w:val="22"/>
                  <w:szCs w:val="22"/>
                  <w:rPrChange w:id="2045" w:author="Mooney, Fintan" w:date="2026-01-14T17:33:00Z" w16du:dateUtc="2026-01-14T22:33:00Z">
                    <w:rPr>
                      <w:rFonts w:ascii="Helvetica" w:eastAsia="Helvetica" w:hAnsi="Helvetica" w:cs="Helvetica"/>
                      <w:b/>
                      <w:color w:val="000000"/>
                      <w:sz w:val="22"/>
                      <w:szCs w:val="22"/>
                    </w:rPr>
                  </w:rPrChange>
                </w:rPr>
                <w:t>4.37 (1.64, 11.63)</w:t>
              </w:r>
            </w:ins>
          </w:p>
        </w:tc>
      </w:tr>
      <w:tr w:rsidR="00C10AE1" w:rsidRPr="004846D7" w14:paraId="5711FF0B" w14:textId="77777777" w:rsidTr="008372CA">
        <w:trPr>
          <w:trHeight w:val="724"/>
          <w:ins w:id="2046" w:author="Mooney, Fintan" w:date="2026-01-12T22:39:00Z"/>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589E5E" w14:textId="77777777" w:rsidR="00C10AE1" w:rsidRPr="004846D7" w:rsidRDefault="00C10AE1" w:rsidP="00C10AE1">
            <w:pPr>
              <w:pBdr>
                <w:top w:val="none" w:sz="0" w:space="0" w:color="000000"/>
                <w:left w:val="none" w:sz="0" w:space="0" w:color="000000"/>
                <w:bottom w:val="none" w:sz="0" w:space="0" w:color="000000"/>
                <w:right w:val="none" w:sz="0" w:space="0" w:color="000000"/>
              </w:pBdr>
              <w:spacing w:before="100" w:after="100"/>
              <w:ind w:left="100" w:right="100"/>
              <w:rPr>
                <w:ins w:id="2047" w:author="Mooney, Fintan" w:date="2026-01-12T22:39:00Z" w16du:dateUtc="2026-01-13T03:39:00Z"/>
                <w:rFonts w:ascii="Calibri" w:eastAsia="Helvetica" w:hAnsi="Calibri" w:cs="Calibri"/>
                <w:color w:val="000000"/>
              </w:rPr>
            </w:pPr>
            <w:ins w:id="2048" w:author="Mooney, Fintan" w:date="2026-01-12T22:39:00Z" w16du:dateUtc="2026-01-13T03:39:00Z">
              <w:r w:rsidRPr="004846D7">
                <w:rPr>
                  <w:rFonts w:ascii="Calibri" w:eastAsia="Helvetica" w:hAnsi="Calibri" w:cs="Calibri"/>
                  <w:color w:val="000000"/>
                </w:rPr>
                <w:t>Precipitation</w:t>
              </w:r>
            </w:ins>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C04821" w14:textId="0F0751DE" w:rsidR="00C10AE1" w:rsidRPr="00C10AE1" w:rsidRDefault="00C10AE1" w:rsidP="00C10AE1">
            <w:pPr>
              <w:pBdr>
                <w:top w:val="none" w:sz="0" w:space="0" w:color="000000"/>
                <w:left w:val="none" w:sz="0" w:space="0" w:color="000000"/>
                <w:bottom w:val="none" w:sz="0" w:space="0" w:color="000000"/>
                <w:right w:val="none" w:sz="0" w:space="0" w:color="000000"/>
              </w:pBdr>
              <w:spacing w:before="100" w:after="100"/>
              <w:ind w:left="100" w:right="100"/>
              <w:rPr>
                <w:ins w:id="2049" w:author="Mooney, Fintan" w:date="2026-01-12T22:39:00Z" w16du:dateUtc="2026-01-13T03:39:00Z"/>
                <w:rFonts w:ascii="Calibri" w:eastAsia="Helvetica" w:hAnsi="Calibri" w:cs="Calibri"/>
                <w:b/>
                <w:color w:val="000000"/>
              </w:rPr>
            </w:pPr>
            <w:ins w:id="2050" w:author="Mooney, Fintan" w:date="2026-01-14T17:33:00Z" w16du:dateUtc="2026-01-14T22:33:00Z">
              <w:r w:rsidRPr="00C10AE1">
                <w:rPr>
                  <w:rFonts w:ascii="Calibri" w:eastAsia="Helvetica" w:hAnsi="Calibri" w:cs="Calibri"/>
                  <w:b/>
                  <w:color w:val="000000"/>
                  <w:sz w:val="22"/>
                  <w:szCs w:val="22"/>
                  <w:rPrChange w:id="2051" w:author="Mooney, Fintan" w:date="2026-01-14T17:33:00Z" w16du:dateUtc="2026-01-14T22:33:00Z">
                    <w:rPr>
                      <w:rFonts w:ascii="Helvetica" w:eastAsia="Helvetica" w:hAnsi="Helvetica" w:cs="Helvetica"/>
                      <w:b/>
                      <w:color w:val="000000"/>
                      <w:sz w:val="22"/>
                      <w:szCs w:val="22"/>
                    </w:rPr>
                  </w:rPrChange>
                </w:rPr>
                <w:t>0.48 (0.28, 0.85)</w:t>
              </w:r>
            </w:ins>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9BD482" w14:textId="70066F75" w:rsidR="00C10AE1" w:rsidRPr="00C10AE1" w:rsidRDefault="00C10AE1" w:rsidP="00C10AE1">
            <w:pPr>
              <w:pBdr>
                <w:top w:val="none" w:sz="0" w:space="0" w:color="000000"/>
                <w:left w:val="none" w:sz="0" w:space="0" w:color="000000"/>
                <w:bottom w:val="none" w:sz="0" w:space="0" w:color="000000"/>
                <w:right w:val="none" w:sz="0" w:space="0" w:color="000000"/>
              </w:pBdr>
              <w:spacing w:before="100" w:after="100"/>
              <w:ind w:left="100" w:right="100"/>
              <w:rPr>
                <w:ins w:id="2052" w:author="Mooney, Fintan" w:date="2026-01-12T22:39:00Z" w16du:dateUtc="2026-01-13T03:39:00Z"/>
                <w:rFonts w:ascii="Calibri" w:eastAsia="Helvetica" w:hAnsi="Calibri" w:cs="Calibri"/>
                <w:b/>
                <w:color w:val="000000"/>
              </w:rPr>
            </w:pPr>
            <w:ins w:id="2053" w:author="Mooney, Fintan" w:date="2026-01-14T17:33:00Z" w16du:dateUtc="2026-01-14T22:33:00Z">
              <w:r w:rsidRPr="00C10AE1">
                <w:rPr>
                  <w:rFonts w:ascii="Calibri" w:eastAsia="Helvetica" w:hAnsi="Calibri" w:cs="Calibri"/>
                  <w:b/>
                  <w:color w:val="000000"/>
                  <w:sz w:val="22"/>
                  <w:szCs w:val="22"/>
                  <w:rPrChange w:id="2054" w:author="Mooney, Fintan" w:date="2026-01-14T17:33:00Z" w16du:dateUtc="2026-01-14T22:33:00Z">
                    <w:rPr>
                      <w:rFonts w:ascii="Helvetica" w:eastAsia="Helvetica" w:hAnsi="Helvetica" w:cs="Helvetica"/>
                      <w:b/>
                      <w:color w:val="000000"/>
                      <w:sz w:val="22"/>
                      <w:szCs w:val="22"/>
                    </w:rPr>
                  </w:rPrChange>
                </w:rPr>
                <w:t>0.58 (0.38, 0.89)</w:t>
              </w:r>
            </w:ins>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3453C0" w14:textId="032D6367" w:rsidR="00C10AE1" w:rsidRPr="00C10AE1" w:rsidRDefault="00C10AE1" w:rsidP="00C10AE1">
            <w:pPr>
              <w:pBdr>
                <w:top w:val="none" w:sz="0" w:space="0" w:color="000000"/>
                <w:left w:val="none" w:sz="0" w:space="0" w:color="000000"/>
                <w:bottom w:val="none" w:sz="0" w:space="0" w:color="000000"/>
                <w:right w:val="none" w:sz="0" w:space="0" w:color="000000"/>
              </w:pBdr>
              <w:spacing w:before="100" w:after="100"/>
              <w:ind w:left="100" w:right="100"/>
              <w:rPr>
                <w:ins w:id="2055" w:author="Mooney, Fintan" w:date="2026-01-12T22:39:00Z" w16du:dateUtc="2026-01-13T03:39:00Z"/>
                <w:rFonts w:ascii="Calibri" w:eastAsia="Helvetica" w:hAnsi="Calibri" w:cs="Calibri"/>
                <w:b/>
                <w:color w:val="000000"/>
              </w:rPr>
            </w:pPr>
            <w:ins w:id="2056" w:author="Mooney, Fintan" w:date="2026-01-14T17:33:00Z" w16du:dateUtc="2026-01-14T22:33:00Z">
              <w:r w:rsidRPr="00C10AE1">
                <w:rPr>
                  <w:rFonts w:ascii="Calibri" w:eastAsia="Helvetica" w:hAnsi="Calibri" w:cs="Calibri"/>
                  <w:b/>
                  <w:color w:val="000000"/>
                  <w:sz w:val="22"/>
                  <w:szCs w:val="22"/>
                  <w:rPrChange w:id="2057" w:author="Mooney, Fintan" w:date="2026-01-14T17:33:00Z" w16du:dateUtc="2026-01-14T22:33:00Z">
                    <w:rPr>
                      <w:rFonts w:ascii="Helvetica" w:eastAsia="Helvetica" w:hAnsi="Helvetica" w:cs="Helvetica"/>
                      <w:b/>
                      <w:color w:val="000000"/>
                      <w:sz w:val="22"/>
                      <w:szCs w:val="22"/>
                    </w:rPr>
                  </w:rPrChange>
                </w:rPr>
                <w:t>0.71 (0.52, 0.96)</w:t>
              </w:r>
            </w:ins>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7DB308" w14:textId="01D0B97A" w:rsidR="00C10AE1" w:rsidRPr="00C10AE1" w:rsidRDefault="00C10AE1" w:rsidP="00C10AE1">
            <w:pPr>
              <w:pBdr>
                <w:top w:val="none" w:sz="0" w:space="0" w:color="000000"/>
                <w:left w:val="none" w:sz="0" w:space="0" w:color="000000"/>
                <w:bottom w:val="none" w:sz="0" w:space="0" w:color="000000"/>
                <w:right w:val="none" w:sz="0" w:space="0" w:color="000000"/>
              </w:pBdr>
              <w:spacing w:before="100" w:after="100"/>
              <w:ind w:left="100" w:right="100"/>
              <w:rPr>
                <w:ins w:id="2058" w:author="Mooney, Fintan" w:date="2026-01-12T22:39:00Z" w16du:dateUtc="2026-01-13T03:39:00Z"/>
                <w:rFonts w:ascii="Calibri" w:eastAsia="Helvetica" w:hAnsi="Calibri" w:cs="Calibri"/>
                <w:color w:val="000000"/>
              </w:rPr>
            </w:pPr>
            <w:ins w:id="2059" w:author="Mooney, Fintan" w:date="2026-01-14T17:33:00Z" w16du:dateUtc="2026-01-14T22:33:00Z">
              <w:r w:rsidRPr="00C10AE1">
                <w:rPr>
                  <w:rFonts w:ascii="Calibri" w:eastAsia="Helvetica" w:hAnsi="Calibri" w:cs="Calibri"/>
                  <w:color w:val="000000"/>
                  <w:sz w:val="22"/>
                  <w:szCs w:val="22"/>
                  <w:rPrChange w:id="2060" w:author="Mooney, Fintan" w:date="2026-01-14T17:33:00Z" w16du:dateUtc="2026-01-14T22:33:00Z">
                    <w:rPr>
                      <w:rFonts w:ascii="Helvetica" w:eastAsia="Helvetica" w:hAnsi="Helvetica" w:cs="Helvetica"/>
                      <w:color w:val="000000"/>
                      <w:sz w:val="22"/>
                      <w:szCs w:val="22"/>
                    </w:rPr>
                  </w:rPrChange>
                </w:rPr>
                <w:t>0.86 (0.65, 1.12)</w:t>
              </w:r>
            </w:ins>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4A2249" w14:textId="1D1EBD06" w:rsidR="00C10AE1" w:rsidRPr="00C10AE1" w:rsidRDefault="00C10AE1" w:rsidP="00C10AE1">
            <w:pPr>
              <w:pBdr>
                <w:top w:val="none" w:sz="0" w:space="0" w:color="000000"/>
                <w:left w:val="none" w:sz="0" w:space="0" w:color="000000"/>
                <w:bottom w:val="none" w:sz="0" w:space="0" w:color="000000"/>
                <w:right w:val="none" w:sz="0" w:space="0" w:color="000000"/>
              </w:pBdr>
              <w:spacing w:before="100" w:after="100"/>
              <w:ind w:left="100" w:right="100"/>
              <w:rPr>
                <w:ins w:id="2061" w:author="Mooney, Fintan" w:date="2026-01-12T22:39:00Z" w16du:dateUtc="2026-01-13T03:39:00Z"/>
                <w:rFonts w:ascii="Calibri" w:eastAsia="Helvetica" w:hAnsi="Calibri" w:cs="Calibri"/>
                <w:color w:val="000000"/>
              </w:rPr>
            </w:pPr>
            <w:ins w:id="2062" w:author="Mooney, Fintan" w:date="2026-01-14T17:33:00Z" w16du:dateUtc="2026-01-14T22:33:00Z">
              <w:r w:rsidRPr="00C10AE1">
                <w:rPr>
                  <w:rFonts w:ascii="Calibri" w:eastAsia="Helvetica" w:hAnsi="Calibri" w:cs="Calibri"/>
                  <w:color w:val="000000"/>
                  <w:sz w:val="22"/>
                  <w:szCs w:val="22"/>
                  <w:rPrChange w:id="2063" w:author="Mooney, Fintan" w:date="2026-01-14T17:33:00Z" w16du:dateUtc="2026-01-14T22:33:00Z">
                    <w:rPr>
                      <w:rFonts w:ascii="Helvetica" w:eastAsia="Helvetica" w:hAnsi="Helvetica" w:cs="Helvetica"/>
                      <w:color w:val="000000"/>
                      <w:sz w:val="22"/>
                      <w:szCs w:val="22"/>
                    </w:rPr>
                  </w:rPrChange>
                </w:rPr>
                <w:t>1.04 (0.75, 1.45)</w:t>
              </w:r>
            </w:ins>
          </w:p>
        </w:tc>
      </w:tr>
      <w:tr w:rsidR="00C10AE1" w:rsidRPr="004846D7" w14:paraId="7D27293E" w14:textId="77777777" w:rsidTr="008372CA">
        <w:trPr>
          <w:trHeight w:val="724"/>
          <w:ins w:id="2064" w:author="Mooney, Fintan" w:date="2026-01-12T22:39:00Z"/>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722F7F" w14:textId="77777777" w:rsidR="00C10AE1" w:rsidRPr="004846D7" w:rsidRDefault="00C10AE1" w:rsidP="00C10AE1">
            <w:pPr>
              <w:pBdr>
                <w:top w:val="none" w:sz="0" w:space="0" w:color="000000"/>
                <w:left w:val="none" w:sz="0" w:space="0" w:color="000000"/>
                <w:bottom w:val="none" w:sz="0" w:space="0" w:color="000000"/>
                <w:right w:val="none" w:sz="0" w:space="0" w:color="000000"/>
              </w:pBdr>
              <w:spacing w:before="100" w:after="100"/>
              <w:ind w:left="100" w:right="100"/>
              <w:rPr>
                <w:ins w:id="2065" w:author="Mooney, Fintan" w:date="2026-01-12T22:39:00Z" w16du:dateUtc="2026-01-13T03:39:00Z"/>
                <w:rFonts w:ascii="Calibri" w:eastAsia="Helvetica" w:hAnsi="Calibri" w:cs="Calibri"/>
                <w:color w:val="000000"/>
              </w:rPr>
            </w:pPr>
            <w:ins w:id="2066" w:author="Mooney, Fintan" w:date="2026-01-12T22:39:00Z" w16du:dateUtc="2026-01-13T03:39:00Z">
              <w:r w:rsidRPr="004846D7">
                <w:rPr>
                  <w:rFonts w:ascii="Calibri" w:eastAsia="Helvetica" w:hAnsi="Calibri" w:cs="Calibri"/>
                  <w:color w:val="000000"/>
                </w:rPr>
                <w:t>Snow Density</w:t>
              </w:r>
            </w:ins>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95078E" w14:textId="09632B92" w:rsidR="00C10AE1" w:rsidRPr="00C10AE1" w:rsidRDefault="00C10AE1" w:rsidP="00C10AE1">
            <w:pPr>
              <w:pBdr>
                <w:top w:val="none" w:sz="0" w:space="0" w:color="000000"/>
                <w:left w:val="none" w:sz="0" w:space="0" w:color="000000"/>
                <w:bottom w:val="none" w:sz="0" w:space="0" w:color="000000"/>
                <w:right w:val="none" w:sz="0" w:space="0" w:color="000000"/>
              </w:pBdr>
              <w:spacing w:before="100" w:after="100"/>
              <w:ind w:left="100" w:right="100"/>
              <w:rPr>
                <w:ins w:id="2067" w:author="Mooney, Fintan" w:date="2026-01-12T22:39:00Z" w16du:dateUtc="2026-01-13T03:39:00Z"/>
                <w:rFonts w:ascii="Calibri" w:eastAsia="Helvetica" w:hAnsi="Calibri" w:cs="Calibri"/>
                <w:b/>
                <w:color w:val="000000"/>
              </w:rPr>
            </w:pPr>
            <w:ins w:id="2068" w:author="Mooney, Fintan" w:date="2026-01-14T17:33:00Z" w16du:dateUtc="2026-01-14T22:33:00Z">
              <w:r w:rsidRPr="00C10AE1">
                <w:rPr>
                  <w:rFonts w:ascii="Calibri" w:eastAsia="Helvetica" w:hAnsi="Calibri" w:cs="Calibri"/>
                  <w:b/>
                  <w:color w:val="000000"/>
                  <w:sz w:val="22"/>
                  <w:szCs w:val="22"/>
                  <w:rPrChange w:id="2069" w:author="Mooney, Fintan" w:date="2026-01-14T17:33:00Z" w16du:dateUtc="2026-01-14T22:33:00Z">
                    <w:rPr>
                      <w:rFonts w:ascii="Helvetica" w:eastAsia="Helvetica" w:hAnsi="Helvetica" w:cs="Helvetica"/>
                      <w:b/>
                      <w:color w:val="000000"/>
                      <w:sz w:val="22"/>
                      <w:szCs w:val="22"/>
                    </w:rPr>
                  </w:rPrChange>
                </w:rPr>
                <w:t>0.46 (0.26, 0.83)</w:t>
              </w:r>
            </w:ins>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4FCC6C" w14:textId="46211FA6" w:rsidR="00C10AE1" w:rsidRPr="00C10AE1" w:rsidRDefault="00C10AE1" w:rsidP="00C10AE1">
            <w:pPr>
              <w:pBdr>
                <w:top w:val="none" w:sz="0" w:space="0" w:color="000000"/>
                <w:left w:val="none" w:sz="0" w:space="0" w:color="000000"/>
                <w:bottom w:val="none" w:sz="0" w:space="0" w:color="000000"/>
                <w:right w:val="none" w:sz="0" w:space="0" w:color="000000"/>
              </w:pBdr>
              <w:spacing w:before="100" w:after="100"/>
              <w:ind w:left="100" w:right="100"/>
              <w:rPr>
                <w:ins w:id="2070" w:author="Mooney, Fintan" w:date="2026-01-12T22:39:00Z" w16du:dateUtc="2026-01-13T03:39:00Z"/>
                <w:rFonts w:ascii="Calibri" w:eastAsia="Helvetica" w:hAnsi="Calibri" w:cs="Calibri"/>
                <w:b/>
                <w:color w:val="000000"/>
              </w:rPr>
            </w:pPr>
            <w:ins w:id="2071" w:author="Mooney, Fintan" w:date="2026-01-14T17:33:00Z" w16du:dateUtc="2026-01-14T22:33:00Z">
              <w:r w:rsidRPr="00C10AE1">
                <w:rPr>
                  <w:rFonts w:ascii="Calibri" w:eastAsia="Helvetica" w:hAnsi="Calibri" w:cs="Calibri"/>
                  <w:b/>
                  <w:color w:val="000000"/>
                  <w:sz w:val="22"/>
                  <w:szCs w:val="22"/>
                  <w:rPrChange w:id="2072" w:author="Mooney, Fintan" w:date="2026-01-14T17:33:00Z" w16du:dateUtc="2026-01-14T22:33:00Z">
                    <w:rPr>
                      <w:rFonts w:ascii="Helvetica" w:eastAsia="Helvetica" w:hAnsi="Helvetica" w:cs="Helvetica"/>
                      <w:b/>
                      <w:color w:val="000000"/>
                      <w:sz w:val="22"/>
                      <w:szCs w:val="22"/>
                    </w:rPr>
                  </w:rPrChange>
                </w:rPr>
                <w:t>0.59 (0.39, 0.89)</w:t>
              </w:r>
            </w:ins>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620C0B" w14:textId="33F440E3" w:rsidR="00C10AE1" w:rsidRPr="00C10AE1" w:rsidRDefault="00C10AE1" w:rsidP="00C10AE1">
            <w:pPr>
              <w:pBdr>
                <w:top w:val="none" w:sz="0" w:space="0" w:color="000000"/>
                <w:left w:val="none" w:sz="0" w:space="0" w:color="000000"/>
                <w:bottom w:val="none" w:sz="0" w:space="0" w:color="000000"/>
                <w:right w:val="none" w:sz="0" w:space="0" w:color="000000"/>
              </w:pBdr>
              <w:spacing w:before="100" w:after="100"/>
              <w:ind w:left="100" w:right="100"/>
              <w:rPr>
                <w:ins w:id="2073" w:author="Mooney, Fintan" w:date="2026-01-12T22:39:00Z" w16du:dateUtc="2026-01-13T03:39:00Z"/>
                <w:rFonts w:ascii="Calibri" w:eastAsia="Helvetica" w:hAnsi="Calibri" w:cs="Calibri"/>
                <w:color w:val="000000"/>
              </w:rPr>
            </w:pPr>
            <w:ins w:id="2074" w:author="Mooney, Fintan" w:date="2026-01-14T17:33:00Z" w16du:dateUtc="2026-01-14T22:33:00Z">
              <w:r w:rsidRPr="00C10AE1">
                <w:rPr>
                  <w:rFonts w:ascii="Calibri" w:eastAsia="Helvetica" w:hAnsi="Calibri" w:cs="Calibri"/>
                  <w:color w:val="000000"/>
                  <w:sz w:val="22"/>
                  <w:szCs w:val="22"/>
                  <w:rPrChange w:id="2075" w:author="Mooney, Fintan" w:date="2026-01-14T17:33:00Z" w16du:dateUtc="2026-01-14T22:33:00Z">
                    <w:rPr>
                      <w:rFonts w:ascii="Helvetica" w:eastAsia="Helvetica" w:hAnsi="Helvetica" w:cs="Helvetica"/>
                      <w:color w:val="000000"/>
                      <w:sz w:val="22"/>
                      <w:szCs w:val="22"/>
                    </w:rPr>
                  </w:rPrChange>
                </w:rPr>
                <w:t>0.75 (0.55, 1.03)</w:t>
              </w:r>
            </w:ins>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7506C6" w14:textId="49A71B38" w:rsidR="00C10AE1" w:rsidRPr="00C10AE1" w:rsidRDefault="00C10AE1" w:rsidP="00C10AE1">
            <w:pPr>
              <w:pBdr>
                <w:top w:val="none" w:sz="0" w:space="0" w:color="000000"/>
                <w:left w:val="none" w:sz="0" w:space="0" w:color="000000"/>
                <w:bottom w:val="none" w:sz="0" w:space="0" w:color="000000"/>
                <w:right w:val="none" w:sz="0" w:space="0" w:color="000000"/>
              </w:pBdr>
              <w:spacing w:before="100" w:after="100"/>
              <w:ind w:left="100" w:right="100"/>
              <w:rPr>
                <w:ins w:id="2076" w:author="Mooney, Fintan" w:date="2026-01-12T22:39:00Z" w16du:dateUtc="2026-01-13T03:39:00Z"/>
                <w:rFonts w:ascii="Calibri" w:eastAsia="Helvetica" w:hAnsi="Calibri" w:cs="Calibri"/>
                <w:color w:val="000000"/>
              </w:rPr>
            </w:pPr>
            <w:ins w:id="2077" w:author="Mooney, Fintan" w:date="2026-01-14T17:33:00Z" w16du:dateUtc="2026-01-14T22:33:00Z">
              <w:r w:rsidRPr="00C10AE1">
                <w:rPr>
                  <w:rFonts w:ascii="Calibri" w:eastAsia="Helvetica" w:hAnsi="Calibri" w:cs="Calibri"/>
                  <w:color w:val="000000"/>
                  <w:sz w:val="22"/>
                  <w:szCs w:val="22"/>
                  <w:rPrChange w:id="2078" w:author="Mooney, Fintan" w:date="2026-01-14T17:33:00Z" w16du:dateUtc="2026-01-14T22:33:00Z">
                    <w:rPr>
                      <w:rFonts w:ascii="Helvetica" w:eastAsia="Helvetica" w:hAnsi="Helvetica" w:cs="Helvetica"/>
                      <w:color w:val="000000"/>
                      <w:sz w:val="22"/>
                      <w:szCs w:val="22"/>
                    </w:rPr>
                  </w:rPrChange>
                </w:rPr>
                <w:t>0.96 (0.65, 1.42)</w:t>
              </w:r>
            </w:ins>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918850" w14:textId="742AB2D3" w:rsidR="00C10AE1" w:rsidRPr="00C10AE1" w:rsidRDefault="00C10AE1" w:rsidP="00C10AE1">
            <w:pPr>
              <w:pBdr>
                <w:top w:val="none" w:sz="0" w:space="0" w:color="000000"/>
                <w:left w:val="none" w:sz="0" w:space="0" w:color="000000"/>
                <w:bottom w:val="none" w:sz="0" w:space="0" w:color="000000"/>
                <w:right w:val="none" w:sz="0" w:space="0" w:color="000000"/>
              </w:pBdr>
              <w:spacing w:before="100" w:after="100"/>
              <w:ind w:left="100" w:right="100"/>
              <w:rPr>
                <w:ins w:id="2079" w:author="Mooney, Fintan" w:date="2026-01-12T22:39:00Z" w16du:dateUtc="2026-01-13T03:39:00Z"/>
                <w:rFonts w:ascii="Calibri" w:eastAsia="Helvetica" w:hAnsi="Calibri" w:cs="Calibri"/>
                <w:color w:val="000000"/>
              </w:rPr>
            </w:pPr>
            <w:ins w:id="2080" w:author="Mooney, Fintan" w:date="2026-01-14T17:33:00Z" w16du:dateUtc="2026-01-14T22:33:00Z">
              <w:r w:rsidRPr="00C10AE1">
                <w:rPr>
                  <w:rFonts w:ascii="Calibri" w:eastAsia="Helvetica" w:hAnsi="Calibri" w:cs="Calibri"/>
                  <w:color w:val="000000"/>
                  <w:sz w:val="22"/>
                  <w:szCs w:val="22"/>
                  <w:rPrChange w:id="2081" w:author="Mooney, Fintan" w:date="2026-01-14T17:33:00Z" w16du:dateUtc="2026-01-14T22:33:00Z">
                    <w:rPr>
                      <w:rFonts w:ascii="Helvetica" w:eastAsia="Helvetica" w:hAnsi="Helvetica" w:cs="Helvetica"/>
                      <w:color w:val="000000"/>
                      <w:sz w:val="22"/>
                      <w:szCs w:val="22"/>
                    </w:rPr>
                  </w:rPrChange>
                </w:rPr>
                <w:t>1.22 (0.70, 2.15)</w:t>
              </w:r>
            </w:ins>
          </w:p>
        </w:tc>
      </w:tr>
      <w:tr w:rsidR="00C10AE1" w:rsidRPr="004846D7" w14:paraId="38C5C27D" w14:textId="77777777" w:rsidTr="008372CA">
        <w:trPr>
          <w:trHeight w:val="744"/>
          <w:ins w:id="2082" w:author="Mooney, Fintan" w:date="2026-01-12T22:39:00Z"/>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63AF7" w14:textId="77777777" w:rsidR="00C10AE1" w:rsidRPr="004846D7" w:rsidRDefault="00C10AE1" w:rsidP="00C10AE1">
            <w:pPr>
              <w:pBdr>
                <w:top w:val="none" w:sz="0" w:space="0" w:color="000000"/>
                <w:left w:val="none" w:sz="0" w:space="0" w:color="000000"/>
                <w:bottom w:val="none" w:sz="0" w:space="0" w:color="000000"/>
                <w:right w:val="none" w:sz="0" w:space="0" w:color="000000"/>
              </w:pBdr>
              <w:spacing w:before="100" w:after="100"/>
              <w:ind w:left="100" w:right="100"/>
              <w:rPr>
                <w:ins w:id="2083" w:author="Mooney, Fintan" w:date="2026-01-12T22:39:00Z" w16du:dateUtc="2026-01-13T03:39:00Z"/>
                <w:rFonts w:ascii="Calibri" w:eastAsia="Helvetica" w:hAnsi="Calibri" w:cs="Calibri"/>
                <w:color w:val="000000"/>
              </w:rPr>
            </w:pPr>
            <w:ins w:id="2084" w:author="Mooney, Fintan" w:date="2026-01-12T22:39:00Z" w16du:dateUtc="2026-01-13T03:39:00Z">
              <w:r w:rsidRPr="004846D7">
                <w:rPr>
                  <w:rFonts w:ascii="Calibri" w:eastAsia="Helvetica" w:hAnsi="Calibri" w:cs="Calibri"/>
                  <w:color w:val="000000"/>
                </w:rPr>
                <w:t>Wind Speed</w:t>
              </w:r>
            </w:ins>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F0F0EC" w14:textId="22AFCC58" w:rsidR="00C10AE1" w:rsidRPr="00C10AE1" w:rsidRDefault="00C10AE1" w:rsidP="00C10AE1">
            <w:pPr>
              <w:pBdr>
                <w:top w:val="none" w:sz="0" w:space="0" w:color="000000"/>
                <w:left w:val="none" w:sz="0" w:space="0" w:color="000000"/>
                <w:bottom w:val="none" w:sz="0" w:space="0" w:color="000000"/>
                <w:right w:val="none" w:sz="0" w:space="0" w:color="000000"/>
              </w:pBdr>
              <w:spacing w:before="100" w:after="100"/>
              <w:ind w:left="100" w:right="100"/>
              <w:rPr>
                <w:ins w:id="2085" w:author="Mooney, Fintan" w:date="2026-01-12T22:39:00Z" w16du:dateUtc="2026-01-13T03:39:00Z"/>
                <w:rFonts w:ascii="Calibri" w:eastAsia="Helvetica" w:hAnsi="Calibri" w:cs="Calibri"/>
                <w:color w:val="000000"/>
              </w:rPr>
            </w:pPr>
            <w:ins w:id="2086" w:author="Mooney, Fintan" w:date="2026-01-14T17:33:00Z" w16du:dateUtc="2026-01-14T22:33:00Z">
              <w:r w:rsidRPr="00C10AE1">
                <w:rPr>
                  <w:rFonts w:ascii="Calibri" w:eastAsia="Helvetica" w:hAnsi="Calibri" w:cs="Calibri"/>
                  <w:color w:val="000000"/>
                  <w:sz w:val="22"/>
                  <w:szCs w:val="22"/>
                  <w:rPrChange w:id="2087" w:author="Mooney, Fintan" w:date="2026-01-14T17:33:00Z" w16du:dateUtc="2026-01-14T22:33:00Z">
                    <w:rPr>
                      <w:rFonts w:ascii="Helvetica" w:eastAsia="Helvetica" w:hAnsi="Helvetica" w:cs="Helvetica"/>
                      <w:color w:val="000000"/>
                      <w:sz w:val="22"/>
                      <w:szCs w:val="22"/>
                    </w:rPr>
                  </w:rPrChange>
                </w:rPr>
                <w:t>1.37 (1.00, 1.89)</w:t>
              </w:r>
            </w:ins>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574362" w14:textId="0505A826" w:rsidR="00C10AE1" w:rsidRPr="00C10AE1" w:rsidRDefault="00C10AE1" w:rsidP="00C10AE1">
            <w:pPr>
              <w:pBdr>
                <w:top w:val="none" w:sz="0" w:space="0" w:color="000000"/>
                <w:left w:val="none" w:sz="0" w:space="0" w:color="000000"/>
                <w:bottom w:val="none" w:sz="0" w:space="0" w:color="000000"/>
                <w:right w:val="none" w:sz="0" w:space="0" w:color="000000"/>
              </w:pBdr>
              <w:spacing w:before="100" w:after="100"/>
              <w:ind w:left="100" w:right="100"/>
              <w:rPr>
                <w:ins w:id="2088" w:author="Mooney, Fintan" w:date="2026-01-12T22:39:00Z" w16du:dateUtc="2026-01-13T03:39:00Z"/>
                <w:rFonts w:ascii="Calibri" w:eastAsia="Helvetica" w:hAnsi="Calibri" w:cs="Calibri"/>
                <w:b/>
                <w:color w:val="000000"/>
              </w:rPr>
            </w:pPr>
            <w:ins w:id="2089" w:author="Mooney, Fintan" w:date="2026-01-14T17:33:00Z" w16du:dateUtc="2026-01-14T22:33:00Z">
              <w:r w:rsidRPr="00C10AE1">
                <w:rPr>
                  <w:rFonts w:ascii="Calibri" w:eastAsia="Helvetica" w:hAnsi="Calibri" w:cs="Calibri"/>
                  <w:b/>
                  <w:color w:val="000000"/>
                  <w:sz w:val="22"/>
                  <w:szCs w:val="22"/>
                  <w:rPrChange w:id="2090" w:author="Mooney, Fintan" w:date="2026-01-14T17:33:00Z" w16du:dateUtc="2026-01-14T22:33:00Z">
                    <w:rPr>
                      <w:rFonts w:ascii="Helvetica" w:eastAsia="Helvetica" w:hAnsi="Helvetica" w:cs="Helvetica"/>
                      <w:b/>
                      <w:color w:val="000000"/>
                      <w:sz w:val="22"/>
                      <w:szCs w:val="22"/>
                    </w:rPr>
                  </w:rPrChange>
                </w:rPr>
                <w:t>1.43 (1.07, 1.92)</w:t>
              </w:r>
            </w:ins>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C0E28B" w14:textId="2467FBDF" w:rsidR="00C10AE1" w:rsidRPr="00C10AE1" w:rsidRDefault="00C10AE1" w:rsidP="00C10AE1">
            <w:pPr>
              <w:pBdr>
                <w:top w:val="none" w:sz="0" w:space="0" w:color="000000"/>
                <w:left w:val="none" w:sz="0" w:space="0" w:color="000000"/>
                <w:bottom w:val="none" w:sz="0" w:space="0" w:color="000000"/>
                <w:right w:val="none" w:sz="0" w:space="0" w:color="000000"/>
              </w:pBdr>
              <w:spacing w:before="100" w:after="100"/>
              <w:ind w:left="100" w:right="100"/>
              <w:rPr>
                <w:ins w:id="2091" w:author="Mooney, Fintan" w:date="2026-01-12T22:39:00Z" w16du:dateUtc="2026-01-13T03:39:00Z"/>
                <w:rFonts w:ascii="Calibri" w:eastAsia="Helvetica" w:hAnsi="Calibri" w:cs="Calibri"/>
                <w:b/>
                <w:color w:val="000000"/>
              </w:rPr>
            </w:pPr>
            <w:ins w:id="2092" w:author="Mooney, Fintan" w:date="2026-01-14T17:33:00Z" w16du:dateUtc="2026-01-14T22:33:00Z">
              <w:r w:rsidRPr="00C10AE1">
                <w:rPr>
                  <w:rFonts w:ascii="Calibri" w:eastAsia="Helvetica" w:hAnsi="Calibri" w:cs="Calibri"/>
                  <w:b/>
                  <w:color w:val="000000"/>
                  <w:sz w:val="22"/>
                  <w:szCs w:val="22"/>
                  <w:rPrChange w:id="2093" w:author="Mooney, Fintan" w:date="2026-01-14T17:33:00Z" w16du:dateUtc="2026-01-14T22:33:00Z">
                    <w:rPr>
                      <w:rFonts w:ascii="Helvetica" w:eastAsia="Helvetica" w:hAnsi="Helvetica" w:cs="Helvetica"/>
                      <w:b/>
                      <w:color w:val="000000"/>
                      <w:sz w:val="22"/>
                      <w:szCs w:val="22"/>
                    </w:rPr>
                  </w:rPrChange>
                </w:rPr>
                <w:t>1.49 (1.11, 1.99)</w:t>
              </w:r>
            </w:ins>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BF9D1A" w14:textId="73C01523" w:rsidR="00C10AE1" w:rsidRPr="00C10AE1" w:rsidRDefault="00C10AE1" w:rsidP="00C10AE1">
            <w:pPr>
              <w:pBdr>
                <w:top w:val="none" w:sz="0" w:space="0" w:color="000000"/>
                <w:left w:val="none" w:sz="0" w:space="0" w:color="000000"/>
                <w:bottom w:val="none" w:sz="0" w:space="0" w:color="000000"/>
                <w:right w:val="none" w:sz="0" w:space="0" w:color="000000"/>
              </w:pBdr>
              <w:spacing w:before="100" w:after="100"/>
              <w:ind w:left="100" w:right="100"/>
              <w:rPr>
                <w:ins w:id="2094" w:author="Mooney, Fintan" w:date="2026-01-12T22:39:00Z" w16du:dateUtc="2026-01-13T03:39:00Z"/>
                <w:rFonts w:ascii="Calibri" w:eastAsia="Helvetica" w:hAnsi="Calibri" w:cs="Calibri"/>
                <w:b/>
                <w:color w:val="000000"/>
              </w:rPr>
            </w:pPr>
            <w:ins w:id="2095" w:author="Mooney, Fintan" w:date="2026-01-14T17:33:00Z" w16du:dateUtc="2026-01-14T22:33:00Z">
              <w:r w:rsidRPr="00C10AE1">
                <w:rPr>
                  <w:rFonts w:ascii="Calibri" w:eastAsia="Helvetica" w:hAnsi="Calibri" w:cs="Calibri"/>
                  <w:b/>
                  <w:color w:val="000000"/>
                  <w:sz w:val="22"/>
                  <w:szCs w:val="22"/>
                  <w:rPrChange w:id="2096" w:author="Mooney, Fintan" w:date="2026-01-14T17:33:00Z" w16du:dateUtc="2026-01-14T22:33:00Z">
                    <w:rPr>
                      <w:rFonts w:ascii="Helvetica" w:eastAsia="Helvetica" w:hAnsi="Helvetica" w:cs="Helvetica"/>
                      <w:b/>
                      <w:color w:val="000000"/>
                      <w:sz w:val="22"/>
                      <w:szCs w:val="22"/>
                    </w:rPr>
                  </w:rPrChange>
                </w:rPr>
                <w:t>1.55 (1.14, 2.11)</w:t>
              </w:r>
            </w:ins>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FAC78A" w14:textId="01DA719C" w:rsidR="00C10AE1" w:rsidRPr="00C10AE1" w:rsidRDefault="00C10AE1" w:rsidP="00C10AE1">
            <w:pPr>
              <w:pBdr>
                <w:top w:val="none" w:sz="0" w:space="0" w:color="000000"/>
                <w:left w:val="none" w:sz="0" w:space="0" w:color="000000"/>
                <w:bottom w:val="none" w:sz="0" w:space="0" w:color="000000"/>
                <w:right w:val="none" w:sz="0" w:space="0" w:color="000000"/>
              </w:pBdr>
              <w:spacing w:before="100" w:after="100"/>
              <w:ind w:left="100" w:right="100"/>
              <w:rPr>
                <w:ins w:id="2097" w:author="Mooney, Fintan" w:date="2026-01-12T22:39:00Z" w16du:dateUtc="2026-01-13T03:39:00Z"/>
                <w:rFonts w:ascii="Calibri" w:eastAsia="Helvetica" w:hAnsi="Calibri" w:cs="Calibri"/>
                <w:b/>
                <w:color w:val="000000"/>
              </w:rPr>
            </w:pPr>
            <w:ins w:id="2098" w:author="Mooney, Fintan" w:date="2026-01-14T17:33:00Z" w16du:dateUtc="2026-01-14T22:33:00Z">
              <w:r w:rsidRPr="00C10AE1">
                <w:rPr>
                  <w:rFonts w:ascii="Calibri" w:eastAsia="Helvetica" w:hAnsi="Calibri" w:cs="Calibri"/>
                  <w:b/>
                  <w:color w:val="000000"/>
                  <w:sz w:val="22"/>
                  <w:szCs w:val="22"/>
                  <w:rPrChange w:id="2099" w:author="Mooney, Fintan" w:date="2026-01-14T17:33:00Z" w16du:dateUtc="2026-01-14T22:33:00Z">
                    <w:rPr>
                      <w:rFonts w:ascii="Helvetica" w:eastAsia="Helvetica" w:hAnsi="Helvetica" w:cs="Helvetica"/>
                      <w:b/>
                      <w:color w:val="000000"/>
                      <w:sz w:val="22"/>
                      <w:szCs w:val="22"/>
                    </w:rPr>
                  </w:rPrChange>
                </w:rPr>
                <w:t>1.61 (1.14, 2.28)</w:t>
              </w:r>
            </w:ins>
          </w:p>
        </w:tc>
      </w:tr>
      <w:tr w:rsidR="00C10AE1" w:rsidRPr="004846D7" w14:paraId="6A4CB7BF" w14:textId="77777777" w:rsidTr="008372CA">
        <w:trPr>
          <w:trHeight w:val="724"/>
          <w:ins w:id="2100" w:author="Mooney, Fintan" w:date="2026-01-12T22:39:00Z"/>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C30895" w14:textId="77777777" w:rsidR="00C10AE1" w:rsidRPr="004846D7" w:rsidRDefault="00C10AE1" w:rsidP="00C10AE1">
            <w:pPr>
              <w:pBdr>
                <w:top w:val="none" w:sz="0" w:space="0" w:color="000000"/>
                <w:left w:val="none" w:sz="0" w:space="0" w:color="000000"/>
                <w:bottom w:val="none" w:sz="0" w:space="0" w:color="000000"/>
                <w:right w:val="none" w:sz="0" w:space="0" w:color="000000"/>
              </w:pBdr>
              <w:spacing w:before="100" w:after="100"/>
              <w:ind w:left="100" w:right="100"/>
              <w:rPr>
                <w:ins w:id="2101" w:author="Mooney, Fintan" w:date="2026-01-12T22:39:00Z" w16du:dateUtc="2026-01-13T03:39:00Z"/>
                <w:rFonts w:ascii="Calibri" w:eastAsia="Helvetica" w:hAnsi="Calibri" w:cs="Calibri"/>
                <w:color w:val="000000"/>
              </w:rPr>
            </w:pPr>
            <w:ins w:id="2102" w:author="Mooney, Fintan" w:date="2026-01-12T22:39:00Z" w16du:dateUtc="2026-01-13T03:39:00Z">
              <w:r w:rsidRPr="004846D7">
                <w:rPr>
                  <w:rFonts w:ascii="Calibri" w:eastAsia="Helvetica" w:hAnsi="Calibri" w:cs="Calibri"/>
                  <w:color w:val="000000"/>
                </w:rPr>
                <w:t>Total Bird Abundance</w:t>
              </w:r>
            </w:ins>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2D076E" w14:textId="58D3BA79" w:rsidR="00C10AE1" w:rsidRPr="00C10AE1" w:rsidRDefault="00C10AE1" w:rsidP="00C10AE1">
            <w:pPr>
              <w:pBdr>
                <w:top w:val="none" w:sz="0" w:space="0" w:color="000000"/>
                <w:left w:val="none" w:sz="0" w:space="0" w:color="000000"/>
                <w:bottom w:val="none" w:sz="0" w:space="0" w:color="000000"/>
                <w:right w:val="none" w:sz="0" w:space="0" w:color="000000"/>
              </w:pBdr>
              <w:spacing w:before="100" w:after="100"/>
              <w:ind w:left="100" w:right="100"/>
              <w:rPr>
                <w:ins w:id="2103" w:author="Mooney, Fintan" w:date="2026-01-12T22:39:00Z" w16du:dateUtc="2026-01-13T03:39:00Z"/>
                <w:rFonts w:ascii="Calibri" w:eastAsia="Helvetica" w:hAnsi="Calibri" w:cs="Calibri"/>
                <w:b/>
                <w:color w:val="000000"/>
              </w:rPr>
            </w:pPr>
            <w:ins w:id="2104" w:author="Mooney, Fintan" w:date="2026-01-14T17:33:00Z" w16du:dateUtc="2026-01-14T22:33:00Z">
              <w:r w:rsidRPr="00C10AE1">
                <w:rPr>
                  <w:rFonts w:ascii="Calibri" w:eastAsia="Helvetica" w:hAnsi="Calibri" w:cs="Calibri"/>
                  <w:b/>
                  <w:color w:val="000000"/>
                  <w:sz w:val="22"/>
                  <w:szCs w:val="22"/>
                  <w:rPrChange w:id="2105" w:author="Mooney, Fintan" w:date="2026-01-14T17:33:00Z" w16du:dateUtc="2026-01-14T22:33:00Z">
                    <w:rPr>
                      <w:rFonts w:ascii="Helvetica" w:eastAsia="Helvetica" w:hAnsi="Helvetica" w:cs="Helvetica"/>
                      <w:b/>
                      <w:color w:val="000000"/>
                      <w:sz w:val="22"/>
                      <w:szCs w:val="22"/>
                    </w:rPr>
                  </w:rPrChange>
                </w:rPr>
                <w:t>0.12 (0.03, 0.45)</w:t>
              </w:r>
            </w:ins>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82F5DB" w14:textId="644610E2" w:rsidR="00C10AE1" w:rsidRPr="00C10AE1" w:rsidRDefault="00C10AE1" w:rsidP="00C10AE1">
            <w:pPr>
              <w:pBdr>
                <w:top w:val="none" w:sz="0" w:space="0" w:color="000000"/>
                <w:left w:val="none" w:sz="0" w:space="0" w:color="000000"/>
                <w:bottom w:val="none" w:sz="0" w:space="0" w:color="000000"/>
                <w:right w:val="none" w:sz="0" w:space="0" w:color="000000"/>
              </w:pBdr>
              <w:spacing w:before="100" w:after="100"/>
              <w:ind w:left="100" w:right="100"/>
              <w:rPr>
                <w:ins w:id="2106" w:author="Mooney, Fintan" w:date="2026-01-12T22:39:00Z" w16du:dateUtc="2026-01-13T03:39:00Z"/>
                <w:rFonts w:ascii="Calibri" w:eastAsia="Helvetica" w:hAnsi="Calibri" w:cs="Calibri"/>
                <w:b/>
                <w:color w:val="000000"/>
              </w:rPr>
            </w:pPr>
            <w:ins w:id="2107" w:author="Mooney, Fintan" w:date="2026-01-14T17:33:00Z" w16du:dateUtc="2026-01-14T22:33:00Z">
              <w:r w:rsidRPr="00C10AE1">
                <w:rPr>
                  <w:rFonts w:ascii="Calibri" w:eastAsia="Helvetica" w:hAnsi="Calibri" w:cs="Calibri"/>
                  <w:b/>
                  <w:color w:val="000000"/>
                  <w:sz w:val="22"/>
                  <w:szCs w:val="22"/>
                  <w:rPrChange w:id="2108" w:author="Mooney, Fintan" w:date="2026-01-14T17:33:00Z" w16du:dateUtc="2026-01-14T22:33:00Z">
                    <w:rPr>
                      <w:rFonts w:ascii="Helvetica" w:eastAsia="Helvetica" w:hAnsi="Helvetica" w:cs="Helvetica"/>
                      <w:b/>
                      <w:color w:val="000000"/>
                      <w:sz w:val="22"/>
                      <w:szCs w:val="22"/>
                    </w:rPr>
                  </w:rPrChange>
                </w:rPr>
                <w:t>0.38 (0.19, 0.78)</w:t>
              </w:r>
            </w:ins>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1EA5CF" w14:textId="4FC1333D" w:rsidR="00C10AE1" w:rsidRPr="00C10AE1" w:rsidRDefault="00C10AE1" w:rsidP="00C10AE1">
            <w:pPr>
              <w:pBdr>
                <w:top w:val="none" w:sz="0" w:space="0" w:color="000000"/>
                <w:left w:val="none" w:sz="0" w:space="0" w:color="000000"/>
                <w:bottom w:val="none" w:sz="0" w:space="0" w:color="000000"/>
                <w:right w:val="none" w:sz="0" w:space="0" w:color="000000"/>
              </w:pBdr>
              <w:spacing w:before="100" w:after="100"/>
              <w:ind w:left="100" w:right="100"/>
              <w:rPr>
                <w:ins w:id="2109" w:author="Mooney, Fintan" w:date="2026-01-12T22:39:00Z" w16du:dateUtc="2026-01-13T03:39:00Z"/>
                <w:rFonts w:ascii="Calibri" w:eastAsia="Helvetica" w:hAnsi="Calibri" w:cs="Calibri"/>
                <w:color w:val="000000"/>
              </w:rPr>
            </w:pPr>
            <w:ins w:id="2110" w:author="Mooney, Fintan" w:date="2026-01-14T17:33:00Z" w16du:dateUtc="2026-01-14T22:33:00Z">
              <w:r w:rsidRPr="00C10AE1">
                <w:rPr>
                  <w:rFonts w:ascii="Calibri" w:eastAsia="Helvetica" w:hAnsi="Calibri" w:cs="Calibri"/>
                  <w:color w:val="000000"/>
                  <w:sz w:val="22"/>
                  <w:szCs w:val="22"/>
                  <w:rPrChange w:id="2111" w:author="Mooney, Fintan" w:date="2026-01-14T17:33:00Z" w16du:dateUtc="2026-01-14T22:33:00Z">
                    <w:rPr>
                      <w:rFonts w:ascii="Helvetica" w:eastAsia="Helvetica" w:hAnsi="Helvetica" w:cs="Helvetica"/>
                      <w:color w:val="000000"/>
                      <w:sz w:val="22"/>
                      <w:szCs w:val="22"/>
                    </w:rPr>
                  </w:rPrChange>
                </w:rPr>
                <w:t>1.24 (0.90, 1.71)</w:t>
              </w:r>
            </w:ins>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CBA21C" w14:textId="052A1643" w:rsidR="00C10AE1" w:rsidRPr="00C10AE1" w:rsidRDefault="00C10AE1" w:rsidP="00C10AE1">
            <w:pPr>
              <w:pBdr>
                <w:top w:val="none" w:sz="0" w:space="0" w:color="000000"/>
                <w:left w:val="none" w:sz="0" w:space="0" w:color="000000"/>
                <w:bottom w:val="none" w:sz="0" w:space="0" w:color="000000"/>
                <w:right w:val="none" w:sz="0" w:space="0" w:color="000000"/>
              </w:pBdr>
              <w:spacing w:before="100" w:after="100"/>
              <w:ind w:left="100" w:right="100"/>
              <w:rPr>
                <w:ins w:id="2112" w:author="Mooney, Fintan" w:date="2026-01-12T22:39:00Z" w16du:dateUtc="2026-01-13T03:39:00Z"/>
                <w:rFonts w:ascii="Calibri" w:eastAsia="Helvetica" w:hAnsi="Calibri" w:cs="Calibri"/>
                <w:b/>
                <w:color w:val="000000"/>
              </w:rPr>
            </w:pPr>
            <w:ins w:id="2113" w:author="Mooney, Fintan" w:date="2026-01-14T17:33:00Z" w16du:dateUtc="2026-01-14T22:33:00Z">
              <w:r w:rsidRPr="00C10AE1">
                <w:rPr>
                  <w:rFonts w:ascii="Calibri" w:eastAsia="Helvetica" w:hAnsi="Calibri" w:cs="Calibri"/>
                  <w:b/>
                  <w:color w:val="000000"/>
                  <w:sz w:val="22"/>
                  <w:szCs w:val="22"/>
                  <w:rPrChange w:id="2114" w:author="Mooney, Fintan" w:date="2026-01-14T17:33:00Z" w16du:dateUtc="2026-01-14T22:33:00Z">
                    <w:rPr>
                      <w:rFonts w:ascii="Helvetica" w:eastAsia="Helvetica" w:hAnsi="Helvetica" w:cs="Helvetica"/>
                      <w:b/>
                      <w:color w:val="000000"/>
                      <w:sz w:val="22"/>
                      <w:szCs w:val="22"/>
                    </w:rPr>
                  </w:rPrChange>
                </w:rPr>
                <w:t>4.00 (1.90, 8.43)</w:t>
              </w:r>
            </w:ins>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16D095" w14:textId="5AE8E810" w:rsidR="00C10AE1" w:rsidRPr="00C10AE1" w:rsidRDefault="00C10AE1" w:rsidP="00C10AE1">
            <w:pPr>
              <w:pBdr>
                <w:top w:val="none" w:sz="0" w:space="0" w:color="000000"/>
                <w:left w:val="none" w:sz="0" w:space="0" w:color="000000"/>
                <w:bottom w:val="none" w:sz="0" w:space="0" w:color="000000"/>
                <w:right w:val="none" w:sz="0" w:space="0" w:color="000000"/>
              </w:pBdr>
              <w:spacing w:before="100" w:after="100"/>
              <w:ind w:left="100" w:right="100"/>
              <w:rPr>
                <w:ins w:id="2115" w:author="Mooney, Fintan" w:date="2026-01-12T22:39:00Z" w16du:dateUtc="2026-01-13T03:39:00Z"/>
                <w:rFonts w:ascii="Calibri" w:eastAsia="Helvetica" w:hAnsi="Calibri" w:cs="Calibri"/>
                <w:b/>
                <w:color w:val="000000"/>
              </w:rPr>
            </w:pPr>
            <w:ins w:id="2116" w:author="Mooney, Fintan" w:date="2026-01-14T17:33:00Z" w16du:dateUtc="2026-01-14T22:33:00Z">
              <w:r w:rsidRPr="00C10AE1">
                <w:rPr>
                  <w:rFonts w:ascii="Calibri" w:eastAsia="Helvetica" w:hAnsi="Calibri" w:cs="Calibri"/>
                  <w:b/>
                  <w:color w:val="000000"/>
                  <w:sz w:val="22"/>
                  <w:szCs w:val="22"/>
                  <w:rPrChange w:id="2117" w:author="Mooney, Fintan" w:date="2026-01-14T17:33:00Z" w16du:dateUtc="2026-01-14T22:33:00Z">
                    <w:rPr>
                      <w:rFonts w:ascii="Helvetica" w:eastAsia="Helvetica" w:hAnsi="Helvetica" w:cs="Helvetica"/>
                      <w:b/>
                      <w:color w:val="000000"/>
                      <w:sz w:val="22"/>
                      <w:szCs w:val="22"/>
                    </w:rPr>
                  </w:rPrChange>
                </w:rPr>
                <w:t>12.92 (3.30, 50.51)</w:t>
              </w:r>
            </w:ins>
          </w:p>
        </w:tc>
      </w:tr>
    </w:tbl>
    <w:p w14:paraId="1C320F81" w14:textId="77777777" w:rsidR="00B06691" w:rsidRPr="004846D7" w:rsidRDefault="00B06691" w:rsidP="00B06691">
      <w:pPr>
        <w:rPr>
          <w:ins w:id="2118" w:author="Mooney, Fintan" w:date="2026-01-12T22:39:00Z" w16du:dateUtc="2026-01-13T03:39:00Z"/>
          <w:rFonts w:ascii="Calibri" w:hAnsi="Calibri" w:cs="Calibri"/>
        </w:rPr>
      </w:pPr>
    </w:p>
    <w:p w14:paraId="478977AB" w14:textId="014D1227" w:rsidR="00B06691" w:rsidRPr="004846D7" w:rsidRDefault="00B06691" w:rsidP="00B06691">
      <w:pPr>
        <w:rPr>
          <w:ins w:id="2119" w:author="Mooney, Fintan" w:date="2026-01-12T22:39:00Z" w16du:dateUtc="2026-01-13T03:39:00Z"/>
          <w:rFonts w:ascii="Calibri" w:hAnsi="Calibri" w:cs="Calibri"/>
        </w:rPr>
      </w:pPr>
      <w:ins w:id="2120" w:author="Mooney, Fintan" w:date="2026-01-12T22:39:00Z" w16du:dateUtc="2026-01-13T03:39:00Z">
        <w:r w:rsidRPr="004846D7">
          <w:rPr>
            <w:rFonts w:ascii="Calibri" w:hAnsi="Calibri" w:cs="Calibri"/>
          </w:rPr>
          <w:t>Table S</w:t>
        </w:r>
      </w:ins>
      <w:ins w:id="2121" w:author="Mooney, Fintan" w:date="2026-01-12T22:40:00Z" w16du:dateUtc="2026-01-13T03:40:00Z">
        <w:r>
          <w:rPr>
            <w:rFonts w:ascii="Calibri" w:hAnsi="Calibri" w:cs="Calibri"/>
          </w:rPr>
          <w:t>1</w:t>
        </w:r>
      </w:ins>
      <w:ins w:id="2122" w:author="Mooney, Fintan" w:date="2026-01-12T22:39:00Z" w16du:dateUtc="2026-01-13T03:39:00Z">
        <w:r w:rsidRPr="004846D7">
          <w:rPr>
            <w:rFonts w:ascii="Calibri" w:hAnsi="Calibri" w:cs="Calibri"/>
          </w:rPr>
          <w:t>. Lag-specific odds ratios from the case-crossover stratified to fall and spring with DLNM crossbasis functions. Estimates represent odds ratios (95% CI) per 0.5 standard deviation increase in each environmental predictor; statistically significant values are shown in bold.</w:t>
        </w:r>
      </w:ins>
    </w:p>
    <w:p w14:paraId="76FBA926" w14:textId="77777777" w:rsidR="00B06691" w:rsidRDefault="00B06691">
      <w:pPr>
        <w:rPr>
          <w:b/>
          <w:bCs/>
        </w:rPr>
      </w:pPr>
    </w:p>
    <w:p w14:paraId="1D7E78C7" w14:textId="5D3BC19D" w:rsidR="000835DB" w:rsidRPr="004846D7" w:rsidDel="00B06691" w:rsidRDefault="000835DB">
      <w:pPr>
        <w:rPr>
          <w:del w:id="2123" w:author="Mooney, Fintan" w:date="2026-01-12T22:40:00Z" w16du:dateUtc="2026-01-13T03:40:00Z"/>
          <w:rFonts w:ascii="Calibri" w:hAnsi="Calibri" w:cs="Calibri"/>
          <w:b/>
        </w:rPr>
      </w:pPr>
    </w:p>
    <w:tbl>
      <w:tblPr>
        <w:tblW w:w="6147" w:type="pct"/>
        <w:tblInd w:w="-1043" w:type="dxa"/>
        <w:tblLayout w:type="fixed"/>
        <w:tblLook w:val="0420" w:firstRow="1" w:lastRow="0" w:firstColumn="0" w:lastColumn="0" w:noHBand="0" w:noVBand="1"/>
        <w:tblPrChange w:id="2124" w:author="Mooney, Fintan" w:date="2026-01-12T16:31:00Z" w16du:dateUtc="2026-01-12T21:31:00Z">
          <w:tblPr>
            <w:tblW w:w="5333" w:type="pct"/>
            <w:jc w:val="center"/>
            <w:tblLook w:val="0420" w:firstRow="1" w:lastRow="0" w:firstColumn="0" w:lastColumn="0" w:noHBand="0" w:noVBand="1"/>
          </w:tblPr>
        </w:tblPrChange>
      </w:tblPr>
      <w:tblGrid>
        <w:gridCol w:w="1578"/>
        <w:gridCol w:w="1095"/>
        <w:gridCol w:w="1098"/>
        <w:gridCol w:w="1095"/>
        <w:gridCol w:w="1098"/>
        <w:gridCol w:w="1098"/>
        <w:gridCol w:w="1098"/>
        <w:gridCol w:w="1098"/>
        <w:gridCol w:w="1098"/>
        <w:gridCol w:w="1114"/>
        <w:gridCol w:w="37"/>
        <w:tblGridChange w:id="2125">
          <w:tblGrid>
            <w:gridCol w:w="1578"/>
            <w:gridCol w:w="2594"/>
            <w:gridCol w:w="1506"/>
            <w:gridCol w:w="1056"/>
            <w:gridCol w:w="1159"/>
            <w:gridCol w:w="1159"/>
            <w:gridCol w:w="1159"/>
            <w:gridCol w:w="1259"/>
            <w:gridCol w:w="11"/>
            <w:gridCol w:w="1382"/>
            <w:gridCol w:w="1493"/>
            <w:gridCol w:w="1493"/>
            <w:gridCol w:w="1605"/>
          </w:tblGrid>
        </w:tblGridChange>
      </w:tblGrid>
      <w:tr w:rsidR="000835DB" w:rsidDel="00B06691" w14:paraId="74EE62E1" w14:textId="47FFDE10" w:rsidTr="00DF5BD2">
        <w:trPr>
          <w:gridAfter w:val="1"/>
          <w:wAfter w:w="15" w:type="pct"/>
          <w:trHeight w:val="504"/>
          <w:tblHeader/>
          <w:del w:id="2126" w:author="Mooney, Fintan" w:date="2026-01-12T22:40:00Z"/>
          <w:trPrChange w:id="2127" w:author="Mooney, Fintan" w:date="2026-01-12T16:31:00Z" w16du:dateUtc="2026-01-12T21:31:00Z">
            <w:trPr>
              <w:gridBefore w:val="2"/>
              <w:tblHeader/>
              <w:jc w:val="center"/>
            </w:trPr>
          </w:trPrChange>
        </w:trPr>
        <w:tc>
          <w:tcPr>
            <w:tcW w:w="686" w:type="pct"/>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Change w:id="2128" w:author="Mooney, Fintan" w:date="2026-01-12T16:31:00Z" w16du:dateUtc="2026-01-12T21:31:00Z">
              <w:tcPr>
                <w:tcW w:w="754" w:type="pct"/>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tcPrChange>
          </w:tcPr>
          <w:p w14:paraId="29DEC2B4" w14:textId="306870E4" w:rsidR="000835DB" w:rsidRPr="004846D7" w:rsidDel="00B06691" w:rsidRDefault="000835DB" w:rsidP="005A4753">
            <w:pPr>
              <w:pBdr>
                <w:top w:val="none" w:sz="0" w:space="0" w:color="000000"/>
                <w:left w:val="none" w:sz="0" w:space="0" w:color="000000"/>
                <w:bottom w:val="none" w:sz="0" w:space="0" w:color="000000"/>
                <w:right w:val="none" w:sz="0" w:space="0" w:color="000000"/>
              </w:pBdr>
              <w:spacing w:before="100" w:after="100"/>
              <w:ind w:left="100" w:right="100"/>
              <w:rPr>
                <w:del w:id="2129" w:author="Mooney, Fintan" w:date="2026-01-12T22:40:00Z" w16du:dateUtc="2026-01-13T03:40:00Z"/>
                <w:rFonts w:ascii="Calibri" w:eastAsia="Helvetica" w:hAnsi="Calibri" w:cs="Calibri"/>
                <w:b/>
                <w:color w:val="000000"/>
              </w:rPr>
            </w:pPr>
            <w:del w:id="2130" w:author="Mooney, Fintan" w:date="2026-01-12T22:40:00Z" w16du:dateUtc="2026-01-13T03:40:00Z">
              <w:r w:rsidRPr="004846D7" w:rsidDel="00B06691">
                <w:rPr>
                  <w:rFonts w:ascii="Calibri" w:eastAsia="Helvetica" w:hAnsi="Calibri" w:cs="Calibri"/>
                  <w:b/>
                  <w:color w:val="000000"/>
                </w:rPr>
                <w:delText>Predictor</w:delText>
              </w:r>
            </w:del>
          </w:p>
        </w:tc>
        <w:tc>
          <w:tcPr>
            <w:tcW w:w="4298" w:type="pct"/>
            <w:gridSpan w:val="9"/>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Change w:id="2131" w:author="Mooney, Fintan" w:date="2026-01-12T16:31:00Z" w16du:dateUtc="2026-01-12T21:31:00Z">
              <w:tcPr>
                <w:tcW w:w="4246" w:type="pct"/>
                <w:gridSpan w:val="10"/>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tcPrChange>
          </w:tcPr>
          <w:p w14:paraId="61E04CC7" w14:textId="1F3B7B8F" w:rsidR="000835DB" w:rsidRPr="004846D7" w:rsidDel="00B06691" w:rsidRDefault="000835DB" w:rsidP="005A4753">
            <w:pPr>
              <w:pBdr>
                <w:top w:val="none" w:sz="0" w:space="0" w:color="000000"/>
                <w:left w:val="none" w:sz="0" w:space="0" w:color="000000"/>
                <w:bottom w:val="none" w:sz="0" w:space="0" w:color="000000"/>
                <w:right w:val="none" w:sz="0" w:space="0" w:color="000000"/>
              </w:pBdr>
              <w:spacing w:before="100" w:after="100"/>
              <w:ind w:left="100" w:right="100"/>
              <w:rPr>
                <w:del w:id="2132" w:author="Mooney, Fintan" w:date="2026-01-12T22:40:00Z" w16du:dateUtc="2026-01-13T03:40:00Z"/>
                <w:rFonts w:ascii="Calibri" w:eastAsia="Helvetica" w:hAnsi="Calibri" w:cs="Calibri"/>
                <w:b/>
                <w:color w:val="000000"/>
              </w:rPr>
            </w:pPr>
            <w:del w:id="2133" w:author="Mooney, Fintan" w:date="2026-01-12T22:40:00Z" w16du:dateUtc="2026-01-13T03:40:00Z">
              <w:r w:rsidRPr="004846D7" w:rsidDel="00B06691">
                <w:rPr>
                  <w:rFonts w:ascii="Calibri" w:eastAsia="Helvetica" w:hAnsi="Calibri" w:cs="Calibri"/>
                  <w:b/>
                  <w:color w:val="000000"/>
                </w:rPr>
                <w:delText>Lag-Specific Odds Ratio (95% CI)</w:delText>
              </w:r>
            </w:del>
          </w:p>
        </w:tc>
      </w:tr>
      <w:tr w:rsidR="000835DB" w:rsidDel="00B06691" w14:paraId="133198C5" w14:textId="4C5C65A9" w:rsidTr="00DF5BD2">
        <w:trPr>
          <w:trHeight w:val="522"/>
          <w:tblHeader/>
          <w:del w:id="2134" w:author="Mooney, Fintan" w:date="2026-01-12T22:40:00Z"/>
          <w:trPrChange w:id="2135" w:author="Mooney, Fintan" w:date="2026-01-12T16:31:00Z" w16du:dateUtc="2026-01-12T21:31:00Z">
            <w:trPr>
              <w:gridBefore w:val="2"/>
              <w:tblHeader/>
              <w:jc w:val="center"/>
            </w:trPr>
          </w:trPrChange>
        </w:trPr>
        <w:tc>
          <w:tcPr>
            <w:tcW w:w="686"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2136" w:author="Mooney, Fintan" w:date="2026-01-12T16:31:00Z" w16du:dateUtc="2026-01-12T21:31:00Z">
              <w:tcPr>
                <w:tcW w:w="754"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785443DA" w14:textId="3DF6DFBC" w:rsidR="000835DB" w:rsidRPr="004846D7" w:rsidDel="00B06691" w:rsidRDefault="000835DB" w:rsidP="005A4753">
            <w:pPr>
              <w:pBdr>
                <w:top w:val="none" w:sz="0" w:space="0" w:color="000000"/>
                <w:left w:val="none" w:sz="0" w:space="0" w:color="000000"/>
                <w:bottom w:val="none" w:sz="0" w:space="0" w:color="000000"/>
                <w:right w:val="none" w:sz="0" w:space="0" w:color="000000"/>
              </w:pBdr>
              <w:spacing w:before="100" w:after="100"/>
              <w:ind w:left="100" w:right="100"/>
              <w:rPr>
                <w:del w:id="2137" w:author="Mooney, Fintan" w:date="2026-01-12T22:40:00Z" w16du:dateUtc="2026-01-13T03:40:00Z"/>
                <w:rFonts w:ascii="Calibri" w:eastAsia="Helvetica" w:hAnsi="Calibri" w:cs="Calibri"/>
                <w:color w:val="000000"/>
              </w:rPr>
            </w:pPr>
          </w:p>
        </w:tc>
        <w:tc>
          <w:tcPr>
            <w:tcW w:w="476"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2138" w:author="Mooney, Fintan" w:date="2026-01-12T16:31:00Z" w16du:dateUtc="2026-01-12T21:31:00Z">
              <w:tcPr>
                <w:tcW w:w="411"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53BBF49C" w14:textId="57197AA2" w:rsidR="000835DB" w:rsidRPr="004846D7" w:rsidDel="00B06691" w:rsidRDefault="000835DB" w:rsidP="005A4753">
            <w:pPr>
              <w:pBdr>
                <w:top w:val="none" w:sz="0" w:space="0" w:color="000000"/>
                <w:left w:val="none" w:sz="0" w:space="0" w:color="000000"/>
                <w:bottom w:val="none" w:sz="0" w:space="0" w:color="000000"/>
                <w:right w:val="none" w:sz="0" w:space="0" w:color="000000"/>
              </w:pBdr>
              <w:spacing w:before="100" w:after="100"/>
              <w:ind w:left="100" w:right="100"/>
              <w:rPr>
                <w:del w:id="2139" w:author="Mooney, Fintan" w:date="2026-01-12T22:40:00Z" w16du:dateUtc="2026-01-13T03:40:00Z"/>
                <w:rFonts w:ascii="Calibri" w:eastAsia="Helvetica" w:hAnsi="Calibri" w:cs="Calibri"/>
                <w:color w:val="000000"/>
              </w:rPr>
            </w:pPr>
            <w:del w:id="2140" w:author="Mooney, Fintan" w:date="2026-01-12T22:40:00Z" w16du:dateUtc="2026-01-13T03:40:00Z">
              <w:r w:rsidRPr="004846D7" w:rsidDel="00B06691">
                <w:rPr>
                  <w:rFonts w:ascii="Calibri" w:eastAsia="Helvetica" w:hAnsi="Calibri" w:cs="Calibri"/>
                  <w:color w:val="000000"/>
                </w:rPr>
                <w:delText>Lag 0</w:delText>
              </w:r>
            </w:del>
          </w:p>
        </w:tc>
        <w:tc>
          <w:tcPr>
            <w:tcW w:w="477"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2141" w:author="Mooney, Fintan" w:date="2026-01-12T16:31:00Z" w16du:dateUtc="2026-01-12T21:31:00Z">
              <w:tcPr>
                <w:tcW w:w="411"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6CA3EC98" w14:textId="320986E3" w:rsidR="000835DB" w:rsidRPr="004846D7" w:rsidDel="00B06691" w:rsidRDefault="000835DB" w:rsidP="005A4753">
            <w:pPr>
              <w:pBdr>
                <w:top w:val="none" w:sz="0" w:space="0" w:color="000000"/>
                <w:left w:val="none" w:sz="0" w:space="0" w:color="000000"/>
                <w:bottom w:val="none" w:sz="0" w:space="0" w:color="000000"/>
                <w:right w:val="none" w:sz="0" w:space="0" w:color="000000"/>
              </w:pBdr>
              <w:spacing w:before="100" w:after="100"/>
              <w:ind w:left="100" w:right="100"/>
              <w:rPr>
                <w:del w:id="2142" w:author="Mooney, Fintan" w:date="2026-01-12T22:40:00Z" w16du:dateUtc="2026-01-13T03:40:00Z"/>
                <w:rFonts w:ascii="Calibri" w:eastAsia="Helvetica" w:hAnsi="Calibri" w:cs="Calibri"/>
                <w:color w:val="000000"/>
              </w:rPr>
            </w:pPr>
            <w:del w:id="2143" w:author="Mooney, Fintan" w:date="2026-01-12T22:40:00Z" w16du:dateUtc="2026-01-13T03:40:00Z">
              <w:r w:rsidRPr="004846D7" w:rsidDel="00B06691">
                <w:rPr>
                  <w:rFonts w:ascii="Calibri" w:eastAsia="Helvetica" w:hAnsi="Calibri" w:cs="Calibri"/>
                  <w:color w:val="000000"/>
                </w:rPr>
                <w:delText>Lag 1</w:delText>
              </w:r>
            </w:del>
          </w:p>
        </w:tc>
        <w:tc>
          <w:tcPr>
            <w:tcW w:w="476"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2144" w:author="Mooney, Fintan" w:date="2026-01-12T16:31:00Z" w16du:dateUtc="2026-01-12T21:31:00Z">
              <w:tcPr>
                <w:tcW w:w="411"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67B880F2" w14:textId="3BE2D95A" w:rsidR="000835DB" w:rsidRPr="004846D7" w:rsidDel="00B06691" w:rsidRDefault="000835DB" w:rsidP="005A4753">
            <w:pPr>
              <w:pBdr>
                <w:top w:val="none" w:sz="0" w:space="0" w:color="000000"/>
                <w:left w:val="none" w:sz="0" w:space="0" w:color="000000"/>
                <w:bottom w:val="none" w:sz="0" w:space="0" w:color="000000"/>
                <w:right w:val="none" w:sz="0" w:space="0" w:color="000000"/>
              </w:pBdr>
              <w:spacing w:before="100" w:after="100"/>
              <w:ind w:left="100" w:right="100"/>
              <w:rPr>
                <w:del w:id="2145" w:author="Mooney, Fintan" w:date="2026-01-12T22:40:00Z" w16du:dateUtc="2026-01-13T03:40:00Z"/>
                <w:rFonts w:ascii="Calibri" w:eastAsia="Helvetica" w:hAnsi="Calibri" w:cs="Calibri"/>
                <w:color w:val="000000"/>
              </w:rPr>
            </w:pPr>
            <w:del w:id="2146" w:author="Mooney, Fintan" w:date="2026-01-12T22:40:00Z" w16du:dateUtc="2026-01-13T03:40:00Z">
              <w:r w:rsidRPr="004846D7" w:rsidDel="00B06691">
                <w:rPr>
                  <w:rFonts w:ascii="Calibri" w:eastAsia="Helvetica" w:hAnsi="Calibri" w:cs="Calibri"/>
                  <w:color w:val="000000"/>
                </w:rPr>
                <w:delText>Lag 2</w:delText>
              </w:r>
            </w:del>
          </w:p>
        </w:tc>
        <w:tc>
          <w:tcPr>
            <w:tcW w:w="477"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2147" w:author="Mooney, Fintan" w:date="2026-01-12T16:31:00Z" w16du:dateUtc="2026-01-12T21:31:00Z">
              <w:tcPr>
                <w:tcW w:w="411"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2C37BC2D" w14:textId="437A306C" w:rsidR="000835DB" w:rsidRPr="004846D7" w:rsidDel="00B06691" w:rsidRDefault="000835DB" w:rsidP="005A4753">
            <w:pPr>
              <w:pBdr>
                <w:top w:val="none" w:sz="0" w:space="0" w:color="000000"/>
                <w:left w:val="none" w:sz="0" w:space="0" w:color="000000"/>
                <w:bottom w:val="none" w:sz="0" w:space="0" w:color="000000"/>
                <w:right w:val="none" w:sz="0" w:space="0" w:color="000000"/>
              </w:pBdr>
              <w:spacing w:before="100" w:after="100"/>
              <w:ind w:left="100" w:right="100"/>
              <w:rPr>
                <w:del w:id="2148" w:author="Mooney, Fintan" w:date="2026-01-12T22:40:00Z" w16du:dateUtc="2026-01-13T03:40:00Z"/>
                <w:rFonts w:ascii="Calibri" w:eastAsia="Helvetica" w:hAnsi="Calibri" w:cs="Calibri"/>
                <w:color w:val="000000"/>
              </w:rPr>
            </w:pPr>
            <w:del w:id="2149" w:author="Mooney, Fintan" w:date="2026-01-12T22:40:00Z" w16du:dateUtc="2026-01-13T03:40:00Z">
              <w:r w:rsidRPr="004846D7" w:rsidDel="00B06691">
                <w:rPr>
                  <w:rFonts w:ascii="Calibri" w:eastAsia="Helvetica" w:hAnsi="Calibri" w:cs="Calibri"/>
                  <w:color w:val="000000"/>
                </w:rPr>
                <w:delText>Lag 3</w:delText>
              </w:r>
            </w:del>
          </w:p>
        </w:tc>
        <w:tc>
          <w:tcPr>
            <w:tcW w:w="477"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2150" w:author="Mooney, Fintan" w:date="2026-01-12T16:31:00Z" w16du:dateUtc="2026-01-12T21:31:00Z">
              <w:tcPr>
                <w:tcW w:w="472" w:type="pct"/>
                <w:gridSpan w:val="2"/>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713AD247" w14:textId="463489D9" w:rsidR="000835DB" w:rsidRPr="004846D7" w:rsidDel="00B06691" w:rsidRDefault="000835DB" w:rsidP="005A4753">
            <w:pPr>
              <w:pBdr>
                <w:top w:val="none" w:sz="0" w:space="0" w:color="000000"/>
                <w:left w:val="none" w:sz="0" w:space="0" w:color="000000"/>
                <w:bottom w:val="none" w:sz="0" w:space="0" w:color="000000"/>
                <w:right w:val="none" w:sz="0" w:space="0" w:color="000000"/>
              </w:pBdr>
              <w:spacing w:before="100" w:after="100"/>
              <w:ind w:left="100" w:right="100"/>
              <w:rPr>
                <w:del w:id="2151" w:author="Mooney, Fintan" w:date="2026-01-12T22:40:00Z" w16du:dateUtc="2026-01-13T03:40:00Z"/>
                <w:rFonts w:ascii="Calibri" w:eastAsia="Helvetica" w:hAnsi="Calibri" w:cs="Calibri"/>
                <w:color w:val="000000"/>
              </w:rPr>
            </w:pPr>
            <w:del w:id="2152" w:author="Mooney, Fintan" w:date="2026-01-12T22:40:00Z" w16du:dateUtc="2026-01-13T03:40:00Z">
              <w:r w:rsidRPr="004846D7" w:rsidDel="00B06691">
                <w:rPr>
                  <w:rFonts w:ascii="Calibri" w:eastAsia="Helvetica" w:hAnsi="Calibri" w:cs="Calibri"/>
                  <w:color w:val="000000"/>
                </w:rPr>
                <w:delText>Lag 4</w:delText>
              </w:r>
            </w:del>
          </w:p>
        </w:tc>
        <w:tc>
          <w:tcPr>
            <w:tcW w:w="477"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2153" w:author="Mooney, Fintan" w:date="2026-01-12T16:31:00Z" w16du:dateUtc="2026-01-12T21:31:00Z">
              <w:tcPr>
                <w:tcW w:w="472"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78A1D604" w14:textId="55A41309" w:rsidR="000835DB" w:rsidRPr="004846D7" w:rsidDel="00B06691" w:rsidRDefault="000835DB" w:rsidP="005A4753">
            <w:pPr>
              <w:pBdr>
                <w:top w:val="none" w:sz="0" w:space="0" w:color="000000"/>
                <w:left w:val="none" w:sz="0" w:space="0" w:color="000000"/>
                <w:bottom w:val="none" w:sz="0" w:space="0" w:color="000000"/>
                <w:right w:val="none" w:sz="0" w:space="0" w:color="000000"/>
              </w:pBdr>
              <w:spacing w:before="100" w:after="100"/>
              <w:ind w:left="100" w:right="100"/>
              <w:rPr>
                <w:del w:id="2154" w:author="Mooney, Fintan" w:date="2026-01-12T22:40:00Z" w16du:dateUtc="2026-01-13T03:40:00Z"/>
                <w:rFonts w:ascii="Calibri" w:eastAsia="Helvetica" w:hAnsi="Calibri" w:cs="Calibri"/>
                <w:color w:val="000000"/>
              </w:rPr>
            </w:pPr>
            <w:del w:id="2155" w:author="Mooney, Fintan" w:date="2026-01-12T22:40:00Z" w16du:dateUtc="2026-01-13T03:40:00Z">
              <w:r w:rsidRPr="004846D7" w:rsidDel="00B06691">
                <w:rPr>
                  <w:rFonts w:ascii="Calibri" w:eastAsia="Helvetica" w:hAnsi="Calibri" w:cs="Calibri"/>
                  <w:color w:val="000000"/>
                </w:rPr>
                <w:delText>Lag 5</w:delText>
              </w:r>
            </w:del>
          </w:p>
        </w:tc>
        <w:tc>
          <w:tcPr>
            <w:tcW w:w="477"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2156" w:author="Mooney, Fintan" w:date="2026-01-12T16:31:00Z" w16du:dateUtc="2026-01-12T21:31:00Z">
              <w:tcPr>
                <w:tcW w:w="533"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739C4AC4" w14:textId="18DBE7E1" w:rsidR="000835DB" w:rsidRPr="004846D7" w:rsidDel="00B06691" w:rsidRDefault="000835DB" w:rsidP="005A4753">
            <w:pPr>
              <w:pBdr>
                <w:top w:val="none" w:sz="0" w:space="0" w:color="000000"/>
                <w:left w:val="none" w:sz="0" w:space="0" w:color="000000"/>
                <w:bottom w:val="none" w:sz="0" w:space="0" w:color="000000"/>
                <w:right w:val="none" w:sz="0" w:space="0" w:color="000000"/>
              </w:pBdr>
              <w:spacing w:before="100" w:after="100"/>
              <w:ind w:left="100" w:right="100"/>
              <w:rPr>
                <w:del w:id="2157" w:author="Mooney, Fintan" w:date="2026-01-12T22:40:00Z" w16du:dateUtc="2026-01-13T03:40:00Z"/>
                <w:rFonts w:ascii="Calibri" w:eastAsia="Helvetica" w:hAnsi="Calibri" w:cs="Calibri"/>
                <w:color w:val="000000"/>
              </w:rPr>
            </w:pPr>
            <w:del w:id="2158" w:author="Mooney, Fintan" w:date="2026-01-12T22:40:00Z" w16du:dateUtc="2026-01-13T03:40:00Z">
              <w:r w:rsidRPr="004846D7" w:rsidDel="00B06691">
                <w:rPr>
                  <w:rFonts w:ascii="Calibri" w:eastAsia="Helvetica" w:hAnsi="Calibri" w:cs="Calibri"/>
                  <w:color w:val="000000"/>
                </w:rPr>
                <w:delText>Lag 6</w:delText>
              </w:r>
            </w:del>
          </w:p>
        </w:tc>
        <w:tc>
          <w:tcPr>
            <w:tcW w:w="477"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2159" w:author="Mooney, Fintan" w:date="2026-01-12T16:31:00Z" w16du:dateUtc="2026-01-12T21:31:00Z">
              <w:tcPr>
                <w:tcW w:w="533"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4DED3006" w14:textId="1840740C" w:rsidR="000835DB" w:rsidRPr="004846D7" w:rsidDel="00B06691" w:rsidRDefault="000835DB" w:rsidP="005A4753">
            <w:pPr>
              <w:pBdr>
                <w:top w:val="none" w:sz="0" w:space="0" w:color="000000"/>
                <w:left w:val="none" w:sz="0" w:space="0" w:color="000000"/>
                <w:bottom w:val="none" w:sz="0" w:space="0" w:color="000000"/>
                <w:right w:val="none" w:sz="0" w:space="0" w:color="000000"/>
              </w:pBdr>
              <w:spacing w:before="100" w:after="100"/>
              <w:ind w:left="100" w:right="100"/>
              <w:rPr>
                <w:del w:id="2160" w:author="Mooney, Fintan" w:date="2026-01-12T22:40:00Z" w16du:dateUtc="2026-01-13T03:40:00Z"/>
                <w:rFonts w:ascii="Calibri" w:eastAsia="Helvetica" w:hAnsi="Calibri" w:cs="Calibri"/>
                <w:color w:val="000000"/>
              </w:rPr>
            </w:pPr>
            <w:del w:id="2161" w:author="Mooney, Fintan" w:date="2026-01-12T22:40:00Z" w16du:dateUtc="2026-01-13T03:40:00Z">
              <w:r w:rsidRPr="004846D7" w:rsidDel="00B06691">
                <w:rPr>
                  <w:rFonts w:ascii="Calibri" w:eastAsia="Helvetica" w:hAnsi="Calibri" w:cs="Calibri"/>
                  <w:color w:val="000000"/>
                </w:rPr>
                <w:delText>Lag 7</w:delText>
              </w:r>
            </w:del>
          </w:p>
        </w:tc>
        <w:tc>
          <w:tcPr>
            <w:tcW w:w="501" w:type="pct"/>
            <w:gridSpan w:val="2"/>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2162" w:author="Mooney, Fintan" w:date="2026-01-12T16:31:00Z" w16du:dateUtc="2026-01-12T21:31:00Z">
              <w:tcPr>
                <w:tcW w:w="594"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1F582289" w14:textId="46ABEAD2" w:rsidR="000835DB" w:rsidRPr="004846D7" w:rsidDel="00B06691" w:rsidRDefault="000835DB" w:rsidP="005A4753">
            <w:pPr>
              <w:pBdr>
                <w:top w:val="none" w:sz="0" w:space="0" w:color="000000"/>
                <w:left w:val="none" w:sz="0" w:space="0" w:color="000000"/>
                <w:bottom w:val="none" w:sz="0" w:space="0" w:color="000000"/>
                <w:right w:val="none" w:sz="0" w:space="0" w:color="000000"/>
              </w:pBdr>
              <w:spacing w:before="100" w:after="100"/>
              <w:ind w:left="100" w:right="100"/>
              <w:rPr>
                <w:del w:id="2163" w:author="Mooney, Fintan" w:date="2026-01-12T22:40:00Z" w16du:dateUtc="2026-01-13T03:40:00Z"/>
                <w:rFonts w:ascii="Calibri" w:eastAsia="Helvetica" w:hAnsi="Calibri" w:cs="Calibri"/>
                <w:color w:val="000000"/>
              </w:rPr>
            </w:pPr>
            <w:del w:id="2164" w:author="Mooney, Fintan" w:date="2026-01-12T22:40:00Z" w16du:dateUtc="2026-01-13T03:40:00Z">
              <w:r w:rsidRPr="004846D7" w:rsidDel="00B06691">
                <w:rPr>
                  <w:rFonts w:ascii="Calibri" w:eastAsia="Helvetica" w:hAnsi="Calibri" w:cs="Calibri"/>
                  <w:color w:val="000000"/>
                </w:rPr>
                <w:delText>Lag 8</w:delText>
              </w:r>
            </w:del>
          </w:p>
        </w:tc>
      </w:tr>
      <w:tr w:rsidR="004E7C2A" w:rsidDel="00B06691" w14:paraId="46E0D05E" w14:textId="57ABE389" w:rsidTr="00DF5BD2">
        <w:trPr>
          <w:trHeight w:val="1126"/>
          <w:del w:id="2165" w:author="Mooney, Fintan" w:date="2026-01-12T22:40:00Z"/>
          <w:trPrChange w:id="2166" w:author="Mooney, Fintan" w:date="2026-01-12T16:31:00Z" w16du:dateUtc="2026-01-12T21:31:00Z">
            <w:trPr>
              <w:gridBefore w:val="2"/>
              <w:jc w:val="center"/>
            </w:trPr>
          </w:trPrChange>
        </w:trPr>
        <w:tc>
          <w:tcPr>
            <w:tcW w:w="686"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167" w:author="Mooney, Fintan" w:date="2026-01-12T16:31:00Z" w16du:dateUtc="2026-01-12T21:31:00Z">
              <w:tcPr>
                <w:tcW w:w="754"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70BE7D7A" w14:textId="5CA8F7B1" w:rsidR="004E7C2A" w:rsidRPr="004846D7" w:rsidDel="00B06691" w:rsidRDefault="004E7C2A" w:rsidP="004E7C2A">
            <w:pPr>
              <w:pBdr>
                <w:top w:val="none" w:sz="0" w:space="0" w:color="000000"/>
                <w:left w:val="none" w:sz="0" w:space="0" w:color="000000"/>
                <w:bottom w:val="none" w:sz="0" w:space="0" w:color="000000"/>
                <w:right w:val="none" w:sz="0" w:space="0" w:color="000000"/>
              </w:pBdr>
              <w:spacing w:before="100" w:after="100"/>
              <w:ind w:left="100" w:right="100"/>
              <w:rPr>
                <w:del w:id="2168" w:author="Mooney, Fintan" w:date="2026-01-12T22:40:00Z" w16du:dateUtc="2026-01-13T03:40:00Z"/>
                <w:rFonts w:ascii="Calibri" w:eastAsia="Helvetica" w:hAnsi="Calibri" w:cs="Calibri"/>
                <w:color w:val="000000"/>
              </w:rPr>
            </w:pPr>
            <w:del w:id="2169" w:author="Mooney, Fintan" w:date="2026-01-12T22:40:00Z" w16du:dateUtc="2026-01-13T03:40:00Z">
              <w:r w:rsidRPr="004846D7" w:rsidDel="00B06691">
                <w:rPr>
                  <w:rFonts w:ascii="Calibri" w:eastAsia="Helvetica" w:hAnsi="Calibri" w:cs="Calibri"/>
                  <w:color w:val="000000"/>
                </w:rPr>
                <w:delText>Anseriformes (Crude)</w:delText>
              </w:r>
            </w:del>
          </w:p>
        </w:tc>
        <w:tc>
          <w:tcPr>
            <w:tcW w:w="476"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170" w:author="Mooney, Fintan" w:date="2026-01-12T16:31:00Z" w16du:dateUtc="2026-01-12T21:31:00Z">
              <w:tcPr>
                <w:tcW w:w="411"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56E0AF33" w14:textId="19853BAA" w:rsidR="004E7C2A" w:rsidRPr="004E7C2A" w:rsidDel="00B06691" w:rsidRDefault="004E7C2A" w:rsidP="004E7C2A">
            <w:pPr>
              <w:pBdr>
                <w:top w:val="none" w:sz="0" w:space="0" w:color="000000"/>
                <w:left w:val="none" w:sz="0" w:space="0" w:color="000000"/>
                <w:bottom w:val="none" w:sz="0" w:space="0" w:color="000000"/>
                <w:right w:val="none" w:sz="0" w:space="0" w:color="000000"/>
              </w:pBdr>
              <w:spacing w:before="100" w:after="100"/>
              <w:ind w:left="100" w:right="100"/>
              <w:rPr>
                <w:del w:id="2171" w:author="Mooney, Fintan" w:date="2026-01-12T22:40:00Z" w16du:dateUtc="2026-01-13T03:40:00Z"/>
                <w:rFonts w:ascii="Calibri" w:eastAsia="Helvetica" w:hAnsi="Calibri" w:cs="Calibri"/>
                <w:color w:val="000000"/>
                <w:sz w:val="22"/>
                <w:szCs w:val="22"/>
                <w:rPrChange w:id="2172" w:author="Mooney, Fintan" w:date="2026-01-12T16:27:00Z" w16du:dateUtc="2026-01-12T21:27:00Z">
                  <w:rPr>
                    <w:del w:id="2173" w:author="Mooney, Fintan" w:date="2026-01-12T22:40:00Z" w16du:dateUtc="2026-01-13T03:40:00Z"/>
                    <w:rFonts w:ascii="Calibri" w:eastAsia="Helvetica" w:hAnsi="Calibri" w:cs="Calibri"/>
                    <w:color w:val="000000"/>
                  </w:rPr>
                </w:rPrChange>
              </w:rPr>
            </w:pPr>
            <w:del w:id="2174" w:author="Mooney, Fintan" w:date="2026-01-12T16:27:00Z" w16du:dateUtc="2026-01-12T21:27:00Z">
              <w:r w:rsidRPr="004E7C2A" w:rsidDel="008B4108">
                <w:rPr>
                  <w:rFonts w:ascii="Calibri" w:eastAsia="Helvetica" w:hAnsi="Calibri" w:cs="Calibri"/>
                  <w:color w:val="000000"/>
                  <w:sz w:val="22"/>
                  <w:szCs w:val="22"/>
                  <w:rPrChange w:id="2175" w:author="Mooney, Fintan" w:date="2026-01-12T16:27:00Z" w16du:dateUtc="2026-01-12T21:27:00Z">
                    <w:rPr>
                      <w:rFonts w:ascii="Calibri" w:eastAsia="Helvetica" w:hAnsi="Calibri" w:cs="Calibri"/>
                      <w:color w:val="000000"/>
                    </w:rPr>
                  </w:rPrChange>
                </w:rPr>
                <w:delText>1.21 (0.89, 1.63)</w:delText>
              </w:r>
            </w:del>
          </w:p>
        </w:tc>
        <w:tc>
          <w:tcPr>
            <w:tcW w:w="47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176" w:author="Mooney, Fintan" w:date="2026-01-12T16:31:00Z" w16du:dateUtc="2026-01-12T21:31:00Z">
              <w:tcPr>
                <w:tcW w:w="411"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04AE175D" w14:textId="114D531F" w:rsidR="004E7C2A" w:rsidRPr="004E7C2A" w:rsidDel="00B06691" w:rsidRDefault="004E7C2A" w:rsidP="004E7C2A">
            <w:pPr>
              <w:pBdr>
                <w:top w:val="none" w:sz="0" w:space="0" w:color="000000"/>
                <w:left w:val="none" w:sz="0" w:space="0" w:color="000000"/>
                <w:bottom w:val="none" w:sz="0" w:space="0" w:color="000000"/>
                <w:right w:val="none" w:sz="0" w:space="0" w:color="000000"/>
              </w:pBdr>
              <w:spacing w:before="100" w:after="100"/>
              <w:ind w:left="100" w:right="100"/>
              <w:rPr>
                <w:del w:id="2177" w:author="Mooney, Fintan" w:date="2026-01-12T22:40:00Z" w16du:dateUtc="2026-01-13T03:40:00Z"/>
                <w:rFonts w:ascii="Calibri" w:eastAsia="Helvetica" w:hAnsi="Calibri" w:cs="Calibri"/>
                <w:b/>
                <w:color w:val="000000"/>
                <w:sz w:val="22"/>
                <w:szCs w:val="22"/>
                <w:rPrChange w:id="2178" w:author="Mooney, Fintan" w:date="2026-01-12T16:27:00Z" w16du:dateUtc="2026-01-12T21:27:00Z">
                  <w:rPr>
                    <w:del w:id="2179" w:author="Mooney, Fintan" w:date="2026-01-12T22:40:00Z" w16du:dateUtc="2026-01-13T03:40:00Z"/>
                    <w:rFonts w:ascii="Calibri" w:eastAsia="Helvetica" w:hAnsi="Calibri" w:cs="Calibri"/>
                    <w:b/>
                    <w:color w:val="000000"/>
                  </w:rPr>
                </w:rPrChange>
              </w:rPr>
            </w:pPr>
            <w:del w:id="2180" w:author="Mooney, Fintan" w:date="2026-01-12T16:27:00Z" w16du:dateUtc="2026-01-12T21:27:00Z">
              <w:r w:rsidRPr="004E7C2A" w:rsidDel="008B4108">
                <w:rPr>
                  <w:rFonts w:ascii="Calibri" w:eastAsia="Helvetica" w:hAnsi="Calibri" w:cs="Calibri"/>
                  <w:b/>
                  <w:color w:val="000000"/>
                  <w:sz w:val="22"/>
                  <w:szCs w:val="22"/>
                  <w:rPrChange w:id="2181" w:author="Mooney, Fintan" w:date="2026-01-12T16:27:00Z" w16du:dateUtc="2026-01-12T21:27:00Z">
                    <w:rPr>
                      <w:rFonts w:ascii="Calibri" w:eastAsia="Helvetica" w:hAnsi="Calibri" w:cs="Calibri"/>
                      <w:b/>
                      <w:color w:val="000000"/>
                    </w:rPr>
                  </w:rPrChange>
                </w:rPr>
                <w:delText>1.38 (1.08, 1.76)</w:delText>
              </w:r>
            </w:del>
          </w:p>
        </w:tc>
        <w:tc>
          <w:tcPr>
            <w:tcW w:w="476"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182" w:author="Mooney, Fintan" w:date="2026-01-12T16:31:00Z" w16du:dateUtc="2026-01-12T21:31:00Z">
              <w:tcPr>
                <w:tcW w:w="411"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25C30A7A" w14:textId="1F3AE80A" w:rsidR="004E7C2A" w:rsidRPr="004E7C2A" w:rsidDel="00B06691" w:rsidRDefault="004E7C2A" w:rsidP="004E7C2A">
            <w:pPr>
              <w:pBdr>
                <w:top w:val="none" w:sz="0" w:space="0" w:color="000000"/>
                <w:left w:val="none" w:sz="0" w:space="0" w:color="000000"/>
                <w:bottom w:val="none" w:sz="0" w:space="0" w:color="000000"/>
                <w:right w:val="none" w:sz="0" w:space="0" w:color="000000"/>
              </w:pBdr>
              <w:spacing w:before="100" w:after="100"/>
              <w:ind w:left="100" w:right="100"/>
              <w:rPr>
                <w:del w:id="2183" w:author="Mooney, Fintan" w:date="2026-01-12T22:40:00Z" w16du:dateUtc="2026-01-13T03:40:00Z"/>
                <w:rFonts w:ascii="Calibri" w:eastAsia="Helvetica" w:hAnsi="Calibri" w:cs="Calibri"/>
                <w:b/>
                <w:color w:val="000000"/>
                <w:sz w:val="22"/>
                <w:szCs w:val="22"/>
                <w:rPrChange w:id="2184" w:author="Mooney, Fintan" w:date="2026-01-12T16:27:00Z" w16du:dateUtc="2026-01-12T21:27:00Z">
                  <w:rPr>
                    <w:del w:id="2185" w:author="Mooney, Fintan" w:date="2026-01-12T22:40:00Z" w16du:dateUtc="2026-01-13T03:40:00Z"/>
                    <w:rFonts w:ascii="Calibri" w:eastAsia="Helvetica" w:hAnsi="Calibri" w:cs="Calibri"/>
                    <w:b/>
                    <w:color w:val="000000"/>
                  </w:rPr>
                </w:rPrChange>
              </w:rPr>
            </w:pPr>
            <w:del w:id="2186" w:author="Mooney, Fintan" w:date="2026-01-12T16:27:00Z" w16du:dateUtc="2026-01-12T21:27:00Z">
              <w:r w:rsidRPr="004E7C2A" w:rsidDel="008B4108">
                <w:rPr>
                  <w:rFonts w:ascii="Calibri" w:eastAsia="Helvetica" w:hAnsi="Calibri" w:cs="Calibri"/>
                  <w:b/>
                  <w:color w:val="000000"/>
                  <w:sz w:val="22"/>
                  <w:szCs w:val="22"/>
                  <w:rPrChange w:id="2187" w:author="Mooney, Fintan" w:date="2026-01-12T16:27:00Z" w16du:dateUtc="2026-01-12T21:27:00Z">
                    <w:rPr>
                      <w:rFonts w:ascii="Calibri" w:eastAsia="Helvetica" w:hAnsi="Calibri" w:cs="Calibri"/>
                      <w:b/>
                      <w:color w:val="000000"/>
                    </w:rPr>
                  </w:rPrChange>
                </w:rPr>
                <w:delText>1.57 (1.27, 1.94)</w:delText>
              </w:r>
            </w:del>
          </w:p>
        </w:tc>
        <w:tc>
          <w:tcPr>
            <w:tcW w:w="47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188" w:author="Mooney, Fintan" w:date="2026-01-12T16:31:00Z" w16du:dateUtc="2026-01-12T21:31:00Z">
              <w:tcPr>
                <w:tcW w:w="411"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4675ACEE" w14:textId="2548335D" w:rsidR="004E7C2A" w:rsidRPr="004E7C2A" w:rsidDel="00B06691" w:rsidRDefault="004E7C2A" w:rsidP="004E7C2A">
            <w:pPr>
              <w:pBdr>
                <w:top w:val="none" w:sz="0" w:space="0" w:color="000000"/>
                <w:left w:val="none" w:sz="0" w:space="0" w:color="000000"/>
                <w:bottom w:val="none" w:sz="0" w:space="0" w:color="000000"/>
                <w:right w:val="none" w:sz="0" w:space="0" w:color="000000"/>
              </w:pBdr>
              <w:spacing w:before="100" w:after="100"/>
              <w:ind w:left="100" w:right="100"/>
              <w:rPr>
                <w:del w:id="2189" w:author="Mooney, Fintan" w:date="2026-01-12T22:40:00Z" w16du:dateUtc="2026-01-13T03:40:00Z"/>
                <w:rFonts w:ascii="Calibri" w:eastAsia="Helvetica" w:hAnsi="Calibri" w:cs="Calibri"/>
                <w:b/>
                <w:color w:val="000000"/>
                <w:sz w:val="22"/>
                <w:szCs w:val="22"/>
                <w:rPrChange w:id="2190" w:author="Mooney, Fintan" w:date="2026-01-12T16:27:00Z" w16du:dateUtc="2026-01-12T21:27:00Z">
                  <w:rPr>
                    <w:del w:id="2191" w:author="Mooney, Fintan" w:date="2026-01-12T22:40:00Z" w16du:dateUtc="2026-01-13T03:40:00Z"/>
                    <w:rFonts w:ascii="Calibri" w:eastAsia="Helvetica" w:hAnsi="Calibri" w:cs="Calibri"/>
                    <w:b/>
                    <w:color w:val="000000"/>
                  </w:rPr>
                </w:rPrChange>
              </w:rPr>
            </w:pPr>
            <w:del w:id="2192" w:author="Mooney, Fintan" w:date="2026-01-12T16:27:00Z" w16du:dateUtc="2026-01-12T21:27:00Z">
              <w:r w:rsidRPr="004E7C2A" w:rsidDel="008B4108">
                <w:rPr>
                  <w:rFonts w:ascii="Calibri" w:eastAsia="Helvetica" w:hAnsi="Calibri" w:cs="Calibri"/>
                  <w:b/>
                  <w:color w:val="000000"/>
                  <w:sz w:val="22"/>
                  <w:szCs w:val="22"/>
                  <w:rPrChange w:id="2193" w:author="Mooney, Fintan" w:date="2026-01-12T16:27:00Z" w16du:dateUtc="2026-01-12T21:27:00Z">
                    <w:rPr>
                      <w:rFonts w:ascii="Calibri" w:eastAsia="Helvetica" w:hAnsi="Calibri" w:cs="Calibri"/>
                      <w:b/>
                      <w:color w:val="000000"/>
                    </w:rPr>
                  </w:rPrChange>
                </w:rPr>
                <w:delText>1.79 (1.45, 2.22)</w:delText>
              </w:r>
            </w:del>
          </w:p>
        </w:tc>
        <w:tc>
          <w:tcPr>
            <w:tcW w:w="47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194" w:author="Mooney, Fintan" w:date="2026-01-12T16:31:00Z" w16du:dateUtc="2026-01-12T21:31:00Z">
              <w:tcPr>
                <w:tcW w:w="472" w:type="pct"/>
                <w:gridSpan w:val="2"/>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2B7812A9" w14:textId="0AB44257" w:rsidR="004E7C2A" w:rsidRPr="004E7C2A" w:rsidDel="00B06691" w:rsidRDefault="004E7C2A" w:rsidP="004E7C2A">
            <w:pPr>
              <w:pBdr>
                <w:top w:val="none" w:sz="0" w:space="0" w:color="000000"/>
                <w:left w:val="none" w:sz="0" w:space="0" w:color="000000"/>
                <w:bottom w:val="none" w:sz="0" w:space="0" w:color="000000"/>
                <w:right w:val="none" w:sz="0" w:space="0" w:color="000000"/>
              </w:pBdr>
              <w:spacing w:before="100" w:after="100"/>
              <w:ind w:left="100" w:right="100"/>
              <w:rPr>
                <w:del w:id="2195" w:author="Mooney, Fintan" w:date="2026-01-12T22:40:00Z" w16du:dateUtc="2026-01-13T03:40:00Z"/>
                <w:rFonts w:ascii="Calibri" w:eastAsia="Helvetica" w:hAnsi="Calibri" w:cs="Calibri"/>
                <w:b/>
                <w:color w:val="000000"/>
                <w:sz w:val="22"/>
                <w:szCs w:val="22"/>
                <w:rPrChange w:id="2196" w:author="Mooney, Fintan" w:date="2026-01-12T16:27:00Z" w16du:dateUtc="2026-01-12T21:27:00Z">
                  <w:rPr>
                    <w:del w:id="2197" w:author="Mooney, Fintan" w:date="2026-01-12T22:40:00Z" w16du:dateUtc="2026-01-13T03:40:00Z"/>
                    <w:rFonts w:ascii="Calibri" w:eastAsia="Helvetica" w:hAnsi="Calibri" w:cs="Calibri"/>
                    <w:b/>
                    <w:color w:val="000000"/>
                  </w:rPr>
                </w:rPrChange>
              </w:rPr>
            </w:pPr>
            <w:del w:id="2198" w:author="Mooney, Fintan" w:date="2026-01-12T16:27:00Z" w16du:dateUtc="2026-01-12T21:27:00Z">
              <w:r w:rsidRPr="004E7C2A" w:rsidDel="008B4108">
                <w:rPr>
                  <w:rFonts w:ascii="Calibri" w:eastAsia="Helvetica" w:hAnsi="Calibri" w:cs="Calibri"/>
                  <w:b/>
                  <w:color w:val="000000"/>
                  <w:sz w:val="22"/>
                  <w:szCs w:val="22"/>
                  <w:rPrChange w:id="2199" w:author="Mooney, Fintan" w:date="2026-01-12T16:27:00Z" w16du:dateUtc="2026-01-12T21:27:00Z">
                    <w:rPr>
                      <w:rFonts w:ascii="Calibri" w:eastAsia="Helvetica" w:hAnsi="Calibri" w:cs="Calibri"/>
                      <w:b/>
                      <w:color w:val="000000"/>
                    </w:rPr>
                  </w:rPrChange>
                </w:rPr>
                <w:delText>2.05 (1.59, 2.63)</w:delText>
              </w:r>
            </w:del>
          </w:p>
        </w:tc>
        <w:tc>
          <w:tcPr>
            <w:tcW w:w="47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200" w:author="Mooney, Fintan" w:date="2026-01-12T16:31:00Z" w16du:dateUtc="2026-01-12T21:31:00Z">
              <w:tcPr>
                <w:tcW w:w="472"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38709BF6" w14:textId="7FB9724C" w:rsidR="004E7C2A" w:rsidRPr="004E7C2A" w:rsidDel="00B06691" w:rsidRDefault="004E7C2A" w:rsidP="004E7C2A">
            <w:pPr>
              <w:pBdr>
                <w:top w:val="none" w:sz="0" w:space="0" w:color="000000"/>
                <w:left w:val="none" w:sz="0" w:space="0" w:color="000000"/>
                <w:bottom w:val="none" w:sz="0" w:space="0" w:color="000000"/>
                <w:right w:val="none" w:sz="0" w:space="0" w:color="000000"/>
              </w:pBdr>
              <w:spacing w:before="100" w:after="100"/>
              <w:ind w:left="100" w:right="100"/>
              <w:rPr>
                <w:del w:id="2201" w:author="Mooney, Fintan" w:date="2026-01-12T22:40:00Z" w16du:dateUtc="2026-01-13T03:40:00Z"/>
                <w:rFonts w:ascii="Calibri" w:eastAsia="Helvetica" w:hAnsi="Calibri" w:cs="Calibri"/>
                <w:b/>
                <w:color w:val="000000"/>
                <w:sz w:val="22"/>
                <w:szCs w:val="22"/>
                <w:rPrChange w:id="2202" w:author="Mooney, Fintan" w:date="2026-01-12T16:27:00Z" w16du:dateUtc="2026-01-12T21:27:00Z">
                  <w:rPr>
                    <w:del w:id="2203" w:author="Mooney, Fintan" w:date="2026-01-12T22:40:00Z" w16du:dateUtc="2026-01-13T03:40:00Z"/>
                    <w:rFonts w:ascii="Calibri" w:eastAsia="Helvetica" w:hAnsi="Calibri" w:cs="Calibri"/>
                    <w:b/>
                    <w:color w:val="000000"/>
                  </w:rPr>
                </w:rPrChange>
              </w:rPr>
            </w:pPr>
            <w:del w:id="2204" w:author="Mooney, Fintan" w:date="2026-01-12T16:27:00Z" w16du:dateUtc="2026-01-12T21:27:00Z">
              <w:r w:rsidRPr="004E7C2A" w:rsidDel="008B4108">
                <w:rPr>
                  <w:rFonts w:ascii="Calibri" w:eastAsia="Helvetica" w:hAnsi="Calibri" w:cs="Calibri"/>
                  <w:b/>
                  <w:color w:val="000000"/>
                  <w:sz w:val="22"/>
                  <w:szCs w:val="22"/>
                  <w:rPrChange w:id="2205" w:author="Mooney, Fintan" w:date="2026-01-12T16:27:00Z" w16du:dateUtc="2026-01-12T21:27:00Z">
                    <w:rPr>
                      <w:rFonts w:ascii="Calibri" w:eastAsia="Helvetica" w:hAnsi="Calibri" w:cs="Calibri"/>
                      <w:b/>
                      <w:color w:val="000000"/>
                    </w:rPr>
                  </w:rPrChange>
                </w:rPr>
                <w:delText>2.34 (1.71, 3.19)</w:delText>
              </w:r>
            </w:del>
          </w:p>
        </w:tc>
        <w:tc>
          <w:tcPr>
            <w:tcW w:w="47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206" w:author="Mooney, Fintan" w:date="2026-01-12T16:31:00Z" w16du:dateUtc="2026-01-12T21:31:00Z">
              <w:tcPr>
                <w:tcW w:w="533"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531BF98B" w14:textId="516D3716" w:rsidR="004E7C2A" w:rsidRPr="004E7C2A" w:rsidDel="00B06691" w:rsidRDefault="004E7C2A" w:rsidP="004E7C2A">
            <w:pPr>
              <w:pBdr>
                <w:top w:val="none" w:sz="0" w:space="0" w:color="000000"/>
                <w:left w:val="none" w:sz="0" w:space="0" w:color="000000"/>
                <w:bottom w:val="none" w:sz="0" w:space="0" w:color="000000"/>
                <w:right w:val="none" w:sz="0" w:space="0" w:color="000000"/>
              </w:pBdr>
              <w:spacing w:before="100" w:after="100"/>
              <w:ind w:left="100" w:right="100"/>
              <w:rPr>
                <w:del w:id="2207" w:author="Mooney, Fintan" w:date="2026-01-12T22:40:00Z" w16du:dateUtc="2026-01-13T03:40:00Z"/>
                <w:rFonts w:ascii="Calibri" w:eastAsia="Helvetica" w:hAnsi="Calibri" w:cs="Calibri"/>
                <w:b/>
                <w:color w:val="000000"/>
                <w:sz w:val="22"/>
                <w:szCs w:val="22"/>
                <w:rPrChange w:id="2208" w:author="Mooney, Fintan" w:date="2026-01-12T16:27:00Z" w16du:dateUtc="2026-01-12T21:27:00Z">
                  <w:rPr>
                    <w:del w:id="2209" w:author="Mooney, Fintan" w:date="2026-01-12T22:40:00Z" w16du:dateUtc="2026-01-13T03:40:00Z"/>
                    <w:rFonts w:ascii="Calibri" w:eastAsia="Helvetica" w:hAnsi="Calibri" w:cs="Calibri"/>
                    <w:b/>
                    <w:color w:val="000000"/>
                  </w:rPr>
                </w:rPrChange>
              </w:rPr>
            </w:pPr>
            <w:del w:id="2210" w:author="Mooney, Fintan" w:date="2026-01-12T16:27:00Z" w16du:dateUtc="2026-01-12T21:27:00Z">
              <w:r w:rsidRPr="004E7C2A" w:rsidDel="008B4108">
                <w:rPr>
                  <w:rFonts w:ascii="Calibri" w:eastAsia="Helvetica" w:hAnsi="Calibri" w:cs="Calibri"/>
                  <w:b/>
                  <w:color w:val="000000"/>
                  <w:sz w:val="22"/>
                  <w:szCs w:val="22"/>
                  <w:rPrChange w:id="2211" w:author="Mooney, Fintan" w:date="2026-01-12T16:27:00Z" w16du:dateUtc="2026-01-12T21:27:00Z">
                    <w:rPr>
                      <w:rFonts w:ascii="Calibri" w:eastAsia="Helvetica" w:hAnsi="Calibri" w:cs="Calibri"/>
                      <w:b/>
                      <w:color w:val="000000"/>
                    </w:rPr>
                  </w:rPrChange>
                </w:rPr>
                <w:delText>2.67 (1.82, 3.90)</w:delText>
              </w:r>
            </w:del>
          </w:p>
        </w:tc>
        <w:tc>
          <w:tcPr>
            <w:tcW w:w="47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212" w:author="Mooney, Fintan" w:date="2026-01-12T16:31:00Z" w16du:dateUtc="2026-01-12T21:31:00Z">
              <w:tcPr>
                <w:tcW w:w="533"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734126C7" w14:textId="6DD24956" w:rsidR="004E7C2A" w:rsidRPr="004E7C2A" w:rsidDel="00B06691" w:rsidRDefault="004E7C2A" w:rsidP="004E7C2A">
            <w:pPr>
              <w:pBdr>
                <w:top w:val="none" w:sz="0" w:space="0" w:color="000000"/>
                <w:left w:val="none" w:sz="0" w:space="0" w:color="000000"/>
                <w:bottom w:val="none" w:sz="0" w:space="0" w:color="000000"/>
                <w:right w:val="none" w:sz="0" w:space="0" w:color="000000"/>
              </w:pBdr>
              <w:spacing w:before="100" w:after="100"/>
              <w:ind w:left="100" w:right="100"/>
              <w:rPr>
                <w:del w:id="2213" w:author="Mooney, Fintan" w:date="2026-01-12T22:40:00Z" w16du:dateUtc="2026-01-13T03:40:00Z"/>
                <w:rFonts w:ascii="Calibri" w:eastAsia="Helvetica" w:hAnsi="Calibri" w:cs="Calibri"/>
                <w:b/>
                <w:color w:val="000000"/>
                <w:sz w:val="22"/>
                <w:szCs w:val="22"/>
                <w:rPrChange w:id="2214" w:author="Mooney, Fintan" w:date="2026-01-12T16:27:00Z" w16du:dateUtc="2026-01-12T21:27:00Z">
                  <w:rPr>
                    <w:del w:id="2215" w:author="Mooney, Fintan" w:date="2026-01-12T22:40:00Z" w16du:dateUtc="2026-01-13T03:40:00Z"/>
                    <w:rFonts w:ascii="Calibri" w:eastAsia="Helvetica" w:hAnsi="Calibri" w:cs="Calibri"/>
                    <w:b/>
                    <w:color w:val="000000"/>
                  </w:rPr>
                </w:rPrChange>
              </w:rPr>
            </w:pPr>
            <w:del w:id="2216" w:author="Mooney, Fintan" w:date="2026-01-12T16:27:00Z" w16du:dateUtc="2026-01-12T21:27:00Z">
              <w:r w:rsidRPr="004E7C2A" w:rsidDel="008B4108">
                <w:rPr>
                  <w:rFonts w:ascii="Calibri" w:eastAsia="Helvetica" w:hAnsi="Calibri" w:cs="Calibri"/>
                  <w:b/>
                  <w:color w:val="000000"/>
                  <w:sz w:val="22"/>
                  <w:szCs w:val="22"/>
                  <w:rPrChange w:id="2217" w:author="Mooney, Fintan" w:date="2026-01-12T16:27:00Z" w16du:dateUtc="2026-01-12T21:27:00Z">
                    <w:rPr>
                      <w:rFonts w:ascii="Calibri" w:eastAsia="Helvetica" w:hAnsi="Calibri" w:cs="Calibri"/>
                      <w:b/>
                      <w:color w:val="000000"/>
                    </w:rPr>
                  </w:rPrChange>
                </w:rPr>
                <w:delText>3.04 (1.92, 4.82)</w:delText>
              </w:r>
            </w:del>
          </w:p>
        </w:tc>
        <w:tc>
          <w:tcPr>
            <w:tcW w:w="501" w:type="pct"/>
            <w:gridSpan w:val="2"/>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218" w:author="Mooney, Fintan" w:date="2026-01-12T16:31:00Z" w16du:dateUtc="2026-01-12T21:31:00Z">
              <w:tcPr>
                <w:tcW w:w="594"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2579A5F8" w14:textId="37948480" w:rsidR="004E7C2A" w:rsidRPr="004E7C2A" w:rsidDel="00B06691" w:rsidRDefault="004E7C2A" w:rsidP="004E7C2A">
            <w:pPr>
              <w:pBdr>
                <w:top w:val="none" w:sz="0" w:space="0" w:color="000000"/>
                <w:left w:val="none" w:sz="0" w:space="0" w:color="000000"/>
                <w:bottom w:val="none" w:sz="0" w:space="0" w:color="000000"/>
                <w:right w:val="none" w:sz="0" w:space="0" w:color="000000"/>
              </w:pBdr>
              <w:spacing w:before="100" w:after="100"/>
              <w:ind w:left="100" w:right="100"/>
              <w:rPr>
                <w:del w:id="2219" w:author="Mooney, Fintan" w:date="2026-01-12T22:40:00Z" w16du:dateUtc="2026-01-13T03:40:00Z"/>
                <w:rFonts w:ascii="Calibri" w:eastAsia="Helvetica" w:hAnsi="Calibri" w:cs="Calibri"/>
                <w:b/>
                <w:color w:val="000000"/>
                <w:sz w:val="22"/>
                <w:szCs w:val="22"/>
                <w:rPrChange w:id="2220" w:author="Mooney, Fintan" w:date="2026-01-12T16:27:00Z" w16du:dateUtc="2026-01-12T21:27:00Z">
                  <w:rPr>
                    <w:del w:id="2221" w:author="Mooney, Fintan" w:date="2026-01-12T22:40:00Z" w16du:dateUtc="2026-01-13T03:40:00Z"/>
                    <w:rFonts w:ascii="Calibri" w:eastAsia="Helvetica" w:hAnsi="Calibri" w:cs="Calibri"/>
                    <w:b/>
                    <w:color w:val="000000"/>
                  </w:rPr>
                </w:rPrChange>
              </w:rPr>
            </w:pPr>
            <w:del w:id="2222" w:author="Mooney, Fintan" w:date="2026-01-12T16:27:00Z" w16du:dateUtc="2026-01-12T21:27:00Z">
              <w:r w:rsidRPr="004E7C2A" w:rsidDel="008B4108">
                <w:rPr>
                  <w:rFonts w:ascii="Calibri" w:eastAsia="Helvetica" w:hAnsi="Calibri" w:cs="Calibri"/>
                  <w:b/>
                  <w:color w:val="000000"/>
                  <w:sz w:val="22"/>
                  <w:szCs w:val="22"/>
                  <w:rPrChange w:id="2223" w:author="Mooney, Fintan" w:date="2026-01-12T16:27:00Z" w16du:dateUtc="2026-01-12T21:27:00Z">
                    <w:rPr>
                      <w:rFonts w:ascii="Calibri" w:eastAsia="Helvetica" w:hAnsi="Calibri" w:cs="Calibri"/>
                      <w:b/>
                      <w:color w:val="000000"/>
                    </w:rPr>
                  </w:rPrChange>
                </w:rPr>
                <w:delText>3.47 (2.02, 5.96)</w:delText>
              </w:r>
            </w:del>
          </w:p>
        </w:tc>
      </w:tr>
      <w:tr w:rsidR="004E7C2A" w:rsidDel="00B06691" w14:paraId="62AE0424" w14:textId="74338A8E" w:rsidTr="00DF5BD2">
        <w:trPr>
          <w:trHeight w:val="1066"/>
          <w:del w:id="2224" w:author="Mooney, Fintan" w:date="2026-01-12T22:40:00Z"/>
          <w:trPrChange w:id="2225" w:author="Mooney, Fintan" w:date="2026-01-12T16:31:00Z" w16du:dateUtc="2026-01-12T21:31:00Z">
            <w:trPr>
              <w:gridBefore w:val="2"/>
              <w:jc w:val="center"/>
            </w:trPr>
          </w:trPrChange>
        </w:trPr>
        <w:tc>
          <w:tcPr>
            <w:tcW w:w="6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226" w:author="Mooney, Fintan" w:date="2026-01-12T16:31:00Z" w16du:dateUtc="2026-01-12T21:31:00Z">
              <w:tcPr>
                <w:tcW w:w="75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39A6859C" w14:textId="0807FE60" w:rsidR="004E7C2A" w:rsidRPr="004846D7" w:rsidDel="00B06691" w:rsidRDefault="004E7C2A" w:rsidP="004E7C2A">
            <w:pPr>
              <w:pBdr>
                <w:top w:val="none" w:sz="0" w:space="0" w:color="000000"/>
                <w:left w:val="none" w:sz="0" w:space="0" w:color="000000"/>
                <w:bottom w:val="none" w:sz="0" w:space="0" w:color="000000"/>
                <w:right w:val="none" w:sz="0" w:space="0" w:color="000000"/>
              </w:pBdr>
              <w:spacing w:before="100" w:after="100"/>
              <w:ind w:left="100" w:right="100"/>
              <w:rPr>
                <w:del w:id="2227" w:author="Mooney, Fintan" w:date="2026-01-12T22:40:00Z" w16du:dateUtc="2026-01-13T03:40:00Z"/>
                <w:rFonts w:ascii="Calibri" w:eastAsia="Helvetica" w:hAnsi="Calibri" w:cs="Calibri"/>
                <w:color w:val="000000"/>
              </w:rPr>
            </w:pPr>
            <w:del w:id="2228" w:author="Mooney, Fintan" w:date="2026-01-12T22:40:00Z" w16du:dateUtc="2026-01-13T03:40:00Z">
              <w:r w:rsidRPr="004846D7" w:rsidDel="00B06691">
                <w:rPr>
                  <w:rFonts w:ascii="Calibri" w:eastAsia="Helvetica" w:hAnsi="Calibri" w:cs="Calibri"/>
                  <w:color w:val="000000"/>
                </w:rPr>
                <w:delText>Predators (Crude)</w:delText>
              </w:r>
            </w:del>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229" w:author="Mooney, Fintan" w:date="2026-01-12T16:31:00Z" w16du:dateUtc="2026-01-12T21:31:00Z">
              <w:tcPr>
                <w:tcW w:w="41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446074E2" w14:textId="32ADDB97" w:rsidR="004E7C2A" w:rsidRPr="004E7C2A" w:rsidDel="00B06691" w:rsidRDefault="004E7C2A" w:rsidP="004E7C2A">
            <w:pPr>
              <w:pBdr>
                <w:top w:val="none" w:sz="0" w:space="0" w:color="000000"/>
                <w:left w:val="none" w:sz="0" w:space="0" w:color="000000"/>
                <w:bottom w:val="none" w:sz="0" w:space="0" w:color="000000"/>
                <w:right w:val="none" w:sz="0" w:space="0" w:color="000000"/>
              </w:pBdr>
              <w:spacing w:before="100" w:after="100"/>
              <w:ind w:left="100" w:right="100"/>
              <w:rPr>
                <w:del w:id="2230" w:author="Mooney, Fintan" w:date="2026-01-12T22:40:00Z" w16du:dateUtc="2026-01-13T03:40:00Z"/>
                <w:rFonts w:ascii="Calibri" w:eastAsia="Helvetica" w:hAnsi="Calibri" w:cs="Calibri"/>
                <w:b/>
                <w:color w:val="000000"/>
                <w:sz w:val="22"/>
                <w:szCs w:val="22"/>
                <w:rPrChange w:id="2231" w:author="Mooney, Fintan" w:date="2026-01-12T16:27:00Z" w16du:dateUtc="2026-01-12T21:27:00Z">
                  <w:rPr>
                    <w:del w:id="2232" w:author="Mooney, Fintan" w:date="2026-01-12T22:40:00Z" w16du:dateUtc="2026-01-13T03:40:00Z"/>
                    <w:rFonts w:ascii="Calibri" w:eastAsia="Helvetica" w:hAnsi="Calibri" w:cs="Calibri"/>
                    <w:b/>
                    <w:color w:val="000000"/>
                  </w:rPr>
                </w:rPrChange>
              </w:rPr>
            </w:pPr>
            <w:del w:id="2233" w:author="Mooney, Fintan" w:date="2026-01-12T16:27:00Z" w16du:dateUtc="2026-01-12T21:27:00Z">
              <w:r w:rsidRPr="004E7C2A" w:rsidDel="008B4108">
                <w:rPr>
                  <w:rFonts w:ascii="Calibri" w:eastAsia="Helvetica" w:hAnsi="Calibri" w:cs="Calibri"/>
                  <w:b/>
                  <w:color w:val="000000"/>
                  <w:sz w:val="22"/>
                  <w:szCs w:val="22"/>
                  <w:rPrChange w:id="2234" w:author="Mooney, Fintan" w:date="2026-01-12T16:27:00Z" w16du:dateUtc="2026-01-12T21:27:00Z">
                    <w:rPr>
                      <w:rFonts w:ascii="Calibri" w:eastAsia="Helvetica" w:hAnsi="Calibri" w:cs="Calibri"/>
                      <w:b/>
                      <w:color w:val="000000"/>
                    </w:rPr>
                  </w:rPrChange>
                </w:rPr>
                <w:delText>0.71 (0.51, 0.97)</w:delText>
              </w:r>
            </w:del>
          </w:p>
        </w:tc>
        <w:tc>
          <w:tcPr>
            <w:tcW w:w="47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235" w:author="Mooney, Fintan" w:date="2026-01-12T16:31:00Z" w16du:dateUtc="2026-01-12T21:31:00Z">
              <w:tcPr>
                <w:tcW w:w="41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4370D951" w14:textId="4203E99E" w:rsidR="004E7C2A" w:rsidRPr="004E7C2A" w:rsidDel="00B06691" w:rsidRDefault="004E7C2A" w:rsidP="004E7C2A">
            <w:pPr>
              <w:pBdr>
                <w:top w:val="none" w:sz="0" w:space="0" w:color="000000"/>
                <w:left w:val="none" w:sz="0" w:space="0" w:color="000000"/>
                <w:bottom w:val="none" w:sz="0" w:space="0" w:color="000000"/>
                <w:right w:val="none" w:sz="0" w:space="0" w:color="000000"/>
              </w:pBdr>
              <w:spacing w:before="100" w:after="100"/>
              <w:ind w:left="100" w:right="100"/>
              <w:rPr>
                <w:del w:id="2236" w:author="Mooney, Fintan" w:date="2026-01-12T22:40:00Z" w16du:dateUtc="2026-01-13T03:40:00Z"/>
                <w:rFonts w:ascii="Calibri" w:eastAsia="Helvetica" w:hAnsi="Calibri" w:cs="Calibri"/>
                <w:color w:val="000000"/>
                <w:sz w:val="22"/>
                <w:szCs w:val="22"/>
                <w:rPrChange w:id="2237" w:author="Mooney, Fintan" w:date="2026-01-12T16:27:00Z" w16du:dateUtc="2026-01-12T21:27:00Z">
                  <w:rPr>
                    <w:del w:id="2238" w:author="Mooney, Fintan" w:date="2026-01-12T22:40:00Z" w16du:dateUtc="2026-01-13T03:40:00Z"/>
                    <w:rFonts w:ascii="Calibri" w:eastAsia="Helvetica" w:hAnsi="Calibri" w:cs="Calibri"/>
                    <w:color w:val="000000"/>
                  </w:rPr>
                </w:rPrChange>
              </w:rPr>
            </w:pPr>
            <w:del w:id="2239" w:author="Mooney, Fintan" w:date="2026-01-12T16:27:00Z" w16du:dateUtc="2026-01-12T21:27:00Z">
              <w:r w:rsidRPr="004E7C2A" w:rsidDel="008B4108">
                <w:rPr>
                  <w:rFonts w:ascii="Calibri" w:eastAsia="Helvetica" w:hAnsi="Calibri" w:cs="Calibri"/>
                  <w:color w:val="000000"/>
                  <w:sz w:val="22"/>
                  <w:szCs w:val="22"/>
                  <w:rPrChange w:id="2240" w:author="Mooney, Fintan" w:date="2026-01-12T16:27:00Z" w16du:dateUtc="2026-01-12T21:27:00Z">
                    <w:rPr>
                      <w:rFonts w:ascii="Calibri" w:eastAsia="Helvetica" w:hAnsi="Calibri" w:cs="Calibri"/>
                      <w:color w:val="000000"/>
                    </w:rPr>
                  </w:rPrChange>
                </w:rPr>
                <w:delText>0.81 (0.63, 1.05)</w:delText>
              </w:r>
            </w:del>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241" w:author="Mooney, Fintan" w:date="2026-01-12T16:31:00Z" w16du:dateUtc="2026-01-12T21:31:00Z">
              <w:tcPr>
                <w:tcW w:w="41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5B4DE2BF" w14:textId="713FC00E" w:rsidR="004E7C2A" w:rsidRPr="004E7C2A" w:rsidDel="00B06691" w:rsidRDefault="004E7C2A" w:rsidP="004E7C2A">
            <w:pPr>
              <w:pBdr>
                <w:top w:val="none" w:sz="0" w:space="0" w:color="000000"/>
                <w:left w:val="none" w:sz="0" w:space="0" w:color="000000"/>
                <w:bottom w:val="none" w:sz="0" w:space="0" w:color="000000"/>
                <w:right w:val="none" w:sz="0" w:space="0" w:color="000000"/>
              </w:pBdr>
              <w:spacing w:before="100" w:after="100"/>
              <w:ind w:left="100" w:right="100"/>
              <w:rPr>
                <w:del w:id="2242" w:author="Mooney, Fintan" w:date="2026-01-12T22:40:00Z" w16du:dateUtc="2026-01-13T03:40:00Z"/>
                <w:rFonts w:ascii="Calibri" w:eastAsia="Helvetica" w:hAnsi="Calibri" w:cs="Calibri"/>
                <w:color w:val="000000"/>
                <w:sz w:val="22"/>
                <w:szCs w:val="22"/>
                <w:rPrChange w:id="2243" w:author="Mooney, Fintan" w:date="2026-01-12T16:27:00Z" w16du:dateUtc="2026-01-12T21:27:00Z">
                  <w:rPr>
                    <w:del w:id="2244" w:author="Mooney, Fintan" w:date="2026-01-12T22:40:00Z" w16du:dateUtc="2026-01-13T03:40:00Z"/>
                    <w:rFonts w:ascii="Calibri" w:eastAsia="Helvetica" w:hAnsi="Calibri" w:cs="Calibri"/>
                    <w:color w:val="000000"/>
                  </w:rPr>
                </w:rPrChange>
              </w:rPr>
            </w:pPr>
            <w:del w:id="2245" w:author="Mooney, Fintan" w:date="2026-01-12T16:27:00Z" w16du:dateUtc="2026-01-12T21:27:00Z">
              <w:r w:rsidRPr="004E7C2A" w:rsidDel="008B4108">
                <w:rPr>
                  <w:rFonts w:ascii="Calibri" w:eastAsia="Helvetica" w:hAnsi="Calibri" w:cs="Calibri"/>
                  <w:color w:val="000000"/>
                  <w:sz w:val="22"/>
                  <w:szCs w:val="22"/>
                  <w:rPrChange w:id="2246" w:author="Mooney, Fintan" w:date="2026-01-12T16:27:00Z" w16du:dateUtc="2026-01-12T21:27:00Z">
                    <w:rPr>
                      <w:rFonts w:ascii="Calibri" w:eastAsia="Helvetica" w:hAnsi="Calibri" w:cs="Calibri"/>
                      <w:color w:val="000000"/>
                    </w:rPr>
                  </w:rPrChange>
                </w:rPr>
                <w:delText>0.94 (0.77, 1.15)</w:delText>
              </w:r>
            </w:del>
          </w:p>
        </w:tc>
        <w:tc>
          <w:tcPr>
            <w:tcW w:w="47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247" w:author="Mooney, Fintan" w:date="2026-01-12T16:31:00Z" w16du:dateUtc="2026-01-12T21:31:00Z">
              <w:tcPr>
                <w:tcW w:w="41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5600AFEC" w14:textId="67F84A8F" w:rsidR="004E7C2A" w:rsidRPr="004E7C2A" w:rsidDel="00B06691" w:rsidRDefault="004E7C2A" w:rsidP="004E7C2A">
            <w:pPr>
              <w:pBdr>
                <w:top w:val="none" w:sz="0" w:space="0" w:color="000000"/>
                <w:left w:val="none" w:sz="0" w:space="0" w:color="000000"/>
                <w:bottom w:val="none" w:sz="0" w:space="0" w:color="000000"/>
                <w:right w:val="none" w:sz="0" w:space="0" w:color="000000"/>
              </w:pBdr>
              <w:spacing w:before="100" w:after="100"/>
              <w:ind w:left="100" w:right="100"/>
              <w:rPr>
                <w:del w:id="2248" w:author="Mooney, Fintan" w:date="2026-01-12T22:40:00Z" w16du:dateUtc="2026-01-13T03:40:00Z"/>
                <w:rFonts w:ascii="Calibri" w:eastAsia="Helvetica" w:hAnsi="Calibri" w:cs="Calibri"/>
                <w:color w:val="000000"/>
                <w:sz w:val="22"/>
                <w:szCs w:val="22"/>
                <w:rPrChange w:id="2249" w:author="Mooney, Fintan" w:date="2026-01-12T16:27:00Z" w16du:dateUtc="2026-01-12T21:27:00Z">
                  <w:rPr>
                    <w:del w:id="2250" w:author="Mooney, Fintan" w:date="2026-01-12T22:40:00Z" w16du:dateUtc="2026-01-13T03:40:00Z"/>
                    <w:rFonts w:ascii="Calibri" w:eastAsia="Helvetica" w:hAnsi="Calibri" w:cs="Calibri"/>
                    <w:color w:val="000000"/>
                  </w:rPr>
                </w:rPrChange>
              </w:rPr>
            </w:pPr>
            <w:del w:id="2251" w:author="Mooney, Fintan" w:date="2026-01-12T16:27:00Z" w16du:dateUtc="2026-01-12T21:27:00Z">
              <w:r w:rsidRPr="004E7C2A" w:rsidDel="008B4108">
                <w:rPr>
                  <w:rFonts w:ascii="Calibri" w:eastAsia="Helvetica" w:hAnsi="Calibri" w:cs="Calibri"/>
                  <w:color w:val="000000"/>
                  <w:sz w:val="22"/>
                  <w:szCs w:val="22"/>
                  <w:rPrChange w:id="2252" w:author="Mooney, Fintan" w:date="2026-01-12T16:27:00Z" w16du:dateUtc="2026-01-12T21:27:00Z">
                    <w:rPr>
                      <w:rFonts w:ascii="Calibri" w:eastAsia="Helvetica" w:hAnsi="Calibri" w:cs="Calibri"/>
                      <w:color w:val="000000"/>
                    </w:rPr>
                  </w:rPrChange>
                </w:rPr>
                <w:delText>1.08 (0.91, 1.29)</w:delText>
              </w:r>
            </w:del>
          </w:p>
        </w:tc>
        <w:tc>
          <w:tcPr>
            <w:tcW w:w="47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253" w:author="Mooney, Fintan" w:date="2026-01-12T16:31:00Z" w16du:dateUtc="2026-01-12T21:31:00Z">
              <w:tcPr>
                <w:tcW w:w="472" w:type="pct"/>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7369D835" w14:textId="38FB5FA9" w:rsidR="004E7C2A" w:rsidRPr="004E7C2A" w:rsidDel="00B06691" w:rsidRDefault="004E7C2A" w:rsidP="004E7C2A">
            <w:pPr>
              <w:pBdr>
                <w:top w:val="none" w:sz="0" w:space="0" w:color="000000"/>
                <w:left w:val="none" w:sz="0" w:space="0" w:color="000000"/>
                <w:bottom w:val="none" w:sz="0" w:space="0" w:color="000000"/>
                <w:right w:val="none" w:sz="0" w:space="0" w:color="000000"/>
              </w:pBdr>
              <w:spacing w:before="100" w:after="100"/>
              <w:ind w:left="100" w:right="100"/>
              <w:rPr>
                <w:del w:id="2254" w:author="Mooney, Fintan" w:date="2026-01-12T22:40:00Z" w16du:dateUtc="2026-01-13T03:40:00Z"/>
                <w:rFonts w:ascii="Calibri" w:eastAsia="Helvetica" w:hAnsi="Calibri" w:cs="Calibri"/>
                <w:b/>
                <w:color w:val="000000"/>
                <w:sz w:val="22"/>
                <w:szCs w:val="22"/>
                <w:rPrChange w:id="2255" w:author="Mooney, Fintan" w:date="2026-01-12T16:27:00Z" w16du:dateUtc="2026-01-12T21:27:00Z">
                  <w:rPr>
                    <w:del w:id="2256" w:author="Mooney, Fintan" w:date="2026-01-12T22:40:00Z" w16du:dateUtc="2026-01-13T03:40:00Z"/>
                    <w:rFonts w:ascii="Calibri" w:eastAsia="Helvetica" w:hAnsi="Calibri" w:cs="Calibri"/>
                    <w:b/>
                    <w:color w:val="000000"/>
                  </w:rPr>
                </w:rPrChange>
              </w:rPr>
            </w:pPr>
            <w:del w:id="2257" w:author="Mooney, Fintan" w:date="2026-01-12T16:27:00Z" w16du:dateUtc="2026-01-12T21:27:00Z">
              <w:r w:rsidRPr="004E7C2A" w:rsidDel="008B4108">
                <w:rPr>
                  <w:rFonts w:ascii="Calibri" w:eastAsia="Helvetica" w:hAnsi="Calibri" w:cs="Calibri"/>
                  <w:b/>
                  <w:color w:val="000000"/>
                  <w:sz w:val="22"/>
                  <w:szCs w:val="22"/>
                  <w:rPrChange w:id="2258" w:author="Mooney, Fintan" w:date="2026-01-12T16:27:00Z" w16du:dateUtc="2026-01-12T21:27:00Z">
                    <w:rPr>
                      <w:rFonts w:ascii="Calibri" w:eastAsia="Helvetica" w:hAnsi="Calibri" w:cs="Calibri"/>
                      <w:b/>
                      <w:color w:val="000000"/>
                    </w:rPr>
                  </w:rPrChange>
                </w:rPr>
                <w:delText>1.25 (1.04, 1.50)</w:delText>
              </w:r>
            </w:del>
          </w:p>
        </w:tc>
        <w:tc>
          <w:tcPr>
            <w:tcW w:w="47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259" w:author="Mooney, Fintan" w:date="2026-01-12T16:31:00Z" w16du:dateUtc="2026-01-12T21:31:00Z">
              <w:tcPr>
                <w:tcW w:w="4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3E98638A" w14:textId="551D2B3D" w:rsidR="004E7C2A" w:rsidRPr="004E7C2A" w:rsidDel="00B06691" w:rsidRDefault="004E7C2A" w:rsidP="004E7C2A">
            <w:pPr>
              <w:pBdr>
                <w:top w:val="none" w:sz="0" w:space="0" w:color="000000"/>
                <w:left w:val="none" w:sz="0" w:space="0" w:color="000000"/>
                <w:bottom w:val="none" w:sz="0" w:space="0" w:color="000000"/>
                <w:right w:val="none" w:sz="0" w:space="0" w:color="000000"/>
              </w:pBdr>
              <w:spacing w:before="100" w:after="100"/>
              <w:ind w:left="100" w:right="100"/>
              <w:rPr>
                <w:del w:id="2260" w:author="Mooney, Fintan" w:date="2026-01-12T22:40:00Z" w16du:dateUtc="2026-01-13T03:40:00Z"/>
                <w:rFonts w:ascii="Calibri" w:eastAsia="Helvetica" w:hAnsi="Calibri" w:cs="Calibri"/>
                <w:b/>
                <w:color w:val="000000"/>
                <w:sz w:val="22"/>
                <w:szCs w:val="22"/>
                <w:rPrChange w:id="2261" w:author="Mooney, Fintan" w:date="2026-01-12T16:27:00Z" w16du:dateUtc="2026-01-12T21:27:00Z">
                  <w:rPr>
                    <w:del w:id="2262" w:author="Mooney, Fintan" w:date="2026-01-12T22:40:00Z" w16du:dateUtc="2026-01-13T03:40:00Z"/>
                    <w:rFonts w:ascii="Calibri" w:eastAsia="Helvetica" w:hAnsi="Calibri" w:cs="Calibri"/>
                    <w:b/>
                    <w:color w:val="000000"/>
                  </w:rPr>
                </w:rPrChange>
              </w:rPr>
            </w:pPr>
            <w:del w:id="2263" w:author="Mooney, Fintan" w:date="2026-01-12T16:27:00Z" w16du:dateUtc="2026-01-12T21:27:00Z">
              <w:r w:rsidRPr="004E7C2A" w:rsidDel="008B4108">
                <w:rPr>
                  <w:rFonts w:ascii="Calibri" w:eastAsia="Helvetica" w:hAnsi="Calibri" w:cs="Calibri"/>
                  <w:b/>
                  <w:color w:val="000000"/>
                  <w:sz w:val="22"/>
                  <w:szCs w:val="22"/>
                  <w:rPrChange w:id="2264" w:author="Mooney, Fintan" w:date="2026-01-12T16:27:00Z" w16du:dateUtc="2026-01-12T21:27:00Z">
                    <w:rPr>
                      <w:rFonts w:ascii="Calibri" w:eastAsia="Helvetica" w:hAnsi="Calibri" w:cs="Calibri"/>
                      <w:b/>
                      <w:color w:val="000000"/>
                    </w:rPr>
                  </w:rPrChange>
                </w:rPr>
                <w:delText>1.44 (1.16, 1.79)</w:delText>
              </w:r>
            </w:del>
          </w:p>
        </w:tc>
        <w:tc>
          <w:tcPr>
            <w:tcW w:w="47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265" w:author="Mooney, Fintan" w:date="2026-01-12T16:31:00Z" w16du:dateUtc="2026-01-12T21:31:00Z">
              <w:tcPr>
                <w:tcW w:w="53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772F6964" w14:textId="26080A52" w:rsidR="004E7C2A" w:rsidRPr="004E7C2A" w:rsidDel="00B06691" w:rsidRDefault="004E7C2A" w:rsidP="004E7C2A">
            <w:pPr>
              <w:pBdr>
                <w:top w:val="none" w:sz="0" w:space="0" w:color="000000"/>
                <w:left w:val="none" w:sz="0" w:space="0" w:color="000000"/>
                <w:bottom w:val="none" w:sz="0" w:space="0" w:color="000000"/>
                <w:right w:val="none" w:sz="0" w:space="0" w:color="000000"/>
              </w:pBdr>
              <w:spacing w:before="100" w:after="100"/>
              <w:ind w:left="100" w:right="100"/>
              <w:rPr>
                <w:del w:id="2266" w:author="Mooney, Fintan" w:date="2026-01-12T22:40:00Z" w16du:dateUtc="2026-01-13T03:40:00Z"/>
                <w:rFonts w:ascii="Calibri" w:eastAsia="Helvetica" w:hAnsi="Calibri" w:cs="Calibri"/>
                <w:b/>
                <w:color w:val="000000"/>
                <w:sz w:val="22"/>
                <w:szCs w:val="22"/>
                <w:rPrChange w:id="2267" w:author="Mooney, Fintan" w:date="2026-01-12T16:27:00Z" w16du:dateUtc="2026-01-12T21:27:00Z">
                  <w:rPr>
                    <w:del w:id="2268" w:author="Mooney, Fintan" w:date="2026-01-12T22:40:00Z" w16du:dateUtc="2026-01-13T03:40:00Z"/>
                    <w:rFonts w:ascii="Calibri" w:eastAsia="Helvetica" w:hAnsi="Calibri" w:cs="Calibri"/>
                    <w:b/>
                    <w:color w:val="000000"/>
                  </w:rPr>
                </w:rPrChange>
              </w:rPr>
            </w:pPr>
            <w:del w:id="2269" w:author="Mooney, Fintan" w:date="2026-01-12T16:27:00Z" w16du:dateUtc="2026-01-12T21:27:00Z">
              <w:r w:rsidRPr="004E7C2A" w:rsidDel="008B4108">
                <w:rPr>
                  <w:rFonts w:ascii="Calibri" w:eastAsia="Helvetica" w:hAnsi="Calibri" w:cs="Calibri"/>
                  <w:b/>
                  <w:color w:val="000000"/>
                  <w:sz w:val="22"/>
                  <w:szCs w:val="22"/>
                  <w:rPrChange w:id="2270" w:author="Mooney, Fintan" w:date="2026-01-12T16:27:00Z" w16du:dateUtc="2026-01-12T21:27:00Z">
                    <w:rPr>
                      <w:rFonts w:ascii="Calibri" w:eastAsia="Helvetica" w:hAnsi="Calibri" w:cs="Calibri"/>
                      <w:b/>
                      <w:color w:val="000000"/>
                    </w:rPr>
                  </w:rPrChange>
                </w:rPr>
                <w:delText>1.66 (1.27, 2.18)</w:delText>
              </w:r>
            </w:del>
          </w:p>
        </w:tc>
        <w:tc>
          <w:tcPr>
            <w:tcW w:w="47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271" w:author="Mooney, Fintan" w:date="2026-01-12T16:31:00Z" w16du:dateUtc="2026-01-12T21:31:00Z">
              <w:tcPr>
                <w:tcW w:w="53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70EB0D5F" w14:textId="70166410" w:rsidR="004E7C2A" w:rsidRPr="004E7C2A" w:rsidDel="00B06691" w:rsidRDefault="004E7C2A" w:rsidP="004E7C2A">
            <w:pPr>
              <w:pBdr>
                <w:top w:val="none" w:sz="0" w:space="0" w:color="000000"/>
                <w:left w:val="none" w:sz="0" w:space="0" w:color="000000"/>
                <w:bottom w:val="none" w:sz="0" w:space="0" w:color="000000"/>
                <w:right w:val="none" w:sz="0" w:space="0" w:color="000000"/>
              </w:pBdr>
              <w:spacing w:before="100" w:after="100"/>
              <w:ind w:left="100" w:right="100"/>
              <w:rPr>
                <w:del w:id="2272" w:author="Mooney, Fintan" w:date="2026-01-12T22:40:00Z" w16du:dateUtc="2026-01-13T03:40:00Z"/>
                <w:rFonts w:ascii="Calibri" w:eastAsia="Helvetica" w:hAnsi="Calibri" w:cs="Calibri"/>
                <w:b/>
                <w:color w:val="000000"/>
                <w:sz w:val="22"/>
                <w:szCs w:val="22"/>
                <w:rPrChange w:id="2273" w:author="Mooney, Fintan" w:date="2026-01-12T16:27:00Z" w16du:dateUtc="2026-01-12T21:27:00Z">
                  <w:rPr>
                    <w:del w:id="2274" w:author="Mooney, Fintan" w:date="2026-01-12T22:40:00Z" w16du:dateUtc="2026-01-13T03:40:00Z"/>
                    <w:rFonts w:ascii="Calibri" w:eastAsia="Helvetica" w:hAnsi="Calibri" w:cs="Calibri"/>
                    <w:b/>
                    <w:color w:val="000000"/>
                  </w:rPr>
                </w:rPrChange>
              </w:rPr>
            </w:pPr>
            <w:del w:id="2275" w:author="Mooney, Fintan" w:date="2026-01-12T16:27:00Z" w16du:dateUtc="2026-01-12T21:27:00Z">
              <w:r w:rsidRPr="004E7C2A" w:rsidDel="008B4108">
                <w:rPr>
                  <w:rFonts w:ascii="Calibri" w:eastAsia="Helvetica" w:hAnsi="Calibri" w:cs="Calibri"/>
                  <w:b/>
                  <w:color w:val="000000"/>
                  <w:sz w:val="22"/>
                  <w:szCs w:val="22"/>
                  <w:rPrChange w:id="2276" w:author="Mooney, Fintan" w:date="2026-01-12T16:27:00Z" w16du:dateUtc="2026-01-12T21:27:00Z">
                    <w:rPr>
                      <w:rFonts w:ascii="Calibri" w:eastAsia="Helvetica" w:hAnsi="Calibri" w:cs="Calibri"/>
                      <w:b/>
                      <w:color w:val="000000"/>
                    </w:rPr>
                  </w:rPrChange>
                </w:rPr>
                <w:delText>1.92 (1.37, 2.68)</w:delText>
              </w:r>
            </w:del>
          </w:p>
        </w:tc>
        <w:tc>
          <w:tcPr>
            <w:tcW w:w="501" w:type="pct"/>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277" w:author="Mooney, Fintan" w:date="2026-01-12T16:31:00Z" w16du:dateUtc="2026-01-12T21:31:00Z">
              <w:tcPr>
                <w:tcW w:w="59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046CF2DF" w14:textId="5CB3AE53" w:rsidR="004E7C2A" w:rsidRPr="004E7C2A" w:rsidDel="00B06691" w:rsidRDefault="004E7C2A" w:rsidP="004E7C2A">
            <w:pPr>
              <w:pBdr>
                <w:top w:val="none" w:sz="0" w:space="0" w:color="000000"/>
                <w:left w:val="none" w:sz="0" w:space="0" w:color="000000"/>
                <w:bottom w:val="none" w:sz="0" w:space="0" w:color="000000"/>
                <w:right w:val="none" w:sz="0" w:space="0" w:color="000000"/>
              </w:pBdr>
              <w:spacing w:before="100" w:after="100"/>
              <w:ind w:left="100" w:right="100"/>
              <w:rPr>
                <w:del w:id="2278" w:author="Mooney, Fintan" w:date="2026-01-12T22:40:00Z" w16du:dateUtc="2026-01-13T03:40:00Z"/>
                <w:rFonts w:ascii="Calibri" w:eastAsia="Helvetica" w:hAnsi="Calibri" w:cs="Calibri"/>
                <w:b/>
                <w:color w:val="000000"/>
                <w:sz w:val="22"/>
                <w:szCs w:val="22"/>
                <w:rPrChange w:id="2279" w:author="Mooney, Fintan" w:date="2026-01-12T16:27:00Z" w16du:dateUtc="2026-01-12T21:27:00Z">
                  <w:rPr>
                    <w:del w:id="2280" w:author="Mooney, Fintan" w:date="2026-01-12T22:40:00Z" w16du:dateUtc="2026-01-13T03:40:00Z"/>
                    <w:rFonts w:ascii="Calibri" w:eastAsia="Helvetica" w:hAnsi="Calibri" w:cs="Calibri"/>
                    <w:b/>
                    <w:color w:val="000000"/>
                  </w:rPr>
                </w:rPrChange>
              </w:rPr>
            </w:pPr>
            <w:del w:id="2281" w:author="Mooney, Fintan" w:date="2026-01-12T16:27:00Z" w16du:dateUtc="2026-01-12T21:27:00Z">
              <w:r w:rsidRPr="004E7C2A" w:rsidDel="008B4108">
                <w:rPr>
                  <w:rFonts w:ascii="Calibri" w:eastAsia="Helvetica" w:hAnsi="Calibri" w:cs="Calibri"/>
                  <w:b/>
                  <w:color w:val="000000"/>
                  <w:sz w:val="22"/>
                  <w:szCs w:val="22"/>
                  <w:rPrChange w:id="2282" w:author="Mooney, Fintan" w:date="2026-01-12T16:27:00Z" w16du:dateUtc="2026-01-12T21:27:00Z">
                    <w:rPr>
                      <w:rFonts w:ascii="Calibri" w:eastAsia="Helvetica" w:hAnsi="Calibri" w:cs="Calibri"/>
                      <w:b/>
                      <w:color w:val="000000"/>
                    </w:rPr>
                  </w:rPrChange>
                </w:rPr>
                <w:delText>2.21 (1.47, 3.31)</w:delText>
              </w:r>
            </w:del>
          </w:p>
        </w:tc>
      </w:tr>
      <w:tr w:rsidR="004E7C2A" w:rsidDel="00B06691" w14:paraId="77729803" w14:textId="201B11FA" w:rsidTr="00DF5BD2">
        <w:trPr>
          <w:trHeight w:val="1435"/>
          <w:del w:id="2283" w:author="Mooney, Fintan" w:date="2026-01-12T22:40:00Z"/>
          <w:trPrChange w:id="2284" w:author="Mooney, Fintan" w:date="2026-01-12T16:31:00Z" w16du:dateUtc="2026-01-12T21:31:00Z">
            <w:trPr>
              <w:gridBefore w:val="2"/>
              <w:jc w:val="center"/>
            </w:trPr>
          </w:trPrChange>
        </w:trPr>
        <w:tc>
          <w:tcPr>
            <w:tcW w:w="6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285" w:author="Mooney, Fintan" w:date="2026-01-12T16:31:00Z" w16du:dateUtc="2026-01-12T21:31:00Z">
              <w:tcPr>
                <w:tcW w:w="75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48E1BC95" w14:textId="0E92381A" w:rsidR="004E7C2A" w:rsidRPr="004846D7" w:rsidDel="00B06691" w:rsidRDefault="004E7C2A" w:rsidP="004E7C2A">
            <w:pPr>
              <w:pBdr>
                <w:top w:val="none" w:sz="0" w:space="0" w:color="000000"/>
                <w:left w:val="none" w:sz="0" w:space="0" w:color="000000"/>
                <w:bottom w:val="none" w:sz="0" w:space="0" w:color="000000"/>
                <w:right w:val="none" w:sz="0" w:space="0" w:color="000000"/>
              </w:pBdr>
              <w:spacing w:before="100" w:after="100"/>
              <w:ind w:left="100" w:right="100"/>
              <w:rPr>
                <w:del w:id="2286" w:author="Mooney, Fintan" w:date="2026-01-12T22:40:00Z" w16du:dateUtc="2026-01-13T03:40:00Z"/>
                <w:rFonts w:ascii="Calibri" w:eastAsia="Helvetica" w:hAnsi="Calibri" w:cs="Calibri"/>
                <w:color w:val="000000"/>
              </w:rPr>
            </w:pPr>
            <w:del w:id="2287" w:author="Mooney, Fintan" w:date="2026-01-12T22:40:00Z" w16du:dateUtc="2026-01-13T03:40:00Z">
              <w:r w:rsidRPr="004846D7" w:rsidDel="00B06691">
                <w:rPr>
                  <w:rFonts w:ascii="Calibri" w:eastAsia="Helvetica" w:hAnsi="Calibri" w:cs="Calibri"/>
                  <w:color w:val="000000"/>
                </w:rPr>
                <w:delText>Anseriformes (Adjusted)</w:delText>
              </w:r>
            </w:del>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288" w:author="Mooney, Fintan" w:date="2026-01-12T16:31:00Z" w16du:dateUtc="2026-01-12T21:31:00Z">
              <w:tcPr>
                <w:tcW w:w="41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170C825D" w14:textId="11918F0F" w:rsidR="004E7C2A" w:rsidRPr="004E7C2A" w:rsidDel="00B06691" w:rsidRDefault="004E7C2A" w:rsidP="004E7C2A">
            <w:pPr>
              <w:pBdr>
                <w:top w:val="none" w:sz="0" w:space="0" w:color="000000"/>
                <w:left w:val="none" w:sz="0" w:space="0" w:color="000000"/>
                <w:bottom w:val="none" w:sz="0" w:space="0" w:color="000000"/>
                <w:right w:val="none" w:sz="0" w:space="0" w:color="000000"/>
              </w:pBdr>
              <w:spacing w:before="100" w:after="100"/>
              <w:ind w:left="100" w:right="100"/>
              <w:rPr>
                <w:del w:id="2289" w:author="Mooney, Fintan" w:date="2026-01-12T22:40:00Z" w16du:dateUtc="2026-01-13T03:40:00Z"/>
                <w:rFonts w:ascii="Calibri" w:eastAsia="Helvetica" w:hAnsi="Calibri" w:cs="Calibri"/>
                <w:color w:val="000000"/>
                <w:sz w:val="22"/>
                <w:szCs w:val="22"/>
                <w:rPrChange w:id="2290" w:author="Mooney, Fintan" w:date="2026-01-12T16:27:00Z" w16du:dateUtc="2026-01-12T21:27:00Z">
                  <w:rPr>
                    <w:del w:id="2291" w:author="Mooney, Fintan" w:date="2026-01-12T22:40:00Z" w16du:dateUtc="2026-01-13T03:40:00Z"/>
                    <w:rFonts w:ascii="Calibri" w:eastAsia="Helvetica" w:hAnsi="Calibri" w:cs="Calibri"/>
                    <w:color w:val="000000"/>
                  </w:rPr>
                </w:rPrChange>
              </w:rPr>
            </w:pPr>
            <w:del w:id="2292" w:author="Mooney, Fintan" w:date="2026-01-12T16:27:00Z" w16du:dateUtc="2026-01-12T21:27:00Z">
              <w:r w:rsidRPr="004E7C2A" w:rsidDel="008B4108">
                <w:rPr>
                  <w:rFonts w:ascii="Calibri" w:eastAsia="Helvetica" w:hAnsi="Calibri" w:cs="Calibri"/>
                  <w:color w:val="000000"/>
                  <w:sz w:val="22"/>
                  <w:szCs w:val="22"/>
                  <w:rPrChange w:id="2293" w:author="Mooney, Fintan" w:date="2026-01-12T16:27:00Z" w16du:dateUtc="2026-01-12T21:27:00Z">
                    <w:rPr>
                      <w:rFonts w:ascii="Calibri" w:eastAsia="Helvetica" w:hAnsi="Calibri" w:cs="Calibri"/>
                      <w:color w:val="000000"/>
                    </w:rPr>
                  </w:rPrChange>
                </w:rPr>
                <w:delText>0.66 (0.04, 10.52)</w:delText>
              </w:r>
            </w:del>
          </w:p>
        </w:tc>
        <w:tc>
          <w:tcPr>
            <w:tcW w:w="47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294" w:author="Mooney, Fintan" w:date="2026-01-12T16:31:00Z" w16du:dateUtc="2026-01-12T21:31:00Z">
              <w:tcPr>
                <w:tcW w:w="41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55F1E248" w14:textId="1A5267AD" w:rsidR="004E7C2A" w:rsidRPr="004E7C2A" w:rsidDel="00B06691" w:rsidRDefault="004E7C2A" w:rsidP="004E7C2A">
            <w:pPr>
              <w:pBdr>
                <w:top w:val="none" w:sz="0" w:space="0" w:color="000000"/>
                <w:left w:val="none" w:sz="0" w:space="0" w:color="000000"/>
                <w:bottom w:val="none" w:sz="0" w:space="0" w:color="000000"/>
                <w:right w:val="none" w:sz="0" w:space="0" w:color="000000"/>
              </w:pBdr>
              <w:spacing w:before="100" w:after="100"/>
              <w:ind w:left="100" w:right="100"/>
              <w:rPr>
                <w:del w:id="2295" w:author="Mooney, Fintan" w:date="2026-01-12T22:40:00Z" w16du:dateUtc="2026-01-13T03:40:00Z"/>
                <w:rFonts w:ascii="Calibri" w:eastAsia="Helvetica" w:hAnsi="Calibri" w:cs="Calibri"/>
                <w:color w:val="000000"/>
                <w:sz w:val="22"/>
                <w:szCs w:val="22"/>
                <w:rPrChange w:id="2296" w:author="Mooney, Fintan" w:date="2026-01-12T16:27:00Z" w16du:dateUtc="2026-01-12T21:27:00Z">
                  <w:rPr>
                    <w:del w:id="2297" w:author="Mooney, Fintan" w:date="2026-01-12T22:40:00Z" w16du:dateUtc="2026-01-13T03:40:00Z"/>
                    <w:rFonts w:ascii="Calibri" w:eastAsia="Helvetica" w:hAnsi="Calibri" w:cs="Calibri"/>
                    <w:color w:val="000000"/>
                  </w:rPr>
                </w:rPrChange>
              </w:rPr>
            </w:pPr>
            <w:del w:id="2298" w:author="Mooney, Fintan" w:date="2026-01-12T16:27:00Z" w16du:dateUtc="2026-01-12T21:27:00Z">
              <w:r w:rsidRPr="004E7C2A" w:rsidDel="008B4108">
                <w:rPr>
                  <w:rFonts w:ascii="Calibri" w:eastAsia="Helvetica" w:hAnsi="Calibri" w:cs="Calibri"/>
                  <w:color w:val="000000"/>
                  <w:sz w:val="22"/>
                  <w:szCs w:val="22"/>
                  <w:rPrChange w:id="2299" w:author="Mooney, Fintan" w:date="2026-01-12T16:27:00Z" w16du:dateUtc="2026-01-12T21:27:00Z">
                    <w:rPr>
                      <w:rFonts w:ascii="Calibri" w:eastAsia="Helvetica" w:hAnsi="Calibri" w:cs="Calibri"/>
                      <w:color w:val="000000"/>
                    </w:rPr>
                  </w:rPrChange>
                </w:rPr>
                <w:delText>1.16 (0.09, 15.75)</w:delText>
              </w:r>
            </w:del>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300" w:author="Mooney, Fintan" w:date="2026-01-12T16:31:00Z" w16du:dateUtc="2026-01-12T21:31:00Z">
              <w:tcPr>
                <w:tcW w:w="41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3B82BC59" w14:textId="11E0AFD0" w:rsidR="004E7C2A" w:rsidRPr="004E7C2A" w:rsidDel="00B06691" w:rsidRDefault="004E7C2A" w:rsidP="004E7C2A">
            <w:pPr>
              <w:pBdr>
                <w:top w:val="none" w:sz="0" w:space="0" w:color="000000"/>
                <w:left w:val="none" w:sz="0" w:space="0" w:color="000000"/>
                <w:bottom w:val="none" w:sz="0" w:space="0" w:color="000000"/>
                <w:right w:val="none" w:sz="0" w:space="0" w:color="000000"/>
              </w:pBdr>
              <w:spacing w:before="100" w:after="100"/>
              <w:ind w:left="100" w:right="100"/>
              <w:rPr>
                <w:del w:id="2301" w:author="Mooney, Fintan" w:date="2026-01-12T22:40:00Z" w16du:dateUtc="2026-01-13T03:40:00Z"/>
                <w:rFonts w:ascii="Calibri" w:eastAsia="Helvetica" w:hAnsi="Calibri" w:cs="Calibri"/>
                <w:color w:val="000000"/>
                <w:sz w:val="22"/>
                <w:szCs w:val="22"/>
                <w:rPrChange w:id="2302" w:author="Mooney, Fintan" w:date="2026-01-12T16:27:00Z" w16du:dateUtc="2026-01-12T21:27:00Z">
                  <w:rPr>
                    <w:del w:id="2303" w:author="Mooney, Fintan" w:date="2026-01-12T22:40:00Z" w16du:dateUtc="2026-01-13T03:40:00Z"/>
                    <w:rFonts w:ascii="Calibri" w:eastAsia="Helvetica" w:hAnsi="Calibri" w:cs="Calibri"/>
                    <w:color w:val="000000"/>
                  </w:rPr>
                </w:rPrChange>
              </w:rPr>
            </w:pPr>
            <w:del w:id="2304" w:author="Mooney, Fintan" w:date="2026-01-12T16:27:00Z" w16du:dateUtc="2026-01-12T21:27:00Z">
              <w:r w:rsidRPr="004E7C2A" w:rsidDel="008B4108">
                <w:rPr>
                  <w:rFonts w:ascii="Calibri" w:eastAsia="Helvetica" w:hAnsi="Calibri" w:cs="Calibri"/>
                  <w:color w:val="000000"/>
                  <w:sz w:val="22"/>
                  <w:szCs w:val="22"/>
                  <w:rPrChange w:id="2305" w:author="Mooney, Fintan" w:date="2026-01-12T16:27:00Z" w16du:dateUtc="2026-01-12T21:27:00Z">
                    <w:rPr>
                      <w:rFonts w:ascii="Calibri" w:eastAsia="Helvetica" w:hAnsi="Calibri" w:cs="Calibri"/>
                      <w:color w:val="000000"/>
                    </w:rPr>
                  </w:rPrChange>
                </w:rPr>
                <w:delText>2.06 (0.15, 28.43)</w:delText>
              </w:r>
            </w:del>
          </w:p>
        </w:tc>
        <w:tc>
          <w:tcPr>
            <w:tcW w:w="47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306" w:author="Mooney, Fintan" w:date="2026-01-12T16:31:00Z" w16du:dateUtc="2026-01-12T21:31:00Z">
              <w:tcPr>
                <w:tcW w:w="41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21807428" w14:textId="7A4A0911" w:rsidR="004E7C2A" w:rsidRPr="004E7C2A" w:rsidDel="00B06691" w:rsidRDefault="004E7C2A" w:rsidP="004E7C2A">
            <w:pPr>
              <w:pBdr>
                <w:top w:val="none" w:sz="0" w:space="0" w:color="000000"/>
                <w:left w:val="none" w:sz="0" w:space="0" w:color="000000"/>
                <w:bottom w:val="none" w:sz="0" w:space="0" w:color="000000"/>
                <w:right w:val="none" w:sz="0" w:space="0" w:color="000000"/>
              </w:pBdr>
              <w:spacing w:before="100" w:after="100"/>
              <w:ind w:left="100" w:right="100"/>
              <w:rPr>
                <w:del w:id="2307" w:author="Mooney, Fintan" w:date="2026-01-12T22:40:00Z" w16du:dateUtc="2026-01-13T03:40:00Z"/>
                <w:rFonts w:ascii="Calibri" w:eastAsia="Helvetica" w:hAnsi="Calibri" w:cs="Calibri"/>
                <w:color w:val="000000"/>
                <w:sz w:val="22"/>
                <w:szCs w:val="22"/>
                <w:rPrChange w:id="2308" w:author="Mooney, Fintan" w:date="2026-01-12T16:27:00Z" w16du:dateUtc="2026-01-12T21:27:00Z">
                  <w:rPr>
                    <w:del w:id="2309" w:author="Mooney, Fintan" w:date="2026-01-12T22:40:00Z" w16du:dateUtc="2026-01-13T03:40:00Z"/>
                    <w:rFonts w:ascii="Calibri" w:eastAsia="Helvetica" w:hAnsi="Calibri" w:cs="Calibri"/>
                    <w:color w:val="000000"/>
                  </w:rPr>
                </w:rPrChange>
              </w:rPr>
            </w:pPr>
            <w:del w:id="2310" w:author="Mooney, Fintan" w:date="2026-01-12T16:27:00Z" w16du:dateUtc="2026-01-12T21:27:00Z">
              <w:r w:rsidRPr="004E7C2A" w:rsidDel="008B4108">
                <w:rPr>
                  <w:rFonts w:ascii="Calibri" w:eastAsia="Helvetica" w:hAnsi="Calibri" w:cs="Calibri"/>
                  <w:color w:val="000000"/>
                  <w:sz w:val="22"/>
                  <w:szCs w:val="22"/>
                  <w:rPrChange w:id="2311" w:author="Mooney, Fintan" w:date="2026-01-12T16:27:00Z" w16du:dateUtc="2026-01-12T21:27:00Z">
                    <w:rPr>
                      <w:rFonts w:ascii="Calibri" w:eastAsia="Helvetica" w:hAnsi="Calibri" w:cs="Calibri"/>
                      <w:color w:val="000000"/>
                    </w:rPr>
                  </w:rPrChange>
                </w:rPr>
                <w:delText>3.63 (0.21, 61.66)</w:delText>
              </w:r>
            </w:del>
          </w:p>
        </w:tc>
        <w:tc>
          <w:tcPr>
            <w:tcW w:w="47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312" w:author="Mooney, Fintan" w:date="2026-01-12T16:31:00Z" w16du:dateUtc="2026-01-12T21:31:00Z">
              <w:tcPr>
                <w:tcW w:w="472" w:type="pct"/>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57F4E37E" w14:textId="21695255" w:rsidR="004E7C2A" w:rsidRPr="004E7C2A" w:rsidDel="00B06691" w:rsidRDefault="004E7C2A" w:rsidP="004E7C2A">
            <w:pPr>
              <w:pBdr>
                <w:top w:val="none" w:sz="0" w:space="0" w:color="000000"/>
                <w:left w:val="none" w:sz="0" w:space="0" w:color="000000"/>
                <w:bottom w:val="none" w:sz="0" w:space="0" w:color="000000"/>
                <w:right w:val="none" w:sz="0" w:space="0" w:color="000000"/>
              </w:pBdr>
              <w:spacing w:before="100" w:after="100"/>
              <w:ind w:left="100" w:right="100"/>
              <w:rPr>
                <w:del w:id="2313" w:author="Mooney, Fintan" w:date="2026-01-12T22:40:00Z" w16du:dateUtc="2026-01-13T03:40:00Z"/>
                <w:rFonts w:ascii="Calibri" w:eastAsia="Helvetica" w:hAnsi="Calibri" w:cs="Calibri"/>
                <w:color w:val="000000"/>
                <w:sz w:val="22"/>
                <w:szCs w:val="22"/>
                <w:rPrChange w:id="2314" w:author="Mooney, Fintan" w:date="2026-01-12T16:27:00Z" w16du:dateUtc="2026-01-12T21:27:00Z">
                  <w:rPr>
                    <w:del w:id="2315" w:author="Mooney, Fintan" w:date="2026-01-12T22:40:00Z" w16du:dateUtc="2026-01-13T03:40:00Z"/>
                    <w:rFonts w:ascii="Calibri" w:eastAsia="Helvetica" w:hAnsi="Calibri" w:cs="Calibri"/>
                    <w:color w:val="000000"/>
                  </w:rPr>
                </w:rPrChange>
              </w:rPr>
            </w:pPr>
            <w:del w:id="2316" w:author="Mooney, Fintan" w:date="2026-01-12T16:27:00Z" w16du:dateUtc="2026-01-12T21:27:00Z">
              <w:r w:rsidRPr="004E7C2A" w:rsidDel="008B4108">
                <w:rPr>
                  <w:rFonts w:ascii="Calibri" w:eastAsia="Helvetica" w:hAnsi="Calibri" w:cs="Calibri"/>
                  <w:color w:val="000000"/>
                  <w:sz w:val="22"/>
                  <w:szCs w:val="22"/>
                  <w:rPrChange w:id="2317" w:author="Mooney, Fintan" w:date="2026-01-12T16:27:00Z" w16du:dateUtc="2026-01-12T21:27:00Z">
                    <w:rPr>
                      <w:rFonts w:ascii="Calibri" w:eastAsia="Helvetica" w:hAnsi="Calibri" w:cs="Calibri"/>
                      <w:color w:val="000000"/>
                    </w:rPr>
                  </w:rPrChange>
                </w:rPr>
                <w:delText>6.42 (0.27, 155.11)</w:delText>
              </w:r>
            </w:del>
          </w:p>
        </w:tc>
        <w:tc>
          <w:tcPr>
            <w:tcW w:w="47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318" w:author="Mooney, Fintan" w:date="2026-01-12T16:31:00Z" w16du:dateUtc="2026-01-12T21:31:00Z">
              <w:tcPr>
                <w:tcW w:w="4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68C8451E" w14:textId="69977429" w:rsidR="004E7C2A" w:rsidRPr="004E7C2A" w:rsidDel="00B06691" w:rsidRDefault="004E7C2A" w:rsidP="004E7C2A">
            <w:pPr>
              <w:pBdr>
                <w:top w:val="none" w:sz="0" w:space="0" w:color="000000"/>
                <w:left w:val="none" w:sz="0" w:space="0" w:color="000000"/>
                <w:bottom w:val="none" w:sz="0" w:space="0" w:color="000000"/>
                <w:right w:val="none" w:sz="0" w:space="0" w:color="000000"/>
              </w:pBdr>
              <w:spacing w:before="100" w:after="100"/>
              <w:ind w:left="100" w:right="100"/>
              <w:rPr>
                <w:del w:id="2319" w:author="Mooney, Fintan" w:date="2026-01-12T22:40:00Z" w16du:dateUtc="2026-01-13T03:40:00Z"/>
                <w:rFonts w:ascii="Calibri" w:eastAsia="Helvetica" w:hAnsi="Calibri" w:cs="Calibri"/>
                <w:color w:val="000000"/>
                <w:sz w:val="22"/>
                <w:szCs w:val="22"/>
                <w:rPrChange w:id="2320" w:author="Mooney, Fintan" w:date="2026-01-12T16:27:00Z" w16du:dateUtc="2026-01-12T21:27:00Z">
                  <w:rPr>
                    <w:del w:id="2321" w:author="Mooney, Fintan" w:date="2026-01-12T22:40:00Z" w16du:dateUtc="2026-01-13T03:40:00Z"/>
                    <w:rFonts w:ascii="Calibri" w:eastAsia="Helvetica" w:hAnsi="Calibri" w:cs="Calibri"/>
                    <w:color w:val="000000"/>
                  </w:rPr>
                </w:rPrChange>
              </w:rPr>
            </w:pPr>
            <w:del w:id="2322" w:author="Mooney, Fintan" w:date="2026-01-12T16:27:00Z" w16du:dateUtc="2026-01-12T21:27:00Z">
              <w:r w:rsidRPr="004E7C2A" w:rsidDel="008B4108">
                <w:rPr>
                  <w:rFonts w:ascii="Calibri" w:eastAsia="Helvetica" w:hAnsi="Calibri" w:cs="Calibri"/>
                  <w:color w:val="000000"/>
                  <w:sz w:val="22"/>
                  <w:szCs w:val="22"/>
                  <w:rPrChange w:id="2323" w:author="Mooney, Fintan" w:date="2026-01-12T16:27:00Z" w16du:dateUtc="2026-01-12T21:27:00Z">
                    <w:rPr>
                      <w:rFonts w:ascii="Calibri" w:eastAsia="Helvetica" w:hAnsi="Calibri" w:cs="Calibri"/>
                      <w:color w:val="000000"/>
                    </w:rPr>
                  </w:rPrChange>
                </w:rPr>
                <w:delText>11.36 (0.30, 433.59)</w:delText>
              </w:r>
            </w:del>
          </w:p>
        </w:tc>
        <w:tc>
          <w:tcPr>
            <w:tcW w:w="47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324" w:author="Mooney, Fintan" w:date="2026-01-12T16:31:00Z" w16du:dateUtc="2026-01-12T21:31:00Z">
              <w:tcPr>
                <w:tcW w:w="53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661082C3" w14:textId="0CFCF6AA" w:rsidR="004E7C2A" w:rsidRPr="004E7C2A" w:rsidDel="00B06691" w:rsidRDefault="004E7C2A" w:rsidP="004E7C2A">
            <w:pPr>
              <w:pBdr>
                <w:top w:val="none" w:sz="0" w:space="0" w:color="000000"/>
                <w:left w:val="none" w:sz="0" w:space="0" w:color="000000"/>
                <w:bottom w:val="none" w:sz="0" w:space="0" w:color="000000"/>
                <w:right w:val="none" w:sz="0" w:space="0" w:color="000000"/>
              </w:pBdr>
              <w:spacing w:before="100" w:after="100"/>
              <w:ind w:left="100" w:right="100"/>
              <w:rPr>
                <w:del w:id="2325" w:author="Mooney, Fintan" w:date="2026-01-12T22:40:00Z" w16du:dateUtc="2026-01-13T03:40:00Z"/>
                <w:rFonts w:ascii="Calibri" w:eastAsia="Helvetica" w:hAnsi="Calibri" w:cs="Calibri"/>
                <w:color w:val="000000"/>
                <w:sz w:val="22"/>
                <w:szCs w:val="22"/>
                <w:rPrChange w:id="2326" w:author="Mooney, Fintan" w:date="2026-01-12T16:27:00Z" w16du:dateUtc="2026-01-12T21:27:00Z">
                  <w:rPr>
                    <w:del w:id="2327" w:author="Mooney, Fintan" w:date="2026-01-12T22:40:00Z" w16du:dateUtc="2026-01-13T03:40:00Z"/>
                    <w:rFonts w:ascii="Calibri" w:eastAsia="Helvetica" w:hAnsi="Calibri" w:cs="Calibri"/>
                    <w:color w:val="000000"/>
                  </w:rPr>
                </w:rPrChange>
              </w:rPr>
            </w:pPr>
            <w:del w:id="2328" w:author="Mooney, Fintan" w:date="2026-01-12T16:27:00Z" w16du:dateUtc="2026-01-12T21:27:00Z">
              <w:r w:rsidRPr="004E7C2A" w:rsidDel="008B4108">
                <w:rPr>
                  <w:rFonts w:ascii="Calibri" w:eastAsia="Helvetica" w:hAnsi="Calibri" w:cs="Calibri"/>
                  <w:color w:val="000000"/>
                  <w:sz w:val="22"/>
                  <w:szCs w:val="22"/>
                  <w:rPrChange w:id="2329" w:author="Mooney, Fintan" w:date="2026-01-12T16:27:00Z" w16du:dateUtc="2026-01-12T21:27:00Z">
                    <w:rPr>
                      <w:rFonts w:ascii="Calibri" w:eastAsia="Helvetica" w:hAnsi="Calibri" w:cs="Calibri"/>
                      <w:color w:val="000000"/>
                    </w:rPr>
                  </w:rPrChange>
                </w:rPr>
                <w:delText>20.07 (0.31, 1300.98)</w:delText>
              </w:r>
            </w:del>
          </w:p>
        </w:tc>
        <w:tc>
          <w:tcPr>
            <w:tcW w:w="47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330" w:author="Mooney, Fintan" w:date="2026-01-12T16:31:00Z" w16du:dateUtc="2026-01-12T21:31:00Z">
              <w:tcPr>
                <w:tcW w:w="53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22755E24" w14:textId="1F61DF8B" w:rsidR="004E7C2A" w:rsidRPr="004E7C2A" w:rsidDel="00B06691" w:rsidRDefault="004E7C2A" w:rsidP="004E7C2A">
            <w:pPr>
              <w:pBdr>
                <w:top w:val="none" w:sz="0" w:space="0" w:color="000000"/>
                <w:left w:val="none" w:sz="0" w:space="0" w:color="000000"/>
                <w:bottom w:val="none" w:sz="0" w:space="0" w:color="000000"/>
                <w:right w:val="none" w:sz="0" w:space="0" w:color="000000"/>
              </w:pBdr>
              <w:spacing w:before="100" w:after="100"/>
              <w:ind w:left="100" w:right="100"/>
              <w:rPr>
                <w:del w:id="2331" w:author="Mooney, Fintan" w:date="2026-01-12T22:40:00Z" w16du:dateUtc="2026-01-13T03:40:00Z"/>
                <w:rFonts w:ascii="Calibri" w:eastAsia="Helvetica" w:hAnsi="Calibri" w:cs="Calibri"/>
                <w:color w:val="000000"/>
                <w:sz w:val="22"/>
                <w:szCs w:val="22"/>
                <w:rPrChange w:id="2332" w:author="Mooney, Fintan" w:date="2026-01-12T16:27:00Z" w16du:dateUtc="2026-01-12T21:27:00Z">
                  <w:rPr>
                    <w:del w:id="2333" w:author="Mooney, Fintan" w:date="2026-01-12T22:40:00Z" w16du:dateUtc="2026-01-13T03:40:00Z"/>
                    <w:rFonts w:ascii="Calibri" w:eastAsia="Helvetica" w:hAnsi="Calibri" w:cs="Calibri"/>
                    <w:color w:val="000000"/>
                  </w:rPr>
                </w:rPrChange>
              </w:rPr>
            </w:pPr>
            <w:del w:id="2334" w:author="Mooney, Fintan" w:date="2026-01-12T16:27:00Z" w16du:dateUtc="2026-01-12T21:27:00Z">
              <w:r w:rsidRPr="004E7C2A" w:rsidDel="008B4108">
                <w:rPr>
                  <w:rFonts w:ascii="Calibri" w:eastAsia="Helvetica" w:hAnsi="Calibri" w:cs="Calibri"/>
                  <w:color w:val="000000"/>
                  <w:sz w:val="22"/>
                  <w:szCs w:val="22"/>
                  <w:rPrChange w:id="2335" w:author="Mooney, Fintan" w:date="2026-01-12T16:27:00Z" w16du:dateUtc="2026-01-12T21:27:00Z">
                    <w:rPr>
                      <w:rFonts w:ascii="Calibri" w:eastAsia="Helvetica" w:hAnsi="Calibri" w:cs="Calibri"/>
                      <w:color w:val="000000"/>
                    </w:rPr>
                  </w:rPrChange>
                </w:rPr>
                <w:delText>35.48 (0.31, 4092.20)</w:delText>
              </w:r>
            </w:del>
          </w:p>
        </w:tc>
        <w:tc>
          <w:tcPr>
            <w:tcW w:w="501" w:type="pct"/>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336" w:author="Mooney, Fintan" w:date="2026-01-12T16:31:00Z" w16du:dateUtc="2026-01-12T21:31:00Z">
              <w:tcPr>
                <w:tcW w:w="59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0BA942C1" w14:textId="37DC7902" w:rsidR="004E7C2A" w:rsidRPr="004E7C2A" w:rsidDel="00B06691" w:rsidRDefault="004E7C2A" w:rsidP="004E7C2A">
            <w:pPr>
              <w:pBdr>
                <w:top w:val="none" w:sz="0" w:space="0" w:color="000000"/>
                <w:left w:val="none" w:sz="0" w:space="0" w:color="000000"/>
                <w:bottom w:val="none" w:sz="0" w:space="0" w:color="000000"/>
                <w:right w:val="none" w:sz="0" w:space="0" w:color="000000"/>
              </w:pBdr>
              <w:spacing w:before="100" w:after="100"/>
              <w:ind w:left="100" w:right="100"/>
              <w:rPr>
                <w:del w:id="2337" w:author="Mooney, Fintan" w:date="2026-01-12T22:40:00Z" w16du:dateUtc="2026-01-13T03:40:00Z"/>
                <w:rFonts w:ascii="Calibri" w:eastAsia="Helvetica" w:hAnsi="Calibri" w:cs="Calibri"/>
                <w:color w:val="000000"/>
                <w:sz w:val="22"/>
                <w:szCs w:val="22"/>
                <w:rPrChange w:id="2338" w:author="Mooney, Fintan" w:date="2026-01-12T16:27:00Z" w16du:dateUtc="2026-01-12T21:27:00Z">
                  <w:rPr>
                    <w:del w:id="2339" w:author="Mooney, Fintan" w:date="2026-01-12T22:40:00Z" w16du:dateUtc="2026-01-13T03:40:00Z"/>
                    <w:rFonts w:ascii="Calibri" w:eastAsia="Helvetica" w:hAnsi="Calibri" w:cs="Calibri"/>
                    <w:color w:val="000000"/>
                  </w:rPr>
                </w:rPrChange>
              </w:rPr>
            </w:pPr>
            <w:del w:id="2340" w:author="Mooney, Fintan" w:date="2026-01-12T16:27:00Z" w16du:dateUtc="2026-01-12T21:27:00Z">
              <w:r w:rsidRPr="004E7C2A" w:rsidDel="008B4108">
                <w:rPr>
                  <w:rFonts w:ascii="Calibri" w:eastAsia="Helvetica" w:hAnsi="Calibri" w:cs="Calibri"/>
                  <w:color w:val="000000"/>
                  <w:sz w:val="22"/>
                  <w:szCs w:val="22"/>
                  <w:rPrChange w:id="2341" w:author="Mooney, Fintan" w:date="2026-01-12T16:27:00Z" w16du:dateUtc="2026-01-12T21:27:00Z">
                    <w:rPr>
                      <w:rFonts w:ascii="Calibri" w:eastAsia="Helvetica" w:hAnsi="Calibri" w:cs="Calibri"/>
                      <w:color w:val="000000"/>
                    </w:rPr>
                  </w:rPrChange>
                </w:rPr>
                <w:delText>62.72 (0.30, 13290.32)</w:delText>
              </w:r>
            </w:del>
          </w:p>
        </w:tc>
      </w:tr>
      <w:tr w:rsidR="004E7C2A" w:rsidDel="00B06691" w14:paraId="19510B62" w14:textId="662F0CB9" w:rsidTr="00DF5BD2">
        <w:trPr>
          <w:trHeight w:val="1435"/>
          <w:del w:id="2342" w:author="Mooney, Fintan" w:date="2026-01-12T22:40:00Z"/>
          <w:trPrChange w:id="2343" w:author="Mooney, Fintan" w:date="2026-01-12T16:31:00Z" w16du:dateUtc="2026-01-12T21:31:00Z">
            <w:trPr>
              <w:gridBefore w:val="2"/>
              <w:jc w:val="center"/>
            </w:trPr>
          </w:trPrChange>
        </w:trPr>
        <w:tc>
          <w:tcPr>
            <w:tcW w:w="6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2344" w:author="Mooney, Fintan" w:date="2026-01-12T16:31:00Z" w16du:dateUtc="2026-01-12T21:31:00Z">
              <w:tcPr>
                <w:tcW w:w="75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023EAA3F" w14:textId="51714CB7" w:rsidR="004E7C2A" w:rsidRPr="004846D7" w:rsidDel="00B06691" w:rsidRDefault="004E7C2A" w:rsidP="004E7C2A">
            <w:pPr>
              <w:pBdr>
                <w:top w:val="none" w:sz="0" w:space="0" w:color="000000"/>
                <w:left w:val="none" w:sz="0" w:space="0" w:color="000000"/>
                <w:bottom w:val="none" w:sz="0" w:space="0" w:color="000000"/>
                <w:right w:val="none" w:sz="0" w:space="0" w:color="000000"/>
              </w:pBdr>
              <w:spacing w:before="100" w:after="100"/>
              <w:ind w:left="100" w:right="100"/>
              <w:rPr>
                <w:del w:id="2345" w:author="Mooney, Fintan" w:date="2026-01-12T22:40:00Z" w16du:dateUtc="2026-01-13T03:40:00Z"/>
                <w:rFonts w:ascii="Calibri" w:eastAsia="Helvetica" w:hAnsi="Calibri" w:cs="Calibri"/>
                <w:color w:val="000000"/>
              </w:rPr>
            </w:pPr>
            <w:del w:id="2346" w:author="Mooney, Fintan" w:date="2026-01-12T22:40:00Z" w16du:dateUtc="2026-01-13T03:40:00Z">
              <w:r w:rsidRPr="004846D7" w:rsidDel="00B06691">
                <w:rPr>
                  <w:rFonts w:ascii="Calibri" w:eastAsia="Helvetica" w:hAnsi="Calibri" w:cs="Calibri"/>
                  <w:color w:val="000000"/>
                </w:rPr>
                <w:delText>Predators (Adjusted)</w:delText>
              </w:r>
            </w:del>
          </w:p>
        </w:tc>
        <w:tc>
          <w:tcPr>
            <w:tcW w:w="47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2347" w:author="Mooney, Fintan" w:date="2026-01-12T16:31:00Z" w16du:dateUtc="2026-01-12T21:31:00Z">
              <w:tcPr>
                <w:tcW w:w="411"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3915EFCE" w14:textId="40C177D8" w:rsidR="004E7C2A" w:rsidRPr="004E7C2A" w:rsidDel="00B06691" w:rsidRDefault="004E7C2A" w:rsidP="004E7C2A">
            <w:pPr>
              <w:pBdr>
                <w:top w:val="none" w:sz="0" w:space="0" w:color="000000"/>
                <w:left w:val="none" w:sz="0" w:space="0" w:color="000000"/>
                <w:bottom w:val="none" w:sz="0" w:space="0" w:color="000000"/>
                <w:right w:val="none" w:sz="0" w:space="0" w:color="000000"/>
              </w:pBdr>
              <w:spacing w:before="100" w:after="100"/>
              <w:ind w:left="100" w:right="100"/>
              <w:rPr>
                <w:del w:id="2348" w:author="Mooney, Fintan" w:date="2026-01-12T22:40:00Z" w16du:dateUtc="2026-01-13T03:40:00Z"/>
                <w:rFonts w:ascii="Calibri" w:eastAsia="Helvetica" w:hAnsi="Calibri" w:cs="Calibri"/>
                <w:color w:val="000000"/>
                <w:sz w:val="22"/>
                <w:szCs w:val="22"/>
                <w:rPrChange w:id="2349" w:author="Mooney, Fintan" w:date="2026-01-12T16:27:00Z" w16du:dateUtc="2026-01-12T21:27:00Z">
                  <w:rPr>
                    <w:del w:id="2350" w:author="Mooney, Fintan" w:date="2026-01-12T22:40:00Z" w16du:dateUtc="2026-01-13T03:40:00Z"/>
                    <w:rFonts w:ascii="Calibri" w:eastAsia="Helvetica" w:hAnsi="Calibri" w:cs="Calibri"/>
                    <w:color w:val="000000"/>
                  </w:rPr>
                </w:rPrChange>
              </w:rPr>
            </w:pPr>
            <w:del w:id="2351" w:author="Mooney, Fintan" w:date="2026-01-12T16:27:00Z" w16du:dateUtc="2026-01-12T21:27:00Z">
              <w:r w:rsidRPr="004E7C2A" w:rsidDel="008B4108">
                <w:rPr>
                  <w:rFonts w:ascii="Calibri" w:eastAsia="Helvetica" w:hAnsi="Calibri" w:cs="Calibri"/>
                  <w:color w:val="000000"/>
                  <w:sz w:val="22"/>
                  <w:szCs w:val="22"/>
                  <w:rPrChange w:id="2352" w:author="Mooney, Fintan" w:date="2026-01-12T16:27:00Z" w16du:dateUtc="2026-01-12T21:27:00Z">
                    <w:rPr>
                      <w:rFonts w:ascii="Calibri" w:eastAsia="Helvetica" w:hAnsi="Calibri" w:cs="Calibri"/>
                      <w:color w:val="000000"/>
                    </w:rPr>
                  </w:rPrChange>
                </w:rPr>
                <w:delText>0.85 (0.30, 2.40)</w:delText>
              </w:r>
            </w:del>
          </w:p>
        </w:tc>
        <w:tc>
          <w:tcPr>
            <w:tcW w:w="47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2353" w:author="Mooney, Fintan" w:date="2026-01-12T16:31:00Z" w16du:dateUtc="2026-01-12T21:31:00Z">
              <w:tcPr>
                <w:tcW w:w="411"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199D7F2B" w14:textId="28D38CA4" w:rsidR="004E7C2A" w:rsidRPr="004E7C2A" w:rsidDel="00B06691" w:rsidRDefault="004E7C2A" w:rsidP="004E7C2A">
            <w:pPr>
              <w:pBdr>
                <w:top w:val="none" w:sz="0" w:space="0" w:color="000000"/>
                <w:left w:val="none" w:sz="0" w:space="0" w:color="000000"/>
                <w:bottom w:val="none" w:sz="0" w:space="0" w:color="000000"/>
                <w:right w:val="none" w:sz="0" w:space="0" w:color="000000"/>
              </w:pBdr>
              <w:spacing w:before="100" w:after="100"/>
              <w:ind w:left="100" w:right="100"/>
              <w:rPr>
                <w:del w:id="2354" w:author="Mooney, Fintan" w:date="2026-01-12T22:40:00Z" w16du:dateUtc="2026-01-13T03:40:00Z"/>
                <w:rFonts w:ascii="Calibri" w:eastAsia="Helvetica" w:hAnsi="Calibri" w:cs="Calibri"/>
                <w:color w:val="000000"/>
                <w:sz w:val="22"/>
                <w:szCs w:val="22"/>
                <w:rPrChange w:id="2355" w:author="Mooney, Fintan" w:date="2026-01-12T16:27:00Z" w16du:dateUtc="2026-01-12T21:27:00Z">
                  <w:rPr>
                    <w:del w:id="2356" w:author="Mooney, Fintan" w:date="2026-01-12T22:40:00Z" w16du:dateUtc="2026-01-13T03:40:00Z"/>
                    <w:rFonts w:ascii="Calibri" w:eastAsia="Helvetica" w:hAnsi="Calibri" w:cs="Calibri"/>
                    <w:color w:val="000000"/>
                  </w:rPr>
                </w:rPrChange>
              </w:rPr>
            </w:pPr>
            <w:del w:id="2357" w:author="Mooney, Fintan" w:date="2026-01-12T16:27:00Z" w16du:dateUtc="2026-01-12T21:27:00Z">
              <w:r w:rsidRPr="004E7C2A" w:rsidDel="008B4108">
                <w:rPr>
                  <w:rFonts w:ascii="Calibri" w:eastAsia="Helvetica" w:hAnsi="Calibri" w:cs="Calibri"/>
                  <w:color w:val="000000"/>
                  <w:sz w:val="22"/>
                  <w:szCs w:val="22"/>
                  <w:rPrChange w:id="2358" w:author="Mooney, Fintan" w:date="2026-01-12T16:27:00Z" w16du:dateUtc="2026-01-12T21:27:00Z">
                    <w:rPr>
                      <w:rFonts w:ascii="Calibri" w:eastAsia="Helvetica" w:hAnsi="Calibri" w:cs="Calibri"/>
                      <w:color w:val="000000"/>
                    </w:rPr>
                  </w:rPrChange>
                </w:rPr>
                <w:delText>1.06 (0.43, 2.63)</w:delText>
              </w:r>
            </w:del>
          </w:p>
        </w:tc>
        <w:tc>
          <w:tcPr>
            <w:tcW w:w="47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2359" w:author="Mooney, Fintan" w:date="2026-01-12T16:31:00Z" w16du:dateUtc="2026-01-12T21:31:00Z">
              <w:tcPr>
                <w:tcW w:w="411"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4A244A1F" w14:textId="32C088EE" w:rsidR="004E7C2A" w:rsidRPr="004E7C2A" w:rsidDel="00B06691" w:rsidRDefault="004E7C2A" w:rsidP="004E7C2A">
            <w:pPr>
              <w:pBdr>
                <w:top w:val="none" w:sz="0" w:space="0" w:color="000000"/>
                <w:left w:val="none" w:sz="0" w:space="0" w:color="000000"/>
                <w:bottom w:val="none" w:sz="0" w:space="0" w:color="000000"/>
                <w:right w:val="none" w:sz="0" w:space="0" w:color="000000"/>
              </w:pBdr>
              <w:spacing w:before="100" w:after="100"/>
              <w:ind w:left="100" w:right="100"/>
              <w:rPr>
                <w:del w:id="2360" w:author="Mooney, Fintan" w:date="2026-01-12T22:40:00Z" w16du:dateUtc="2026-01-13T03:40:00Z"/>
                <w:rFonts w:ascii="Calibri" w:eastAsia="Helvetica" w:hAnsi="Calibri" w:cs="Calibri"/>
                <w:color w:val="000000"/>
                <w:sz w:val="22"/>
                <w:szCs w:val="22"/>
                <w:rPrChange w:id="2361" w:author="Mooney, Fintan" w:date="2026-01-12T16:27:00Z" w16du:dateUtc="2026-01-12T21:27:00Z">
                  <w:rPr>
                    <w:del w:id="2362" w:author="Mooney, Fintan" w:date="2026-01-12T22:40:00Z" w16du:dateUtc="2026-01-13T03:40:00Z"/>
                    <w:rFonts w:ascii="Calibri" w:eastAsia="Helvetica" w:hAnsi="Calibri" w:cs="Calibri"/>
                    <w:color w:val="000000"/>
                  </w:rPr>
                </w:rPrChange>
              </w:rPr>
            </w:pPr>
            <w:del w:id="2363" w:author="Mooney, Fintan" w:date="2026-01-12T16:27:00Z" w16du:dateUtc="2026-01-12T21:27:00Z">
              <w:r w:rsidRPr="004E7C2A" w:rsidDel="008B4108">
                <w:rPr>
                  <w:rFonts w:ascii="Calibri" w:eastAsia="Helvetica" w:hAnsi="Calibri" w:cs="Calibri"/>
                  <w:color w:val="000000"/>
                  <w:sz w:val="22"/>
                  <w:szCs w:val="22"/>
                  <w:rPrChange w:id="2364" w:author="Mooney, Fintan" w:date="2026-01-12T16:27:00Z" w16du:dateUtc="2026-01-12T21:27:00Z">
                    <w:rPr>
                      <w:rFonts w:ascii="Calibri" w:eastAsia="Helvetica" w:hAnsi="Calibri" w:cs="Calibri"/>
                      <w:color w:val="000000"/>
                    </w:rPr>
                  </w:rPrChange>
                </w:rPr>
                <w:delText>1.33 (0.59, 3.00)</w:delText>
              </w:r>
            </w:del>
          </w:p>
        </w:tc>
        <w:tc>
          <w:tcPr>
            <w:tcW w:w="47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2365" w:author="Mooney, Fintan" w:date="2026-01-12T16:31:00Z" w16du:dateUtc="2026-01-12T21:31:00Z">
              <w:tcPr>
                <w:tcW w:w="411"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6D3C5542" w14:textId="213A01CF" w:rsidR="004E7C2A" w:rsidRPr="004E7C2A" w:rsidDel="00B06691" w:rsidRDefault="004E7C2A" w:rsidP="004E7C2A">
            <w:pPr>
              <w:pBdr>
                <w:top w:val="none" w:sz="0" w:space="0" w:color="000000"/>
                <w:left w:val="none" w:sz="0" w:space="0" w:color="000000"/>
                <w:bottom w:val="none" w:sz="0" w:space="0" w:color="000000"/>
                <w:right w:val="none" w:sz="0" w:space="0" w:color="000000"/>
              </w:pBdr>
              <w:spacing w:before="100" w:after="100"/>
              <w:ind w:left="100" w:right="100"/>
              <w:rPr>
                <w:del w:id="2366" w:author="Mooney, Fintan" w:date="2026-01-12T22:40:00Z" w16du:dateUtc="2026-01-13T03:40:00Z"/>
                <w:rFonts w:ascii="Calibri" w:eastAsia="Helvetica" w:hAnsi="Calibri" w:cs="Calibri"/>
                <w:color w:val="000000"/>
                <w:sz w:val="22"/>
                <w:szCs w:val="22"/>
                <w:rPrChange w:id="2367" w:author="Mooney, Fintan" w:date="2026-01-12T16:27:00Z" w16du:dateUtc="2026-01-12T21:27:00Z">
                  <w:rPr>
                    <w:del w:id="2368" w:author="Mooney, Fintan" w:date="2026-01-12T22:40:00Z" w16du:dateUtc="2026-01-13T03:40:00Z"/>
                    <w:rFonts w:ascii="Calibri" w:eastAsia="Helvetica" w:hAnsi="Calibri" w:cs="Calibri"/>
                    <w:color w:val="000000"/>
                  </w:rPr>
                </w:rPrChange>
              </w:rPr>
            </w:pPr>
            <w:del w:id="2369" w:author="Mooney, Fintan" w:date="2026-01-12T16:27:00Z" w16du:dateUtc="2026-01-12T21:27:00Z">
              <w:r w:rsidRPr="004E7C2A" w:rsidDel="008B4108">
                <w:rPr>
                  <w:rFonts w:ascii="Calibri" w:eastAsia="Helvetica" w:hAnsi="Calibri" w:cs="Calibri"/>
                  <w:color w:val="000000"/>
                  <w:sz w:val="22"/>
                  <w:szCs w:val="22"/>
                  <w:rPrChange w:id="2370" w:author="Mooney, Fintan" w:date="2026-01-12T16:27:00Z" w16du:dateUtc="2026-01-12T21:27:00Z">
                    <w:rPr>
                      <w:rFonts w:ascii="Calibri" w:eastAsia="Helvetica" w:hAnsi="Calibri" w:cs="Calibri"/>
                      <w:color w:val="000000"/>
                    </w:rPr>
                  </w:rPrChange>
                </w:rPr>
                <w:delText>1.66 (0.76, 3.62)</w:delText>
              </w:r>
            </w:del>
          </w:p>
        </w:tc>
        <w:tc>
          <w:tcPr>
            <w:tcW w:w="47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2371" w:author="Mooney, Fintan" w:date="2026-01-12T16:31:00Z" w16du:dateUtc="2026-01-12T21:31:00Z">
              <w:tcPr>
                <w:tcW w:w="472" w:type="pct"/>
                <w:gridSpan w:val="2"/>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3E9FC88D" w14:textId="1FABDF01" w:rsidR="004E7C2A" w:rsidRPr="004E7C2A" w:rsidDel="00B06691" w:rsidRDefault="004E7C2A" w:rsidP="004E7C2A">
            <w:pPr>
              <w:pBdr>
                <w:top w:val="none" w:sz="0" w:space="0" w:color="000000"/>
                <w:left w:val="none" w:sz="0" w:space="0" w:color="000000"/>
                <w:bottom w:val="none" w:sz="0" w:space="0" w:color="000000"/>
                <w:right w:val="none" w:sz="0" w:space="0" w:color="000000"/>
              </w:pBdr>
              <w:spacing w:before="100" w:after="100"/>
              <w:ind w:left="100" w:right="100"/>
              <w:rPr>
                <w:del w:id="2372" w:author="Mooney, Fintan" w:date="2026-01-12T22:40:00Z" w16du:dateUtc="2026-01-13T03:40:00Z"/>
                <w:rFonts w:ascii="Calibri" w:eastAsia="Helvetica" w:hAnsi="Calibri" w:cs="Calibri"/>
                <w:color w:val="000000"/>
                <w:sz w:val="22"/>
                <w:szCs w:val="22"/>
                <w:rPrChange w:id="2373" w:author="Mooney, Fintan" w:date="2026-01-12T16:27:00Z" w16du:dateUtc="2026-01-12T21:27:00Z">
                  <w:rPr>
                    <w:del w:id="2374" w:author="Mooney, Fintan" w:date="2026-01-12T22:40:00Z" w16du:dateUtc="2026-01-13T03:40:00Z"/>
                    <w:rFonts w:ascii="Calibri" w:eastAsia="Helvetica" w:hAnsi="Calibri" w:cs="Calibri"/>
                    <w:color w:val="000000"/>
                  </w:rPr>
                </w:rPrChange>
              </w:rPr>
            </w:pPr>
            <w:del w:id="2375" w:author="Mooney, Fintan" w:date="2026-01-12T16:27:00Z" w16du:dateUtc="2026-01-12T21:27:00Z">
              <w:r w:rsidRPr="004E7C2A" w:rsidDel="008B4108">
                <w:rPr>
                  <w:rFonts w:ascii="Calibri" w:eastAsia="Helvetica" w:hAnsi="Calibri" w:cs="Calibri"/>
                  <w:color w:val="000000"/>
                  <w:sz w:val="22"/>
                  <w:szCs w:val="22"/>
                  <w:rPrChange w:id="2376" w:author="Mooney, Fintan" w:date="2026-01-12T16:27:00Z" w16du:dateUtc="2026-01-12T21:27:00Z">
                    <w:rPr>
                      <w:rFonts w:ascii="Calibri" w:eastAsia="Helvetica" w:hAnsi="Calibri" w:cs="Calibri"/>
                      <w:color w:val="000000"/>
                    </w:rPr>
                  </w:rPrChange>
                </w:rPr>
                <w:delText>2.07 (0.92, 4.65)</w:delText>
              </w:r>
            </w:del>
          </w:p>
        </w:tc>
        <w:tc>
          <w:tcPr>
            <w:tcW w:w="47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2377" w:author="Mooney, Fintan" w:date="2026-01-12T16:31:00Z" w16du:dateUtc="2026-01-12T21:31:00Z">
              <w:tcPr>
                <w:tcW w:w="47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12DDA191" w14:textId="7CD910C9" w:rsidR="004E7C2A" w:rsidRPr="004E7C2A" w:rsidDel="00B06691" w:rsidRDefault="004E7C2A" w:rsidP="004E7C2A">
            <w:pPr>
              <w:pBdr>
                <w:top w:val="none" w:sz="0" w:space="0" w:color="000000"/>
                <w:left w:val="none" w:sz="0" w:space="0" w:color="000000"/>
                <w:bottom w:val="none" w:sz="0" w:space="0" w:color="000000"/>
                <w:right w:val="none" w:sz="0" w:space="0" w:color="000000"/>
              </w:pBdr>
              <w:spacing w:before="100" w:after="100"/>
              <w:ind w:left="100" w:right="100"/>
              <w:rPr>
                <w:del w:id="2378" w:author="Mooney, Fintan" w:date="2026-01-12T22:40:00Z" w16du:dateUtc="2026-01-13T03:40:00Z"/>
                <w:rFonts w:ascii="Calibri" w:eastAsia="Helvetica" w:hAnsi="Calibri" w:cs="Calibri"/>
                <w:b/>
                <w:color w:val="000000"/>
                <w:sz w:val="22"/>
                <w:szCs w:val="22"/>
                <w:rPrChange w:id="2379" w:author="Mooney, Fintan" w:date="2026-01-12T16:27:00Z" w16du:dateUtc="2026-01-12T21:27:00Z">
                  <w:rPr>
                    <w:del w:id="2380" w:author="Mooney, Fintan" w:date="2026-01-12T22:40:00Z" w16du:dateUtc="2026-01-13T03:40:00Z"/>
                    <w:rFonts w:ascii="Calibri" w:eastAsia="Helvetica" w:hAnsi="Calibri" w:cs="Calibri"/>
                    <w:b/>
                    <w:color w:val="000000"/>
                  </w:rPr>
                </w:rPrChange>
              </w:rPr>
            </w:pPr>
            <w:del w:id="2381" w:author="Mooney, Fintan" w:date="2026-01-12T16:27:00Z" w16du:dateUtc="2026-01-12T21:27:00Z">
              <w:r w:rsidRPr="004E7C2A" w:rsidDel="008B4108">
                <w:rPr>
                  <w:rFonts w:ascii="Calibri" w:eastAsia="Helvetica" w:hAnsi="Calibri" w:cs="Calibri"/>
                  <w:b/>
                  <w:color w:val="000000"/>
                  <w:sz w:val="22"/>
                  <w:szCs w:val="22"/>
                  <w:rPrChange w:id="2382" w:author="Mooney, Fintan" w:date="2026-01-12T16:27:00Z" w16du:dateUtc="2026-01-12T21:27:00Z">
                    <w:rPr>
                      <w:rFonts w:ascii="Calibri" w:eastAsia="Helvetica" w:hAnsi="Calibri" w:cs="Calibri"/>
                      <w:b/>
                      <w:color w:val="000000"/>
                    </w:rPr>
                  </w:rPrChange>
                </w:rPr>
                <w:delText>2.58 (1.05, 6.33)</w:delText>
              </w:r>
            </w:del>
          </w:p>
        </w:tc>
        <w:tc>
          <w:tcPr>
            <w:tcW w:w="47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2383" w:author="Mooney, Fintan" w:date="2026-01-12T16:31:00Z" w16du:dateUtc="2026-01-12T21:31:00Z">
              <w:tcPr>
                <w:tcW w:w="53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5B8BF112" w14:textId="191E1DDE" w:rsidR="004E7C2A" w:rsidRPr="004E7C2A" w:rsidDel="00B06691" w:rsidRDefault="004E7C2A" w:rsidP="004E7C2A">
            <w:pPr>
              <w:pBdr>
                <w:top w:val="none" w:sz="0" w:space="0" w:color="000000"/>
                <w:left w:val="none" w:sz="0" w:space="0" w:color="000000"/>
                <w:bottom w:val="none" w:sz="0" w:space="0" w:color="000000"/>
                <w:right w:val="none" w:sz="0" w:space="0" w:color="000000"/>
              </w:pBdr>
              <w:spacing w:before="100" w:after="100"/>
              <w:ind w:left="100" w:right="100"/>
              <w:rPr>
                <w:del w:id="2384" w:author="Mooney, Fintan" w:date="2026-01-12T22:40:00Z" w16du:dateUtc="2026-01-13T03:40:00Z"/>
                <w:rFonts w:ascii="Calibri" w:eastAsia="Helvetica" w:hAnsi="Calibri" w:cs="Calibri"/>
                <w:b/>
                <w:color w:val="000000"/>
                <w:sz w:val="22"/>
                <w:szCs w:val="22"/>
                <w:rPrChange w:id="2385" w:author="Mooney, Fintan" w:date="2026-01-12T16:27:00Z" w16du:dateUtc="2026-01-12T21:27:00Z">
                  <w:rPr>
                    <w:del w:id="2386" w:author="Mooney, Fintan" w:date="2026-01-12T22:40:00Z" w16du:dateUtc="2026-01-13T03:40:00Z"/>
                    <w:rFonts w:ascii="Calibri" w:eastAsia="Helvetica" w:hAnsi="Calibri" w:cs="Calibri"/>
                    <w:b/>
                    <w:color w:val="000000"/>
                  </w:rPr>
                </w:rPrChange>
              </w:rPr>
            </w:pPr>
            <w:del w:id="2387" w:author="Mooney, Fintan" w:date="2026-01-12T16:27:00Z" w16du:dateUtc="2026-01-12T21:27:00Z">
              <w:r w:rsidRPr="004E7C2A" w:rsidDel="008B4108">
                <w:rPr>
                  <w:rFonts w:ascii="Calibri" w:eastAsia="Helvetica" w:hAnsi="Calibri" w:cs="Calibri"/>
                  <w:b/>
                  <w:color w:val="000000"/>
                  <w:sz w:val="22"/>
                  <w:szCs w:val="22"/>
                  <w:rPrChange w:id="2388" w:author="Mooney, Fintan" w:date="2026-01-12T16:27:00Z" w16du:dateUtc="2026-01-12T21:27:00Z">
                    <w:rPr>
                      <w:rFonts w:ascii="Calibri" w:eastAsia="Helvetica" w:hAnsi="Calibri" w:cs="Calibri"/>
                      <w:b/>
                      <w:color w:val="000000"/>
                    </w:rPr>
                  </w:rPrChange>
                </w:rPr>
                <w:delText>3.22 (1.16, 8.98)</w:delText>
              </w:r>
            </w:del>
          </w:p>
        </w:tc>
        <w:tc>
          <w:tcPr>
            <w:tcW w:w="47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2389" w:author="Mooney, Fintan" w:date="2026-01-12T16:31:00Z" w16du:dateUtc="2026-01-12T21:31:00Z">
              <w:tcPr>
                <w:tcW w:w="53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22AC1EA0" w14:textId="67DB752E" w:rsidR="004E7C2A" w:rsidRPr="004E7C2A" w:rsidDel="00B06691" w:rsidRDefault="004E7C2A" w:rsidP="004E7C2A">
            <w:pPr>
              <w:pBdr>
                <w:top w:val="none" w:sz="0" w:space="0" w:color="000000"/>
                <w:left w:val="none" w:sz="0" w:space="0" w:color="000000"/>
                <w:bottom w:val="none" w:sz="0" w:space="0" w:color="000000"/>
                <w:right w:val="none" w:sz="0" w:space="0" w:color="000000"/>
              </w:pBdr>
              <w:spacing w:before="100" w:after="100"/>
              <w:ind w:left="100" w:right="100"/>
              <w:rPr>
                <w:del w:id="2390" w:author="Mooney, Fintan" w:date="2026-01-12T22:40:00Z" w16du:dateUtc="2026-01-13T03:40:00Z"/>
                <w:rFonts w:ascii="Calibri" w:eastAsia="Helvetica" w:hAnsi="Calibri" w:cs="Calibri"/>
                <w:b/>
                <w:color w:val="000000"/>
                <w:sz w:val="22"/>
                <w:szCs w:val="22"/>
                <w:rPrChange w:id="2391" w:author="Mooney, Fintan" w:date="2026-01-12T16:27:00Z" w16du:dateUtc="2026-01-12T21:27:00Z">
                  <w:rPr>
                    <w:del w:id="2392" w:author="Mooney, Fintan" w:date="2026-01-12T22:40:00Z" w16du:dateUtc="2026-01-13T03:40:00Z"/>
                    <w:rFonts w:ascii="Calibri" w:eastAsia="Helvetica" w:hAnsi="Calibri" w:cs="Calibri"/>
                    <w:b/>
                    <w:color w:val="000000"/>
                  </w:rPr>
                </w:rPrChange>
              </w:rPr>
            </w:pPr>
            <w:del w:id="2393" w:author="Mooney, Fintan" w:date="2026-01-12T16:27:00Z" w16du:dateUtc="2026-01-12T21:27:00Z">
              <w:r w:rsidRPr="004E7C2A" w:rsidDel="008B4108">
                <w:rPr>
                  <w:rFonts w:ascii="Calibri" w:eastAsia="Helvetica" w:hAnsi="Calibri" w:cs="Calibri"/>
                  <w:b/>
                  <w:color w:val="000000"/>
                  <w:sz w:val="22"/>
                  <w:szCs w:val="22"/>
                  <w:rPrChange w:id="2394" w:author="Mooney, Fintan" w:date="2026-01-12T16:27:00Z" w16du:dateUtc="2026-01-12T21:27:00Z">
                    <w:rPr>
                      <w:rFonts w:ascii="Calibri" w:eastAsia="Helvetica" w:hAnsi="Calibri" w:cs="Calibri"/>
                      <w:b/>
                      <w:color w:val="000000"/>
                    </w:rPr>
                  </w:rPrChange>
                </w:rPr>
                <w:delText>4.02 (1.24, 13.11)</w:delText>
              </w:r>
            </w:del>
          </w:p>
        </w:tc>
        <w:tc>
          <w:tcPr>
            <w:tcW w:w="501" w:type="pct"/>
            <w:gridSpan w:val="2"/>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2395" w:author="Mooney, Fintan" w:date="2026-01-12T16:31:00Z" w16du:dateUtc="2026-01-12T21:31:00Z">
              <w:tcPr>
                <w:tcW w:w="59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401FA6DC" w14:textId="3C1AAB6B" w:rsidR="004E7C2A" w:rsidRPr="004E7C2A" w:rsidDel="00B06691" w:rsidRDefault="004E7C2A" w:rsidP="004E7C2A">
            <w:pPr>
              <w:pBdr>
                <w:top w:val="none" w:sz="0" w:space="0" w:color="000000"/>
                <w:left w:val="none" w:sz="0" w:space="0" w:color="000000"/>
                <w:bottom w:val="none" w:sz="0" w:space="0" w:color="000000"/>
                <w:right w:val="none" w:sz="0" w:space="0" w:color="000000"/>
              </w:pBdr>
              <w:spacing w:before="100" w:after="100"/>
              <w:ind w:left="100" w:right="100"/>
              <w:rPr>
                <w:del w:id="2396" w:author="Mooney, Fintan" w:date="2026-01-12T22:40:00Z" w16du:dateUtc="2026-01-13T03:40:00Z"/>
                <w:rFonts w:ascii="Calibri" w:eastAsia="Helvetica" w:hAnsi="Calibri" w:cs="Calibri"/>
                <w:b/>
                <w:color w:val="000000"/>
                <w:sz w:val="22"/>
                <w:szCs w:val="22"/>
                <w:rPrChange w:id="2397" w:author="Mooney, Fintan" w:date="2026-01-12T16:27:00Z" w16du:dateUtc="2026-01-12T21:27:00Z">
                  <w:rPr>
                    <w:del w:id="2398" w:author="Mooney, Fintan" w:date="2026-01-12T22:40:00Z" w16du:dateUtc="2026-01-13T03:40:00Z"/>
                    <w:rFonts w:ascii="Calibri" w:eastAsia="Helvetica" w:hAnsi="Calibri" w:cs="Calibri"/>
                    <w:b/>
                    <w:color w:val="000000"/>
                  </w:rPr>
                </w:rPrChange>
              </w:rPr>
            </w:pPr>
            <w:del w:id="2399" w:author="Mooney, Fintan" w:date="2026-01-12T16:27:00Z" w16du:dateUtc="2026-01-12T21:27:00Z">
              <w:r w:rsidRPr="004E7C2A" w:rsidDel="008B4108">
                <w:rPr>
                  <w:rFonts w:ascii="Calibri" w:eastAsia="Helvetica" w:hAnsi="Calibri" w:cs="Calibri"/>
                  <w:b/>
                  <w:color w:val="000000"/>
                  <w:sz w:val="22"/>
                  <w:szCs w:val="22"/>
                  <w:rPrChange w:id="2400" w:author="Mooney, Fintan" w:date="2026-01-12T16:27:00Z" w16du:dateUtc="2026-01-12T21:27:00Z">
                    <w:rPr>
                      <w:rFonts w:ascii="Calibri" w:eastAsia="Helvetica" w:hAnsi="Calibri" w:cs="Calibri"/>
                      <w:b/>
                      <w:color w:val="000000"/>
                    </w:rPr>
                  </w:rPrChange>
                </w:rPr>
                <w:delText>5.02 (1.29, 19.51)</w:delText>
              </w:r>
            </w:del>
          </w:p>
        </w:tc>
      </w:tr>
    </w:tbl>
    <w:p w14:paraId="552E70B0" w14:textId="360801C7" w:rsidR="000835DB" w:rsidDel="00B06691" w:rsidRDefault="000835DB" w:rsidP="000835DB">
      <w:pPr>
        <w:rPr>
          <w:del w:id="2401" w:author="Mooney, Fintan" w:date="2026-01-12T22:40:00Z" w16du:dateUtc="2026-01-13T03:40:00Z"/>
          <w:rFonts w:ascii="Calibri" w:hAnsi="Calibri" w:cs="Calibri"/>
          <w:i/>
          <w:iCs/>
        </w:rPr>
      </w:pPr>
    </w:p>
    <w:p w14:paraId="71A5F1B7" w14:textId="6C3910B3" w:rsidR="000835DB" w:rsidDel="00B06691" w:rsidRDefault="000835DB" w:rsidP="000835DB">
      <w:pPr>
        <w:rPr>
          <w:del w:id="2402" w:author="Mooney, Fintan" w:date="2026-01-12T22:40:00Z" w16du:dateUtc="2026-01-13T03:40:00Z"/>
          <w:rFonts w:ascii="Calibri" w:hAnsi="Calibri" w:cs="Calibri"/>
          <w:i/>
          <w:iCs/>
        </w:rPr>
      </w:pPr>
    </w:p>
    <w:p w14:paraId="0636FB43" w14:textId="031EA02F" w:rsidR="000835DB" w:rsidRPr="00521DB1" w:rsidDel="00B06691" w:rsidRDefault="000835DB" w:rsidP="000835DB">
      <w:pPr>
        <w:rPr>
          <w:del w:id="2403" w:author="Mooney, Fintan" w:date="2026-01-12T22:40:00Z" w16du:dateUtc="2026-01-13T03:40:00Z"/>
          <w:rFonts w:ascii="Calibri" w:hAnsi="Calibri" w:cs="Calibri"/>
        </w:rPr>
      </w:pPr>
      <w:del w:id="2404" w:author="Mooney, Fintan" w:date="2026-01-12T22:40:00Z" w16du:dateUtc="2026-01-13T03:40:00Z">
        <w:r w:rsidDel="00B06691">
          <w:rPr>
            <w:rFonts w:ascii="Calibri" w:hAnsi="Calibri" w:cs="Calibri"/>
          </w:rPr>
          <w:delText>Table S1. Unadjusted and adjusted l</w:delText>
        </w:r>
        <w:r w:rsidRPr="00521DB1" w:rsidDel="00B06691">
          <w:rPr>
            <w:rFonts w:ascii="Calibri" w:hAnsi="Calibri" w:cs="Calibri"/>
          </w:rPr>
          <w:delText xml:space="preserve">ag-specific odds ratios for the association between meteorological conditions and wild-bird abundance </w:delText>
        </w:r>
        <w:r w:rsidDel="00B06691">
          <w:rPr>
            <w:rFonts w:ascii="Calibri" w:hAnsi="Calibri" w:cs="Calibri"/>
          </w:rPr>
          <w:delText xml:space="preserve">stratified by </w:delText>
        </w:r>
        <w:r w:rsidR="003877A3" w:rsidDel="00B06691">
          <w:rPr>
            <w:rFonts w:ascii="Calibri" w:hAnsi="Calibri" w:cs="Calibri"/>
          </w:rPr>
          <w:delText>Anseriformes</w:delText>
        </w:r>
        <w:r w:rsidDel="00B06691">
          <w:rPr>
            <w:rFonts w:ascii="Calibri" w:hAnsi="Calibri" w:cs="Calibri"/>
          </w:rPr>
          <w:delText xml:space="preserve"> and predators </w:delText>
        </w:r>
        <w:r w:rsidRPr="00521DB1" w:rsidDel="00B06691">
          <w:rPr>
            <w:rFonts w:ascii="Calibri" w:hAnsi="Calibri" w:cs="Calibri"/>
          </w:rPr>
          <w:delText xml:space="preserve">on odds of a HPAI </w:delText>
        </w:r>
      </w:del>
      <w:del w:id="2405" w:author="Mooney, Fintan" w:date="2026-01-12T21:59:00Z" w16du:dateUtc="2026-01-13T02:59:00Z">
        <w:r w:rsidRPr="00521DB1" w:rsidDel="00481F42">
          <w:rPr>
            <w:rFonts w:ascii="Calibri" w:hAnsi="Calibri" w:cs="Calibri"/>
          </w:rPr>
          <w:delText>outbreak event</w:delText>
        </w:r>
      </w:del>
      <w:del w:id="2406" w:author="Mooney, Fintan" w:date="2026-01-12T22:40:00Z" w16du:dateUtc="2026-01-13T03:40:00Z">
        <w:r w:rsidRPr="00521DB1" w:rsidDel="00B06691">
          <w:rPr>
            <w:rFonts w:ascii="Calibri" w:hAnsi="Calibri" w:cs="Calibri"/>
          </w:rPr>
          <w:delText>. Estimates are produced from the case-crossover</w:delText>
        </w:r>
        <w:r w:rsidDel="00B06691">
          <w:rPr>
            <w:rFonts w:ascii="Calibri" w:hAnsi="Calibri" w:cs="Calibri"/>
          </w:rPr>
          <w:delText xml:space="preserve"> model that used an 8-lag week window for </w:delText>
        </w:r>
        <w:r w:rsidR="003877A3" w:rsidDel="00B06691">
          <w:rPr>
            <w:rFonts w:ascii="Calibri" w:hAnsi="Calibri" w:cs="Calibri"/>
          </w:rPr>
          <w:delText>Anseriformes</w:delText>
        </w:r>
        <w:r w:rsidDel="00B06691">
          <w:rPr>
            <w:rFonts w:ascii="Calibri" w:hAnsi="Calibri" w:cs="Calibri"/>
          </w:rPr>
          <w:delText xml:space="preserve"> and predator abundance. The adjusted models include runoff, snow density, soil moisture, temperature, precipitation, and wind speed cross-basis terms with linear exposure-response relationship, a natural spline lag function, and a 4-week lag window. </w:delText>
        </w:r>
        <w:r w:rsidR="00E47BA4" w:rsidRPr="002B50A0" w:rsidDel="00B06691">
          <w:rPr>
            <w:rFonts w:ascii="Calibri" w:hAnsi="Calibri" w:cs="Calibri"/>
          </w:rPr>
          <w:delText>Estimates represent odds ratios (95% CI) per 0.5 standard deviation increase in each environmental predictor</w:delText>
        </w:r>
        <w:r w:rsidRPr="00692E50" w:rsidDel="00B06691">
          <w:rPr>
            <w:rFonts w:ascii="Calibri" w:hAnsi="Calibri" w:cs="Calibri"/>
          </w:rPr>
          <w:delText>; statistically significant values are shown in bold.</w:delText>
        </w:r>
      </w:del>
    </w:p>
    <w:p w14:paraId="0651DD89" w14:textId="77777777" w:rsidR="000835DB" w:rsidRDefault="000835DB" w:rsidP="000835DB">
      <w:pPr>
        <w:rPr>
          <w:rFonts w:ascii="Calibri" w:hAnsi="Calibri" w:cs="Calibri"/>
          <w:i/>
          <w:iCs/>
        </w:rPr>
      </w:pPr>
    </w:p>
    <w:p w14:paraId="1BE3C9CC" w14:textId="3EE8D506" w:rsidR="007D6C5B" w:rsidRDefault="007D6C5B"/>
    <w:p w14:paraId="2002DE98" w14:textId="77777777" w:rsidR="007D6C5B" w:rsidRDefault="007D6C5B"/>
    <w:p w14:paraId="20695A84" w14:textId="77777777" w:rsidR="007D6C5B" w:rsidRDefault="007D6C5B"/>
    <w:p w14:paraId="29ABB73F" w14:textId="77777777" w:rsidR="007D6C5B" w:rsidRDefault="007D6C5B"/>
    <w:p w14:paraId="439956E1" w14:textId="77777777" w:rsidR="007D6C5B" w:rsidRDefault="007D6C5B"/>
    <w:p w14:paraId="54C9E5B5" w14:textId="77777777" w:rsidR="007D6C5B" w:rsidRDefault="007D6C5B"/>
    <w:p w14:paraId="632F1B26" w14:textId="77777777" w:rsidR="007D6C5B" w:rsidRDefault="007D6C5B"/>
    <w:p w14:paraId="7E9A3029" w14:textId="77777777" w:rsidR="007D6C5B" w:rsidRDefault="007D6C5B"/>
    <w:p w14:paraId="53F47DFC" w14:textId="77777777" w:rsidR="007D6C5B" w:rsidRDefault="007D6C5B"/>
    <w:p w14:paraId="2F9883CB" w14:textId="77777777" w:rsidR="007D6C5B" w:rsidDel="0070772E" w:rsidRDefault="007D6C5B">
      <w:pPr>
        <w:rPr>
          <w:del w:id="2407" w:author="Mooney, Fintan" w:date="2026-01-12T21:01:00Z" w16du:dateUtc="2026-01-13T02:01:00Z"/>
        </w:rPr>
      </w:pPr>
    </w:p>
    <w:p w14:paraId="15C0EF85" w14:textId="77777777" w:rsidR="007D6C5B" w:rsidDel="0070772E" w:rsidRDefault="007D6C5B">
      <w:pPr>
        <w:rPr>
          <w:del w:id="2408" w:author="Mooney, Fintan" w:date="2026-01-12T21:01:00Z" w16du:dateUtc="2026-01-13T02:01:00Z"/>
        </w:rPr>
      </w:pPr>
    </w:p>
    <w:p w14:paraId="23A6A3BF" w14:textId="77777777" w:rsidR="007D6C5B" w:rsidRDefault="007D6C5B"/>
    <w:tbl>
      <w:tblPr>
        <w:tblW w:w="6038" w:type="pct"/>
        <w:tblInd w:w="-1140" w:type="dxa"/>
        <w:tblLook w:val="0420" w:firstRow="1" w:lastRow="0" w:firstColumn="0" w:lastColumn="0" w:noHBand="0" w:noVBand="1"/>
      </w:tblPr>
      <w:tblGrid>
        <w:gridCol w:w="2257"/>
        <w:gridCol w:w="1809"/>
        <w:gridCol w:w="1808"/>
        <w:gridCol w:w="1808"/>
        <w:gridCol w:w="1808"/>
        <w:gridCol w:w="1813"/>
      </w:tblGrid>
      <w:tr w:rsidR="00877573" w14:paraId="6CCD4B9A" w14:textId="77777777" w:rsidTr="001C653C">
        <w:trPr>
          <w:trHeight w:val="490"/>
          <w:tblHeader/>
        </w:trPr>
        <w:tc>
          <w:tcPr>
            <w:tcW w:w="998" w:type="pct"/>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1CBA71B6" w14:textId="77777777" w:rsidR="00877573" w:rsidRPr="004846D7" w:rsidRDefault="00877573" w:rsidP="005A4753">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rPr>
            </w:pPr>
            <w:r w:rsidRPr="004846D7">
              <w:rPr>
                <w:rFonts w:ascii="Calibri" w:eastAsia="Helvetica" w:hAnsi="Calibri" w:cs="Calibri"/>
                <w:b/>
                <w:color w:val="000000"/>
              </w:rPr>
              <w:lastRenderedPageBreak/>
              <w:t>Predictor</w:t>
            </w:r>
          </w:p>
        </w:tc>
        <w:tc>
          <w:tcPr>
            <w:tcW w:w="4002" w:type="pct"/>
            <w:gridSpan w:val="5"/>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37A91667" w14:textId="6309C693" w:rsidR="00877573" w:rsidRPr="004846D7" w:rsidRDefault="00877573" w:rsidP="005A4753">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rPr>
            </w:pPr>
            <w:r w:rsidRPr="004846D7">
              <w:rPr>
                <w:rFonts w:ascii="Calibri" w:eastAsia="Helvetica" w:hAnsi="Calibri" w:cs="Calibri"/>
                <w:b/>
                <w:color w:val="000000"/>
              </w:rPr>
              <w:t xml:space="preserve">Lag-Specific </w:t>
            </w:r>
            <w:del w:id="2409" w:author="Mooney, Fintan" w:date="2026-01-12T17:04:00Z" w16du:dateUtc="2026-01-12T22:04:00Z">
              <w:r w:rsidRPr="004846D7" w:rsidDel="00255250">
                <w:rPr>
                  <w:rFonts w:ascii="Calibri" w:eastAsia="Helvetica" w:hAnsi="Calibri" w:cs="Calibri"/>
                  <w:b/>
                  <w:color w:val="000000"/>
                </w:rPr>
                <w:delText>Odds Ratio</w:delText>
              </w:r>
            </w:del>
            <w:ins w:id="2410" w:author="Mooney, Fintan" w:date="2026-01-12T17:04:00Z" w16du:dateUtc="2026-01-12T22:04:00Z">
              <w:r w:rsidR="00255250">
                <w:rPr>
                  <w:rFonts w:ascii="Calibri" w:eastAsia="Helvetica" w:hAnsi="Calibri" w:cs="Calibri"/>
                  <w:b/>
                  <w:color w:val="000000"/>
                </w:rPr>
                <w:t>Relative Risk</w:t>
              </w:r>
            </w:ins>
            <w:r w:rsidRPr="004846D7">
              <w:rPr>
                <w:rFonts w:ascii="Calibri" w:eastAsia="Helvetica" w:hAnsi="Calibri" w:cs="Calibri"/>
                <w:b/>
                <w:color w:val="000000"/>
              </w:rPr>
              <w:t xml:space="preserve"> (95% CI)</w:t>
            </w:r>
          </w:p>
        </w:tc>
      </w:tr>
      <w:tr w:rsidR="00877573" w14:paraId="5451916F" w14:textId="77777777" w:rsidTr="001C653C">
        <w:trPr>
          <w:trHeight w:val="490"/>
          <w:tblHeader/>
        </w:trPr>
        <w:tc>
          <w:tcPr>
            <w:tcW w:w="998"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DA3926" w14:textId="6582068F" w:rsidR="00877573" w:rsidRPr="004846D7" w:rsidRDefault="00877573" w:rsidP="005A4753">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p>
        </w:tc>
        <w:tc>
          <w:tcPr>
            <w:tcW w:w="800"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CF375A" w14:textId="77777777" w:rsidR="00877573" w:rsidRPr="004846D7" w:rsidRDefault="00877573" w:rsidP="005A4753">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4846D7">
              <w:rPr>
                <w:rFonts w:ascii="Calibri" w:eastAsia="Helvetica" w:hAnsi="Calibri" w:cs="Calibri"/>
                <w:color w:val="000000"/>
              </w:rPr>
              <w:t>Lag 0</w:t>
            </w:r>
          </w:p>
        </w:tc>
        <w:tc>
          <w:tcPr>
            <w:tcW w:w="800"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8B5BA6" w14:textId="77777777" w:rsidR="00877573" w:rsidRPr="004846D7" w:rsidRDefault="00877573" w:rsidP="005A4753">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4846D7">
              <w:rPr>
                <w:rFonts w:ascii="Calibri" w:eastAsia="Helvetica" w:hAnsi="Calibri" w:cs="Calibri"/>
                <w:color w:val="000000"/>
              </w:rPr>
              <w:t>Lag 1</w:t>
            </w:r>
          </w:p>
        </w:tc>
        <w:tc>
          <w:tcPr>
            <w:tcW w:w="800"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47D4FB" w14:textId="77777777" w:rsidR="00877573" w:rsidRPr="004846D7" w:rsidRDefault="00877573" w:rsidP="005A4753">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4846D7">
              <w:rPr>
                <w:rFonts w:ascii="Calibri" w:eastAsia="Helvetica" w:hAnsi="Calibri" w:cs="Calibri"/>
                <w:color w:val="000000"/>
              </w:rPr>
              <w:t>Lag 2</w:t>
            </w:r>
          </w:p>
        </w:tc>
        <w:tc>
          <w:tcPr>
            <w:tcW w:w="800"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C28DAD" w14:textId="77777777" w:rsidR="00877573" w:rsidRPr="004846D7" w:rsidRDefault="00877573" w:rsidP="005A4753">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4846D7">
              <w:rPr>
                <w:rFonts w:ascii="Calibri" w:eastAsia="Helvetica" w:hAnsi="Calibri" w:cs="Calibri"/>
                <w:color w:val="000000"/>
              </w:rPr>
              <w:t>Lag 3</w:t>
            </w:r>
          </w:p>
        </w:tc>
        <w:tc>
          <w:tcPr>
            <w:tcW w:w="803"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C226A7" w14:textId="77777777" w:rsidR="00877573" w:rsidRPr="004846D7" w:rsidRDefault="00877573" w:rsidP="005A4753">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4846D7">
              <w:rPr>
                <w:rFonts w:ascii="Calibri" w:eastAsia="Helvetica" w:hAnsi="Calibri" w:cs="Calibri"/>
                <w:color w:val="000000"/>
              </w:rPr>
              <w:t>Lag 4</w:t>
            </w:r>
          </w:p>
        </w:tc>
      </w:tr>
      <w:tr w:rsidR="001C653C" w14:paraId="48BB85E8" w14:textId="77777777" w:rsidTr="001C653C">
        <w:trPr>
          <w:trHeight w:val="767"/>
        </w:trPr>
        <w:tc>
          <w:tcPr>
            <w:tcW w:w="99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453513" w14:textId="77777777" w:rsidR="001C653C" w:rsidRPr="004846D7" w:rsidRDefault="001C653C" w:rsidP="001C653C">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4846D7">
              <w:rPr>
                <w:rFonts w:ascii="Calibri" w:eastAsia="Helvetica" w:hAnsi="Calibri" w:cs="Calibri"/>
                <w:color w:val="000000"/>
              </w:rPr>
              <w:t>Runoff</w:t>
            </w:r>
          </w:p>
        </w:tc>
        <w:tc>
          <w:tcPr>
            <w:tcW w:w="800"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120D5D" w14:textId="3FEEDD53" w:rsidR="001C653C" w:rsidRPr="001C653C" w:rsidRDefault="001C653C" w:rsidP="001C653C">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ins w:id="2411" w:author="Mooney, Fintan" w:date="2026-01-14T20:53:00Z" w16du:dateUtc="2026-01-15T01:53:00Z">
              <w:r w:rsidRPr="001C653C">
                <w:rPr>
                  <w:rFonts w:ascii="Calibri" w:eastAsia="Helvetica" w:hAnsi="Calibri" w:cs="Calibri"/>
                  <w:color w:val="000000"/>
                  <w:sz w:val="22"/>
                  <w:szCs w:val="22"/>
                  <w:rPrChange w:id="2412" w:author="Mooney, Fintan" w:date="2026-01-14T20:53:00Z" w16du:dateUtc="2026-01-15T01:53:00Z">
                    <w:rPr>
                      <w:rFonts w:ascii="Helvetica" w:eastAsia="Helvetica" w:hAnsi="Helvetica" w:cs="Helvetica"/>
                      <w:color w:val="000000"/>
                      <w:sz w:val="22"/>
                      <w:szCs w:val="22"/>
                    </w:rPr>
                  </w:rPrChange>
                </w:rPr>
                <w:t>1.09 (0.87, 1.36)</w:t>
              </w:r>
            </w:ins>
            <w:del w:id="2413" w:author="Mooney, Fintan" w:date="2026-01-12T20:49:00Z" w16du:dateUtc="2026-01-13T01:49:00Z">
              <w:r w:rsidRPr="001C653C" w:rsidDel="00BA0E98">
                <w:rPr>
                  <w:rFonts w:ascii="Calibri" w:eastAsia="Helvetica" w:hAnsi="Calibri" w:cs="Calibri"/>
                  <w:color w:val="000000"/>
                </w:rPr>
                <w:delText>1.04 (0.80, 1.34)</w:delText>
              </w:r>
            </w:del>
          </w:p>
        </w:tc>
        <w:tc>
          <w:tcPr>
            <w:tcW w:w="800"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97A577" w14:textId="20748866" w:rsidR="001C653C" w:rsidRPr="001C653C" w:rsidRDefault="001C653C" w:rsidP="001C653C">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ins w:id="2414" w:author="Mooney, Fintan" w:date="2026-01-14T20:53:00Z" w16du:dateUtc="2026-01-15T01:53:00Z">
              <w:r w:rsidRPr="001C653C">
                <w:rPr>
                  <w:rFonts w:ascii="Calibri" w:eastAsia="Helvetica" w:hAnsi="Calibri" w:cs="Calibri"/>
                  <w:color w:val="000000"/>
                  <w:sz w:val="22"/>
                  <w:szCs w:val="22"/>
                  <w:rPrChange w:id="2415" w:author="Mooney, Fintan" w:date="2026-01-14T20:53:00Z" w16du:dateUtc="2026-01-15T01:53:00Z">
                    <w:rPr>
                      <w:rFonts w:ascii="Helvetica" w:eastAsia="Helvetica" w:hAnsi="Helvetica" w:cs="Helvetica"/>
                      <w:color w:val="000000"/>
                      <w:sz w:val="22"/>
                      <w:szCs w:val="22"/>
                    </w:rPr>
                  </w:rPrChange>
                </w:rPr>
                <w:t>1.05 (0.93, 1.20)</w:t>
              </w:r>
            </w:ins>
            <w:del w:id="2416" w:author="Mooney, Fintan" w:date="2026-01-12T20:49:00Z" w16du:dateUtc="2026-01-13T01:49:00Z">
              <w:r w:rsidRPr="001C653C" w:rsidDel="00BA0E98">
                <w:rPr>
                  <w:rFonts w:ascii="Calibri" w:eastAsia="Helvetica" w:hAnsi="Calibri" w:cs="Calibri"/>
                  <w:color w:val="000000"/>
                </w:rPr>
                <w:delText>1.02 (0.89, 1.18)</w:delText>
              </w:r>
            </w:del>
          </w:p>
        </w:tc>
        <w:tc>
          <w:tcPr>
            <w:tcW w:w="800"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3A9AA" w14:textId="1B2C9DF4" w:rsidR="001C653C" w:rsidRPr="001C653C" w:rsidRDefault="001C653C" w:rsidP="001C653C">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ins w:id="2417" w:author="Mooney, Fintan" w:date="2026-01-14T20:53:00Z" w16du:dateUtc="2026-01-15T01:53:00Z">
              <w:r w:rsidRPr="001C653C">
                <w:rPr>
                  <w:rFonts w:ascii="Calibri" w:eastAsia="Helvetica" w:hAnsi="Calibri" w:cs="Calibri"/>
                  <w:color w:val="000000"/>
                  <w:sz w:val="22"/>
                  <w:szCs w:val="22"/>
                  <w:rPrChange w:id="2418" w:author="Mooney, Fintan" w:date="2026-01-14T20:53:00Z" w16du:dateUtc="2026-01-15T01:53:00Z">
                    <w:rPr>
                      <w:rFonts w:ascii="Helvetica" w:eastAsia="Helvetica" w:hAnsi="Helvetica" w:cs="Helvetica"/>
                      <w:color w:val="000000"/>
                      <w:sz w:val="22"/>
                      <w:szCs w:val="22"/>
                    </w:rPr>
                  </w:rPrChange>
                </w:rPr>
                <w:t>1.01 (0.93, 1.11)</w:t>
              </w:r>
            </w:ins>
            <w:del w:id="2419" w:author="Mooney, Fintan" w:date="2026-01-12T20:49:00Z" w16du:dateUtc="2026-01-13T01:49:00Z">
              <w:r w:rsidRPr="001C653C" w:rsidDel="00BA0E98">
                <w:rPr>
                  <w:rFonts w:ascii="Calibri" w:eastAsia="Helvetica" w:hAnsi="Calibri" w:cs="Calibri"/>
                  <w:color w:val="000000"/>
                </w:rPr>
                <w:delText>1.01 (0.91, 1.12)</w:delText>
              </w:r>
            </w:del>
          </w:p>
        </w:tc>
        <w:tc>
          <w:tcPr>
            <w:tcW w:w="800"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8093A8" w14:textId="39C212BD" w:rsidR="001C653C" w:rsidRPr="001C653C" w:rsidRDefault="001C653C" w:rsidP="001C653C">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ins w:id="2420" w:author="Mooney, Fintan" w:date="2026-01-14T20:53:00Z" w16du:dateUtc="2026-01-15T01:53:00Z">
              <w:r w:rsidRPr="001C653C">
                <w:rPr>
                  <w:rFonts w:ascii="Calibri" w:eastAsia="Helvetica" w:hAnsi="Calibri" w:cs="Calibri"/>
                  <w:color w:val="000000"/>
                  <w:sz w:val="22"/>
                  <w:szCs w:val="22"/>
                  <w:rPrChange w:id="2421" w:author="Mooney, Fintan" w:date="2026-01-14T20:53:00Z" w16du:dateUtc="2026-01-15T01:53:00Z">
                    <w:rPr>
                      <w:rFonts w:ascii="Helvetica" w:eastAsia="Helvetica" w:hAnsi="Helvetica" w:cs="Helvetica"/>
                      <w:color w:val="000000"/>
                      <w:sz w:val="22"/>
                      <w:szCs w:val="22"/>
                    </w:rPr>
                  </w:rPrChange>
                </w:rPr>
                <w:t>0.98 (0.84, 1.14)</w:t>
              </w:r>
            </w:ins>
            <w:del w:id="2422" w:author="Mooney, Fintan" w:date="2026-01-12T20:49:00Z" w16du:dateUtc="2026-01-13T01:49:00Z">
              <w:r w:rsidRPr="001C653C" w:rsidDel="00BA0E98">
                <w:rPr>
                  <w:rFonts w:ascii="Calibri" w:eastAsia="Helvetica" w:hAnsi="Calibri" w:cs="Calibri"/>
                  <w:color w:val="000000"/>
                </w:rPr>
                <w:delText>1.00 (0.83, 1.20)</w:delText>
              </w:r>
            </w:del>
          </w:p>
        </w:tc>
        <w:tc>
          <w:tcPr>
            <w:tcW w:w="803"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AD7702" w14:textId="21110329" w:rsidR="001C653C" w:rsidRPr="001C653C" w:rsidRDefault="001C653C" w:rsidP="001C653C">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ins w:id="2423" w:author="Mooney, Fintan" w:date="2026-01-14T20:53:00Z" w16du:dateUtc="2026-01-15T01:53:00Z">
              <w:r w:rsidRPr="001C653C">
                <w:rPr>
                  <w:rFonts w:ascii="Calibri" w:eastAsia="Helvetica" w:hAnsi="Calibri" w:cs="Calibri"/>
                  <w:color w:val="000000"/>
                  <w:sz w:val="22"/>
                  <w:szCs w:val="22"/>
                  <w:rPrChange w:id="2424" w:author="Mooney, Fintan" w:date="2026-01-14T20:53:00Z" w16du:dateUtc="2026-01-15T01:53:00Z">
                    <w:rPr>
                      <w:rFonts w:ascii="Helvetica" w:eastAsia="Helvetica" w:hAnsi="Helvetica" w:cs="Helvetica"/>
                      <w:color w:val="000000"/>
                      <w:sz w:val="22"/>
                      <w:szCs w:val="22"/>
                    </w:rPr>
                  </w:rPrChange>
                </w:rPr>
                <w:t>0.94 (0.73, 1.21)</w:t>
              </w:r>
            </w:ins>
            <w:del w:id="2425" w:author="Mooney, Fintan" w:date="2026-01-12T20:49:00Z" w16du:dateUtc="2026-01-13T01:49:00Z">
              <w:r w:rsidRPr="001C653C" w:rsidDel="00BA0E98">
                <w:rPr>
                  <w:rFonts w:ascii="Calibri" w:eastAsia="Helvetica" w:hAnsi="Calibri" w:cs="Calibri"/>
                  <w:color w:val="000000"/>
                </w:rPr>
                <w:delText>0.99 (0.73, 1.33)</w:delText>
              </w:r>
            </w:del>
          </w:p>
        </w:tc>
      </w:tr>
      <w:tr w:rsidR="001C653C" w14:paraId="5A9D8901" w14:textId="77777777" w:rsidTr="001C653C">
        <w:trPr>
          <w:trHeight w:val="767"/>
        </w:trPr>
        <w:tc>
          <w:tcPr>
            <w:tcW w:w="99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0CEAA0" w14:textId="77777777" w:rsidR="001C653C" w:rsidRPr="004846D7" w:rsidRDefault="001C653C" w:rsidP="001C653C">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4846D7">
              <w:rPr>
                <w:rFonts w:ascii="Calibri" w:eastAsia="Helvetica" w:hAnsi="Calibri" w:cs="Calibri"/>
                <w:color w:val="000000"/>
              </w:rPr>
              <w:t>Soil Moisture</w:t>
            </w:r>
          </w:p>
        </w:tc>
        <w:tc>
          <w:tcPr>
            <w:tcW w:w="8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91D1B1" w14:textId="03AC321D" w:rsidR="001C653C" w:rsidRPr="001C653C" w:rsidRDefault="001C653C" w:rsidP="001C653C">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ins w:id="2426" w:author="Mooney, Fintan" w:date="2026-01-14T20:53:00Z" w16du:dateUtc="2026-01-15T01:53:00Z">
              <w:r w:rsidRPr="001C653C">
                <w:rPr>
                  <w:rFonts w:ascii="Calibri" w:eastAsia="Helvetica" w:hAnsi="Calibri" w:cs="Calibri"/>
                  <w:color w:val="000000"/>
                  <w:sz w:val="22"/>
                  <w:szCs w:val="22"/>
                  <w:rPrChange w:id="2427" w:author="Mooney, Fintan" w:date="2026-01-14T20:53:00Z" w16du:dateUtc="2026-01-15T01:53:00Z">
                    <w:rPr>
                      <w:rFonts w:ascii="Helvetica" w:eastAsia="Helvetica" w:hAnsi="Helvetica" w:cs="Helvetica"/>
                      <w:color w:val="000000"/>
                      <w:sz w:val="22"/>
                      <w:szCs w:val="22"/>
                    </w:rPr>
                  </w:rPrChange>
                </w:rPr>
                <w:t>0.95 (0.66, 1.37)</w:t>
              </w:r>
            </w:ins>
            <w:del w:id="2428" w:author="Mooney, Fintan" w:date="2026-01-12T20:49:00Z" w16du:dateUtc="2026-01-13T01:49:00Z">
              <w:r w:rsidRPr="001C653C" w:rsidDel="00BA0E98">
                <w:rPr>
                  <w:rFonts w:ascii="Calibri" w:eastAsia="Helvetica" w:hAnsi="Calibri" w:cs="Calibri"/>
                  <w:color w:val="000000"/>
                </w:rPr>
                <w:delText>0.92 (0.54, 1.57)</w:delText>
              </w:r>
            </w:del>
          </w:p>
        </w:tc>
        <w:tc>
          <w:tcPr>
            <w:tcW w:w="8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265DC7" w14:textId="487D2A43" w:rsidR="001C653C" w:rsidRPr="001C653C" w:rsidRDefault="001C653C" w:rsidP="001C653C">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ins w:id="2429" w:author="Mooney, Fintan" w:date="2026-01-14T20:53:00Z" w16du:dateUtc="2026-01-15T01:53:00Z">
              <w:r w:rsidRPr="001C653C">
                <w:rPr>
                  <w:rFonts w:ascii="Calibri" w:eastAsia="Helvetica" w:hAnsi="Calibri" w:cs="Calibri"/>
                  <w:color w:val="000000"/>
                  <w:sz w:val="22"/>
                  <w:szCs w:val="22"/>
                  <w:rPrChange w:id="2430" w:author="Mooney, Fintan" w:date="2026-01-14T20:53:00Z" w16du:dateUtc="2026-01-15T01:53:00Z">
                    <w:rPr>
                      <w:rFonts w:ascii="Helvetica" w:eastAsia="Helvetica" w:hAnsi="Helvetica" w:cs="Helvetica"/>
                      <w:color w:val="000000"/>
                      <w:sz w:val="22"/>
                      <w:szCs w:val="22"/>
                    </w:rPr>
                  </w:rPrChange>
                </w:rPr>
                <w:t>0.96 (0.80, 1.17)</w:t>
              </w:r>
            </w:ins>
            <w:del w:id="2431" w:author="Mooney, Fintan" w:date="2026-01-12T20:49:00Z" w16du:dateUtc="2026-01-13T01:49:00Z">
              <w:r w:rsidRPr="001C653C" w:rsidDel="00BA0E98">
                <w:rPr>
                  <w:rFonts w:ascii="Calibri" w:eastAsia="Helvetica" w:hAnsi="Calibri" w:cs="Calibri"/>
                  <w:color w:val="000000"/>
                </w:rPr>
                <w:delText>0.95 (0.72, 1.25)</w:delText>
              </w:r>
            </w:del>
          </w:p>
        </w:tc>
        <w:tc>
          <w:tcPr>
            <w:tcW w:w="8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E8530B" w14:textId="01C6838A" w:rsidR="001C653C" w:rsidRPr="001C653C" w:rsidRDefault="001C653C" w:rsidP="001C653C">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ins w:id="2432" w:author="Mooney, Fintan" w:date="2026-01-14T20:53:00Z" w16du:dateUtc="2026-01-15T01:53:00Z">
              <w:r w:rsidRPr="001C653C">
                <w:rPr>
                  <w:rFonts w:ascii="Calibri" w:eastAsia="Helvetica" w:hAnsi="Calibri" w:cs="Calibri"/>
                  <w:color w:val="000000"/>
                  <w:sz w:val="22"/>
                  <w:szCs w:val="22"/>
                  <w:rPrChange w:id="2433" w:author="Mooney, Fintan" w:date="2026-01-14T20:53:00Z" w16du:dateUtc="2026-01-15T01:53:00Z">
                    <w:rPr>
                      <w:rFonts w:ascii="Helvetica" w:eastAsia="Helvetica" w:hAnsi="Helvetica" w:cs="Helvetica"/>
                      <w:color w:val="000000"/>
                      <w:sz w:val="22"/>
                      <w:szCs w:val="22"/>
                    </w:rPr>
                  </w:rPrChange>
                </w:rPr>
                <w:t>0.98 (0.92, 1.04)</w:t>
              </w:r>
            </w:ins>
            <w:del w:id="2434" w:author="Mooney, Fintan" w:date="2026-01-12T20:49:00Z" w16du:dateUtc="2026-01-13T01:49:00Z">
              <w:r w:rsidRPr="001C653C" w:rsidDel="00BA0E98">
                <w:rPr>
                  <w:rFonts w:ascii="Calibri" w:eastAsia="Helvetica" w:hAnsi="Calibri" w:cs="Calibri"/>
                  <w:color w:val="000000"/>
                </w:rPr>
                <w:delText>0.97 (0.89, 1.06)</w:delText>
              </w:r>
            </w:del>
          </w:p>
        </w:tc>
        <w:tc>
          <w:tcPr>
            <w:tcW w:w="8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C685DF" w14:textId="1B554950" w:rsidR="001C653C" w:rsidRPr="001C653C" w:rsidRDefault="001C653C" w:rsidP="001C653C">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ins w:id="2435" w:author="Mooney, Fintan" w:date="2026-01-14T20:53:00Z" w16du:dateUtc="2026-01-15T01:53:00Z">
              <w:r w:rsidRPr="001C653C">
                <w:rPr>
                  <w:rFonts w:ascii="Calibri" w:eastAsia="Helvetica" w:hAnsi="Calibri" w:cs="Calibri"/>
                  <w:color w:val="000000"/>
                  <w:sz w:val="22"/>
                  <w:szCs w:val="22"/>
                  <w:rPrChange w:id="2436" w:author="Mooney, Fintan" w:date="2026-01-14T20:53:00Z" w16du:dateUtc="2026-01-15T01:53:00Z">
                    <w:rPr>
                      <w:rFonts w:ascii="Helvetica" w:eastAsia="Helvetica" w:hAnsi="Helvetica" w:cs="Helvetica"/>
                      <w:color w:val="000000"/>
                      <w:sz w:val="22"/>
                      <w:szCs w:val="22"/>
                    </w:rPr>
                  </w:rPrChange>
                </w:rPr>
                <w:t>0.99 (0.82, 1.20)</w:t>
              </w:r>
            </w:ins>
            <w:del w:id="2437" w:author="Mooney, Fintan" w:date="2026-01-12T20:49:00Z" w16du:dateUtc="2026-01-13T01:49:00Z">
              <w:r w:rsidRPr="001C653C" w:rsidDel="00BA0E98">
                <w:rPr>
                  <w:rFonts w:ascii="Calibri" w:eastAsia="Helvetica" w:hAnsi="Calibri" w:cs="Calibri"/>
                  <w:color w:val="000000"/>
                </w:rPr>
                <w:delText>1.00 (0.76, 1.31)</w:delText>
              </w:r>
            </w:del>
          </w:p>
        </w:tc>
        <w:tc>
          <w:tcPr>
            <w:tcW w:w="8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0A6A51" w14:textId="0544F092" w:rsidR="001C653C" w:rsidRPr="001C653C" w:rsidRDefault="001C653C" w:rsidP="001C653C">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ins w:id="2438" w:author="Mooney, Fintan" w:date="2026-01-14T20:53:00Z" w16du:dateUtc="2026-01-15T01:53:00Z">
              <w:r w:rsidRPr="001C653C">
                <w:rPr>
                  <w:rFonts w:ascii="Calibri" w:eastAsia="Helvetica" w:hAnsi="Calibri" w:cs="Calibri"/>
                  <w:color w:val="000000"/>
                  <w:sz w:val="22"/>
                  <w:szCs w:val="22"/>
                  <w:rPrChange w:id="2439" w:author="Mooney, Fintan" w:date="2026-01-14T20:53:00Z" w16du:dateUtc="2026-01-15T01:53:00Z">
                    <w:rPr>
                      <w:rFonts w:ascii="Helvetica" w:eastAsia="Helvetica" w:hAnsi="Helvetica" w:cs="Helvetica"/>
                      <w:color w:val="000000"/>
                      <w:sz w:val="22"/>
                      <w:szCs w:val="22"/>
                    </w:rPr>
                  </w:rPrChange>
                </w:rPr>
                <w:t>1.00 (0.69, 1.44)</w:t>
              </w:r>
            </w:ins>
            <w:del w:id="2440" w:author="Mooney, Fintan" w:date="2026-01-12T20:49:00Z" w16du:dateUtc="2026-01-13T01:49:00Z">
              <w:r w:rsidRPr="001C653C" w:rsidDel="00BA0E98">
                <w:rPr>
                  <w:rFonts w:ascii="Calibri" w:eastAsia="Helvetica" w:hAnsi="Calibri" w:cs="Calibri"/>
                  <w:color w:val="000000"/>
                </w:rPr>
                <w:delText>1.02 (0.61, 1.73)</w:delText>
              </w:r>
            </w:del>
          </w:p>
        </w:tc>
      </w:tr>
      <w:tr w:rsidR="001C653C" w14:paraId="022C2A25" w14:textId="77777777" w:rsidTr="001C653C">
        <w:trPr>
          <w:trHeight w:val="788"/>
        </w:trPr>
        <w:tc>
          <w:tcPr>
            <w:tcW w:w="99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9DD4A3" w14:textId="77777777" w:rsidR="001C653C" w:rsidRPr="004846D7" w:rsidRDefault="001C653C" w:rsidP="001C653C">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4846D7">
              <w:rPr>
                <w:rFonts w:ascii="Calibri" w:eastAsia="Helvetica" w:hAnsi="Calibri" w:cs="Calibri"/>
                <w:color w:val="000000"/>
              </w:rPr>
              <w:t>Temperature</w:t>
            </w:r>
          </w:p>
        </w:tc>
        <w:tc>
          <w:tcPr>
            <w:tcW w:w="8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F352ED" w14:textId="3082F2EE" w:rsidR="001C653C" w:rsidRPr="001C653C" w:rsidRDefault="001C653C" w:rsidP="001C653C">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ins w:id="2441" w:author="Mooney, Fintan" w:date="2026-01-14T20:53:00Z" w16du:dateUtc="2026-01-15T01:53:00Z">
              <w:r w:rsidRPr="001C653C">
                <w:rPr>
                  <w:rFonts w:ascii="Calibri" w:eastAsia="Helvetica" w:hAnsi="Calibri" w:cs="Calibri"/>
                  <w:b/>
                  <w:color w:val="000000"/>
                  <w:sz w:val="22"/>
                  <w:szCs w:val="22"/>
                  <w:rPrChange w:id="2442" w:author="Mooney, Fintan" w:date="2026-01-14T20:53:00Z" w16du:dateUtc="2026-01-15T01:53:00Z">
                    <w:rPr>
                      <w:rFonts w:ascii="Helvetica" w:eastAsia="Helvetica" w:hAnsi="Helvetica" w:cs="Helvetica"/>
                      <w:b/>
                      <w:color w:val="000000"/>
                      <w:sz w:val="22"/>
                      <w:szCs w:val="22"/>
                    </w:rPr>
                  </w:rPrChange>
                </w:rPr>
                <w:t>0.43 (0.25, 0.76)</w:t>
              </w:r>
            </w:ins>
            <w:del w:id="2443" w:author="Mooney, Fintan" w:date="2026-01-12T20:49:00Z" w16du:dateUtc="2026-01-13T01:49:00Z">
              <w:r w:rsidRPr="001C653C" w:rsidDel="00BA0E98">
                <w:rPr>
                  <w:rFonts w:ascii="Calibri" w:eastAsia="Helvetica" w:hAnsi="Calibri" w:cs="Calibri"/>
                  <w:color w:val="000000"/>
                </w:rPr>
                <w:delText>1.22 (0.74, 1.99)</w:delText>
              </w:r>
            </w:del>
          </w:p>
        </w:tc>
        <w:tc>
          <w:tcPr>
            <w:tcW w:w="8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C0FC2D" w14:textId="7D4C59DD" w:rsidR="001C653C" w:rsidRPr="001C653C" w:rsidRDefault="001C653C" w:rsidP="001C653C">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rPr>
            </w:pPr>
            <w:ins w:id="2444" w:author="Mooney, Fintan" w:date="2026-01-14T20:53:00Z" w16du:dateUtc="2026-01-15T01:53:00Z">
              <w:r w:rsidRPr="001C653C">
                <w:rPr>
                  <w:rFonts w:ascii="Calibri" w:eastAsia="Helvetica" w:hAnsi="Calibri" w:cs="Calibri"/>
                  <w:b/>
                  <w:color w:val="000000"/>
                  <w:sz w:val="22"/>
                  <w:szCs w:val="22"/>
                  <w:rPrChange w:id="2445" w:author="Mooney, Fintan" w:date="2026-01-14T20:53:00Z" w16du:dateUtc="2026-01-15T01:53:00Z">
                    <w:rPr>
                      <w:rFonts w:ascii="Helvetica" w:eastAsia="Helvetica" w:hAnsi="Helvetica" w:cs="Helvetica"/>
                      <w:b/>
                      <w:color w:val="000000"/>
                      <w:sz w:val="22"/>
                      <w:szCs w:val="22"/>
                    </w:rPr>
                  </w:rPrChange>
                </w:rPr>
                <w:t>0.60 (0.42, 0.86)</w:t>
              </w:r>
            </w:ins>
            <w:del w:id="2446" w:author="Mooney, Fintan" w:date="2026-01-12T20:49:00Z" w16du:dateUtc="2026-01-13T01:49:00Z">
              <w:r w:rsidRPr="001C653C" w:rsidDel="00BA0E98">
                <w:rPr>
                  <w:rFonts w:ascii="Calibri" w:eastAsia="Helvetica" w:hAnsi="Calibri" w:cs="Calibri"/>
                  <w:b/>
                  <w:color w:val="000000"/>
                </w:rPr>
                <w:delText>1.41 (1.05, 1.91)</w:delText>
              </w:r>
            </w:del>
          </w:p>
        </w:tc>
        <w:tc>
          <w:tcPr>
            <w:tcW w:w="8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973F63" w14:textId="75831C0A" w:rsidR="001C653C" w:rsidRPr="001C653C" w:rsidRDefault="001C653C" w:rsidP="001C653C">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rPr>
            </w:pPr>
            <w:ins w:id="2447" w:author="Mooney, Fintan" w:date="2026-01-14T20:53:00Z" w16du:dateUtc="2026-01-15T01:53:00Z">
              <w:r w:rsidRPr="001C653C">
                <w:rPr>
                  <w:rFonts w:ascii="Calibri" w:eastAsia="Helvetica" w:hAnsi="Calibri" w:cs="Calibri"/>
                  <w:color w:val="000000"/>
                  <w:sz w:val="22"/>
                  <w:szCs w:val="22"/>
                  <w:rPrChange w:id="2448" w:author="Mooney, Fintan" w:date="2026-01-14T20:53:00Z" w16du:dateUtc="2026-01-15T01:53:00Z">
                    <w:rPr>
                      <w:rFonts w:ascii="Helvetica" w:eastAsia="Helvetica" w:hAnsi="Helvetica" w:cs="Helvetica"/>
                      <w:color w:val="000000"/>
                      <w:sz w:val="22"/>
                      <w:szCs w:val="22"/>
                    </w:rPr>
                  </w:rPrChange>
                </w:rPr>
                <w:t>0.84 (0.64, 1.08)</w:t>
              </w:r>
            </w:ins>
            <w:del w:id="2449" w:author="Mooney, Fintan" w:date="2026-01-12T20:49:00Z" w16du:dateUtc="2026-01-13T01:49:00Z">
              <w:r w:rsidRPr="001C653C" w:rsidDel="00BA0E98">
                <w:rPr>
                  <w:rFonts w:ascii="Calibri" w:eastAsia="Helvetica" w:hAnsi="Calibri" w:cs="Calibri"/>
                  <w:b/>
                  <w:color w:val="000000"/>
                </w:rPr>
                <w:delText>1.65 (1.30, 2.09)</w:delText>
              </w:r>
            </w:del>
          </w:p>
        </w:tc>
        <w:tc>
          <w:tcPr>
            <w:tcW w:w="8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678829" w14:textId="0AF63656" w:rsidR="001C653C" w:rsidRPr="001C653C" w:rsidRDefault="001C653C" w:rsidP="001C653C">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rPr>
            </w:pPr>
            <w:ins w:id="2450" w:author="Mooney, Fintan" w:date="2026-01-14T20:53:00Z" w16du:dateUtc="2026-01-15T01:53:00Z">
              <w:r w:rsidRPr="001C653C">
                <w:rPr>
                  <w:rFonts w:ascii="Calibri" w:eastAsia="Helvetica" w:hAnsi="Calibri" w:cs="Calibri"/>
                  <w:color w:val="000000"/>
                  <w:sz w:val="22"/>
                  <w:szCs w:val="22"/>
                  <w:rPrChange w:id="2451" w:author="Mooney, Fintan" w:date="2026-01-14T20:53:00Z" w16du:dateUtc="2026-01-15T01:53:00Z">
                    <w:rPr>
                      <w:rFonts w:ascii="Helvetica" w:eastAsia="Helvetica" w:hAnsi="Helvetica" w:cs="Helvetica"/>
                      <w:color w:val="000000"/>
                      <w:sz w:val="22"/>
                      <w:szCs w:val="22"/>
                    </w:rPr>
                  </w:rPrChange>
                </w:rPr>
                <w:t>1.16 (0.82, 1.65)</w:t>
              </w:r>
            </w:ins>
            <w:del w:id="2452" w:author="Mooney, Fintan" w:date="2026-01-12T20:49:00Z" w16du:dateUtc="2026-01-13T01:49:00Z">
              <w:r w:rsidRPr="001C653C" w:rsidDel="00BA0E98">
                <w:rPr>
                  <w:rFonts w:ascii="Calibri" w:eastAsia="Helvetica" w:hAnsi="Calibri" w:cs="Calibri"/>
                  <w:b/>
                  <w:color w:val="000000"/>
                </w:rPr>
                <w:delText>1.92 (1.31, 2.80)</w:delText>
              </w:r>
            </w:del>
          </w:p>
        </w:tc>
        <w:tc>
          <w:tcPr>
            <w:tcW w:w="8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DF8CE0" w14:textId="6B50A3BA" w:rsidR="001C653C" w:rsidRPr="001C653C" w:rsidRDefault="001C653C" w:rsidP="001C653C">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rPr>
            </w:pPr>
            <w:ins w:id="2453" w:author="Mooney, Fintan" w:date="2026-01-14T20:53:00Z" w16du:dateUtc="2026-01-15T01:53:00Z">
              <w:r w:rsidRPr="001C653C">
                <w:rPr>
                  <w:rFonts w:ascii="Calibri" w:eastAsia="Helvetica" w:hAnsi="Calibri" w:cs="Calibri"/>
                  <w:color w:val="000000"/>
                  <w:sz w:val="22"/>
                  <w:szCs w:val="22"/>
                  <w:rPrChange w:id="2454" w:author="Mooney, Fintan" w:date="2026-01-14T20:53:00Z" w16du:dateUtc="2026-01-15T01:53:00Z">
                    <w:rPr>
                      <w:rFonts w:ascii="Helvetica" w:eastAsia="Helvetica" w:hAnsi="Helvetica" w:cs="Helvetica"/>
                      <w:color w:val="000000"/>
                      <w:sz w:val="22"/>
                      <w:szCs w:val="22"/>
                    </w:rPr>
                  </w:rPrChange>
                </w:rPr>
                <w:t>1.61 (0.94, 2.78)</w:t>
              </w:r>
            </w:ins>
            <w:del w:id="2455" w:author="Mooney, Fintan" w:date="2026-01-12T20:49:00Z" w16du:dateUtc="2026-01-13T01:49:00Z">
              <w:r w:rsidRPr="001C653C" w:rsidDel="00BA0E98">
                <w:rPr>
                  <w:rFonts w:ascii="Calibri" w:eastAsia="Helvetica" w:hAnsi="Calibri" w:cs="Calibri"/>
                  <w:b/>
                  <w:color w:val="000000"/>
                </w:rPr>
                <w:delText>2.23 (1.23, 4.04)</w:delText>
              </w:r>
            </w:del>
          </w:p>
        </w:tc>
      </w:tr>
      <w:tr w:rsidR="001C653C" w14:paraId="4B2C2E09" w14:textId="77777777" w:rsidTr="001C653C">
        <w:trPr>
          <w:trHeight w:val="767"/>
        </w:trPr>
        <w:tc>
          <w:tcPr>
            <w:tcW w:w="99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598CD4" w14:textId="77777777" w:rsidR="001C653C" w:rsidRPr="004846D7" w:rsidRDefault="001C653C" w:rsidP="001C653C">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4846D7">
              <w:rPr>
                <w:rFonts w:ascii="Calibri" w:eastAsia="Helvetica" w:hAnsi="Calibri" w:cs="Calibri"/>
                <w:color w:val="000000"/>
              </w:rPr>
              <w:t>Precipitation</w:t>
            </w:r>
          </w:p>
        </w:tc>
        <w:tc>
          <w:tcPr>
            <w:tcW w:w="8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7C947B" w14:textId="71D89AB2" w:rsidR="001C653C" w:rsidRPr="001C653C" w:rsidRDefault="001C653C" w:rsidP="001C653C">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ins w:id="2456" w:author="Mooney, Fintan" w:date="2026-01-14T20:53:00Z" w16du:dateUtc="2026-01-15T01:53:00Z">
              <w:r w:rsidRPr="001C653C">
                <w:rPr>
                  <w:rFonts w:ascii="Calibri" w:eastAsia="Helvetica" w:hAnsi="Calibri" w:cs="Calibri"/>
                  <w:color w:val="000000"/>
                  <w:sz w:val="22"/>
                  <w:szCs w:val="22"/>
                  <w:rPrChange w:id="2457" w:author="Mooney, Fintan" w:date="2026-01-14T20:53:00Z" w16du:dateUtc="2026-01-15T01:53:00Z">
                    <w:rPr>
                      <w:rFonts w:ascii="Helvetica" w:eastAsia="Helvetica" w:hAnsi="Helvetica" w:cs="Helvetica"/>
                      <w:color w:val="000000"/>
                      <w:sz w:val="22"/>
                      <w:szCs w:val="22"/>
                    </w:rPr>
                  </w:rPrChange>
                </w:rPr>
                <w:t>0.92 (0.75, 1.13)</w:t>
              </w:r>
            </w:ins>
            <w:del w:id="2458" w:author="Mooney, Fintan" w:date="2026-01-12T20:49:00Z" w16du:dateUtc="2026-01-13T01:49:00Z">
              <w:r w:rsidRPr="001C653C" w:rsidDel="00BA0E98">
                <w:rPr>
                  <w:rFonts w:ascii="Calibri" w:eastAsia="Helvetica" w:hAnsi="Calibri" w:cs="Calibri"/>
                  <w:color w:val="000000"/>
                </w:rPr>
                <w:delText>0.99 (0.82, 1.20)</w:delText>
              </w:r>
            </w:del>
          </w:p>
        </w:tc>
        <w:tc>
          <w:tcPr>
            <w:tcW w:w="8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592001" w14:textId="0A7E8EE4" w:rsidR="001C653C" w:rsidRPr="001C653C" w:rsidRDefault="001C653C" w:rsidP="001C653C">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ins w:id="2459" w:author="Mooney, Fintan" w:date="2026-01-14T20:53:00Z" w16du:dateUtc="2026-01-15T01:53:00Z">
              <w:r w:rsidRPr="001C653C">
                <w:rPr>
                  <w:rFonts w:ascii="Calibri" w:eastAsia="Helvetica" w:hAnsi="Calibri" w:cs="Calibri"/>
                  <w:color w:val="000000"/>
                  <w:sz w:val="22"/>
                  <w:szCs w:val="22"/>
                  <w:rPrChange w:id="2460" w:author="Mooney, Fintan" w:date="2026-01-14T20:53:00Z" w16du:dateUtc="2026-01-15T01:53:00Z">
                    <w:rPr>
                      <w:rFonts w:ascii="Helvetica" w:eastAsia="Helvetica" w:hAnsi="Helvetica" w:cs="Helvetica"/>
                      <w:color w:val="000000"/>
                      <w:sz w:val="22"/>
                      <w:szCs w:val="22"/>
                    </w:rPr>
                  </w:rPrChange>
                </w:rPr>
                <w:t>0.93 (0.79, 1.08)</w:t>
              </w:r>
            </w:ins>
            <w:del w:id="2461" w:author="Mooney, Fintan" w:date="2026-01-12T20:49:00Z" w16du:dateUtc="2026-01-13T01:49:00Z">
              <w:r w:rsidRPr="001C653C" w:rsidDel="00BA0E98">
                <w:rPr>
                  <w:rFonts w:ascii="Calibri" w:eastAsia="Helvetica" w:hAnsi="Calibri" w:cs="Calibri"/>
                  <w:color w:val="000000"/>
                </w:rPr>
                <w:delText>0.97 (0.84, 1.12)</w:delText>
              </w:r>
            </w:del>
          </w:p>
        </w:tc>
        <w:tc>
          <w:tcPr>
            <w:tcW w:w="8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2DA0BA" w14:textId="0E3846A8" w:rsidR="001C653C" w:rsidRPr="001C653C" w:rsidRDefault="001C653C" w:rsidP="001C653C">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ins w:id="2462" w:author="Mooney, Fintan" w:date="2026-01-14T20:53:00Z" w16du:dateUtc="2026-01-15T01:53:00Z">
              <w:r w:rsidRPr="001C653C">
                <w:rPr>
                  <w:rFonts w:ascii="Calibri" w:eastAsia="Helvetica" w:hAnsi="Calibri" w:cs="Calibri"/>
                  <w:color w:val="000000"/>
                  <w:sz w:val="22"/>
                  <w:szCs w:val="22"/>
                  <w:rPrChange w:id="2463" w:author="Mooney, Fintan" w:date="2026-01-14T20:53:00Z" w16du:dateUtc="2026-01-15T01:53:00Z">
                    <w:rPr>
                      <w:rFonts w:ascii="Helvetica" w:eastAsia="Helvetica" w:hAnsi="Helvetica" w:cs="Helvetica"/>
                      <w:color w:val="000000"/>
                      <w:sz w:val="22"/>
                      <w:szCs w:val="22"/>
                    </w:rPr>
                  </w:rPrChange>
                </w:rPr>
                <w:t>0.93 (0.83, 1.06)</w:t>
              </w:r>
            </w:ins>
            <w:del w:id="2464" w:author="Mooney, Fintan" w:date="2026-01-12T20:49:00Z" w16du:dateUtc="2026-01-13T01:49:00Z">
              <w:r w:rsidRPr="001C653C" w:rsidDel="00BA0E98">
                <w:rPr>
                  <w:rFonts w:ascii="Calibri" w:eastAsia="Helvetica" w:hAnsi="Calibri" w:cs="Calibri"/>
                  <w:color w:val="000000"/>
                </w:rPr>
                <w:delText>0.94 (0.83, 1.06)</w:delText>
              </w:r>
            </w:del>
          </w:p>
        </w:tc>
        <w:tc>
          <w:tcPr>
            <w:tcW w:w="8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7BDBA8" w14:textId="0A04E01D" w:rsidR="001C653C" w:rsidRPr="001C653C" w:rsidRDefault="001C653C" w:rsidP="001C653C">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ins w:id="2465" w:author="Mooney, Fintan" w:date="2026-01-14T20:53:00Z" w16du:dateUtc="2026-01-15T01:53:00Z">
              <w:r w:rsidRPr="001C653C">
                <w:rPr>
                  <w:rFonts w:ascii="Calibri" w:eastAsia="Helvetica" w:hAnsi="Calibri" w:cs="Calibri"/>
                  <w:color w:val="000000"/>
                  <w:sz w:val="22"/>
                  <w:szCs w:val="22"/>
                  <w:rPrChange w:id="2466" w:author="Mooney, Fintan" w:date="2026-01-14T20:53:00Z" w16du:dateUtc="2026-01-15T01:53:00Z">
                    <w:rPr>
                      <w:rFonts w:ascii="Helvetica" w:eastAsia="Helvetica" w:hAnsi="Helvetica" w:cs="Helvetica"/>
                      <w:color w:val="000000"/>
                      <w:sz w:val="22"/>
                      <w:szCs w:val="22"/>
                    </w:rPr>
                  </w:rPrChange>
                </w:rPr>
                <w:t>0.94 (0.83, 1.07)</w:t>
              </w:r>
            </w:ins>
            <w:del w:id="2467" w:author="Mooney, Fintan" w:date="2026-01-12T20:49:00Z" w16du:dateUtc="2026-01-13T01:49:00Z">
              <w:r w:rsidRPr="001C653C" w:rsidDel="00BA0E98">
                <w:rPr>
                  <w:rFonts w:ascii="Calibri" w:eastAsia="Helvetica" w:hAnsi="Calibri" w:cs="Calibri"/>
                  <w:color w:val="000000"/>
                </w:rPr>
                <w:delText>0.91 (0.81, 1.04)</w:delText>
              </w:r>
            </w:del>
          </w:p>
        </w:tc>
        <w:tc>
          <w:tcPr>
            <w:tcW w:w="8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A69EF0" w14:textId="0FC19AB0" w:rsidR="001C653C" w:rsidRPr="001C653C" w:rsidRDefault="001C653C" w:rsidP="001C653C">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ins w:id="2468" w:author="Mooney, Fintan" w:date="2026-01-14T20:53:00Z" w16du:dateUtc="2026-01-15T01:53:00Z">
              <w:r w:rsidRPr="001C653C">
                <w:rPr>
                  <w:rFonts w:ascii="Calibri" w:eastAsia="Helvetica" w:hAnsi="Calibri" w:cs="Calibri"/>
                  <w:color w:val="000000"/>
                  <w:sz w:val="22"/>
                  <w:szCs w:val="22"/>
                  <w:rPrChange w:id="2469" w:author="Mooney, Fintan" w:date="2026-01-14T20:53:00Z" w16du:dateUtc="2026-01-15T01:53:00Z">
                    <w:rPr>
                      <w:rFonts w:ascii="Helvetica" w:eastAsia="Helvetica" w:hAnsi="Helvetica" w:cs="Helvetica"/>
                      <w:color w:val="000000"/>
                      <w:sz w:val="22"/>
                      <w:szCs w:val="22"/>
                    </w:rPr>
                  </w:rPrChange>
                </w:rPr>
                <w:t>0.95 (0.81, 1.12)</w:t>
              </w:r>
            </w:ins>
            <w:del w:id="2470" w:author="Mooney, Fintan" w:date="2026-01-12T20:49:00Z" w16du:dateUtc="2026-01-13T01:49:00Z">
              <w:r w:rsidRPr="001C653C" w:rsidDel="00BA0E98">
                <w:rPr>
                  <w:rFonts w:ascii="Calibri" w:eastAsia="Helvetica" w:hAnsi="Calibri" w:cs="Calibri"/>
                  <w:color w:val="000000"/>
                </w:rPr>
                <w:delText>0.89 (0.76, 1.04)</w:delText>
              </w:r>
            </w:del>
          </w:p>
        </w:tc>
      </w:tr>
      <w:tr w:rsidR="001C653C" w14:paraId="58230D95" w14:textId="77777777" w:rsidTr="001C653C">
        <w:trPr>
          <w:trHeight w:val="767"/>
        </w:trPr>
        <w:tc>
          <w:tcPr>
            <w:tcW w:w="99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EEE8BB" w14:textId="77777777" w:rsidR="001C653C" w:rsidRPr="004846D7" w:rsidRDefault="001C653C" w:rsidP="001C653C">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4846D7">
              <w:rPr>
                <w:rFonts w:ascii="Calibri" w:eastAsia="Helvetica" w:hAnsi="Calibri" w:cs="Calibri"/>
                <w:color w:val="000000"/>
              </w:rPr>
              <w:t>Snow Density</w:t>
            </w:r>
          </w:p>
        </w:tc>
        <w:tc>
          <w:tcPr>
            <w:tcW w:w="8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63497F" w14:textId="787E490E" w:rsidR="001C653C" w:rsidRPr="001C653C" w:rsidRDefault="001C653C" w:rsidP="001C653C">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rPr>
            </w:pPr>
            <w:ins w:id="2471" w:author="Mooney, Fintan" w:date="2026-01-14T20:53:00Z" w16du:dateUtc="2026-01-15T01:53:00Z">
              <w:r w:rsidRPr="001C653C">
                <w:rPr>
                  <w:rFonts w:ascii="Calibri" w:eastAsia="Helvetica" w:hAnsi="Calibri" w:cs="Calibri"/>
                  <w:color w:val="000000"/>
                  <w:sz w:val="22"/>
                  <w:szCs w:val="22"/>
                  <w:rPrChange w:id="2472" w:author="Mooney, Fintan" w:date="2026-01-14T20:53:00Z" w16du:dateUtc="2026-01-15T01:53:00Z">
                    <w:rPr>
                      <w:rFonts w:ascii="Helvetica" w:eastAsia="Helvetica" w:hAnsi="Helvetica" w:cs="Helvetica"/>
                      <w:color w:val="000000"/>
                      <w:sz w:val="22"/>
                      <w:szCs w:val="22"/>
                    </w:rPr>
                  </w:rPrChange>
                </w:rPr>
                <w:t>0.85 (0.68, 1.06)</w:t>
              </w:r>
            </w:ins>
            <w:del w:id="2473" w:author="Mooney, Fintan" w:date="2026-01-12T20:49:00Z" w16du:dateUtc="2026-01-13T01:49:00Z">
              <w:r w:rsidRPr="001C653C" w:rsidDel="00BA0E98">
                <w:rPr>
                  <w:rFonts w:ascii="Calibri" w:eastAsia="Helvetica" w:hAnsi="Calibri" w:cs="Calibri"/>
                  <w:b/>
                  <w:color w:val="000000"/>
                </w:rPr>
                <w:delText>1.30 (1.03, 1.64)</w:delText>
              </w:r>
            </w:del>
          </w:p>
        </w:tc>
        <w:tc>
          <w:tcPr>
            <w:tcW w:w="8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072E7A" w14:textId="7C8CC0A9" w:rsidR="001C653C" w:rsidRPr="001C653C" w:rsidRDefault="001C653C" w:rsidP="001C653C">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rPr>
            </w:pPr>
            <w:ins w:id="2474" w:author="Mooney, Fintan" w:date="2026-01-14T20:53:00Z" w16du:dateUtc="2026-01-15T01:53:00Z">
              <w:r w:rsidRPr="001C653C">
                <w:rPr>
                  <w:rFonts w:ascii="Calibri" w:eastAsia="Helvetica" w:hAnsi="Calibri" w:cs="Calibri"/>
                  <w:color w:val="000000"/>
                  <w:sz w:val="22"/>
                  <w:szCs w:val="22"/>
                  <w:rPrChange w:id="2475" w:author="Mooney, Fintan" w:date="2026-01-14T20:53:00Z" w16du:dateUtc="2026-01-15T01:53:00Z">
                    <w:rPr>
                      <w:rFonts w:ascii="Helvetica" w:eastAsia="Helvetica" w:hAnsi="Helvetica" w:cs="Helvetica"/>
                      <w:color w:val="000000"/>
                      <w:sz w:val="22"/>
                      <w:szCs w:val="22"/>
                    </w:rPr>
                  </w:rPrChange>
                </w:rPr>
                <w:t>0.95 (0.81, 1.11)</w:t>
              </w:r>
            </w:ins>
            <w:del w:id="2476" w:author="Mooney, Fintan" w:date="2026-01-12T20:49:00Z" w16du:dateUtc="2026-01-13T01:49:00Z">
              <w:r w:rsidRPr="001C653C" w:rsidDel="00BA0E98">
                <w:rPr>
                  <w:rFonts w:ascii="Calibri" w:eastAsia="Helvetica" w:hAnsi="Calibri" w:cs="Calibri"/>
                  <w:b/>
                  <w:color w:val="000000"/>
                </w:rPr>
                <w:delText>1.30 (1.11, 1.53)</w:delText>
              </w:r>
            </w:del>
          </w:p>
        </w:tc>
        <w:tc>
          <w:tcPr>
            <w:tcW w:w="8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8EF802" w14:textId="1A2962D6" w:rsidR="001C653C" w:rsidRPr="001C653C" w:rsidRDefault="001C653C" w:rsidP="001C653C">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rPr>
            </w:pPr>
            <w:ins w:id="2477" w:author="Mooney, Fintan" w:date="2026-01-14T20:53:00Z" w16du:dateUtc="2026-01-15T01:53:00Z">
              <w:r w:rsidRPr="001C653C">
                <w:rPr>
                  <w:rFonts w:ascii="Calibri" w:eastAsia="Helvetica" w:hAnsi="Calibri" w:cs="Calibri"/>
                  <w:color w:val="000000"/>
                  <w:sz w:val="22"/>
                  <w:szCs w:val="22"/>
                  <w:rPrChange w:id="2478" w:author="Mooney, Fintan" w:date="2026-01-14T20:53:00Z" w16du:dateUtc="2026-01-15T01:53:00Z">
                    <w:rPr>
                      <w:rFonts w:ascii="Helvetica" w:eastAsia="Helvetica" w:hAnsi="Helvetica" w:cs="Helvetica"/>
                      <w:color w:val="000000"/>
                      <w:sz w:val="22"/>
                      <w:szCs w:val="22"/>
                    </w:rPr>
                  </w:rPrChange>
                </w:rPr>
                <w:t>1.05 (0.91, 1.22)</w:t>
              </w:r>
            </w:ins>
            <w:del w:id="2479" w:author="Mooney, Fintan" w:date="2026-01-12T20:49:00Z" w16du:dateUtc="2026-01-13T01:49:00Z">
              <w:r w:rsidRPr="001C653C" w:rsidDel="00BA0E98">
                <w:rPr>
                  <w:rFonts w:ascii="Calibri" w:eastAsia="Helvetica" w:hAnsi="Calibri" w:cs="Calibri"/>
                  <w:b/>
                  <w:color w:val="000000"/>
                </w:rPr>
                <w:delText>1.30 (1.13, 1.51)</w:delText>
              </w:r>
            </w:del>
          </w:p>
        </w:tc>
        <w:tc>
          <w:tcPr>
            <w:tcW w:w="8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CD25FE" w14:textId="599EE8C7" w:rsidR="001C653C" w:rsidRPr="001C653C" w:rsidRDefault="001C653C" w:rsidP="001C653C">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rPr>
            </w:pPr>
            <w:ins w:id="2480" w:author="Mooney, Fintan" w:date="2026-01-14T20:53:00Z" w16du:dateUtc="2026-01-15T01:53:00Z">
              <w:r w:rsidRPr="001C653C">
                <w:rPr>
                  <w:rFonts w:ascii="Calibri" w:eastAsia="Helvetica" w:hAnsi="Calibri" w:cs="Calibri"/>
                  <w:color w:val="000000"/>
                  <w:sz w:val="22"/>
                  <w:szCs w:val="22"/>
                  <w:rPrChange w:id="2481" w:author="Mooney, Fintan" w:date="2026-01-14T20:53:00Z" w16du:dateUtc="2026-01-15T01:53:00Z">
                    <w:rPr>
                      <w:rFonts w:ascii="Helvetica" w:eastAsia="Helvetica" w:hAnsi="Helvetica" w:cs="Helvetica"/>
                      <w:color w:val="000000"/>
                      <w:sz w:val="22"/>
                      <w:szCs w:val="22"/>
                    </w:rPr>
                  </w:rPrChange>
                </w:rPr>
                <w:t>1.17 (0.97, 1.42)</w:t>
              </w:r>
            </w:ins>
            <w:del w:id="2482" w:author="Mooney, Fintan" w:date="2026-01-12T20:49:00Z" w16du:dateUtc="2026-01-13T01:49:00Z">
              <w:r w:rsidRPr="001C653C" w:rsidDel="00BA0E98">
                <w:rPr>
                  <w:rFonts w:ascii="Calibri" w:eastAsia="Helvetica" w:hAnsi="Calibri" w:cs="Calibri"/>
                  <w:b/>
                  <w:color w:val="000000"/>
                </w:rPr>
                <w:delText>1.30 (1.06, 1.61)</w:delText>
              </w:r>
            </w:del>
          </w:p>
        </w:tc>
        <w:tc>
          <w:tcPr>
            <w:tcW w:w="8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373CC4" w14:textId="15B0B354" w:rsidR="001C653C" w:rsidRPr="001C653C" w:rsidRDefault="001C653C" w:rsidP="001C653C">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ins w:id="2483" w:author="Mooney, Fintan" w:date="2026-01-14T20:53:00Z" w16du:dateUtc="2026-01-15T01:53:00Z">
              <w:r w:rsidRPr="001C653C">
                <w:rPr>
                  <w:rFonts w:ascii="Calibri" w:eastAsia="Helvetica" w:hAnsi="Calibri" w:cs="Calibri"/>
                  <w:color w:val="000000"/>
                  <w:sz w:val="22"/>
                  <w:szCs w:val="22"/>
                  <w:rPrChange w:id="2484" w:author="Mooney, Fintan" w:date="2026-01-14T20:53:00Z" w16du:dateUtc="2026-01-15T01:53:00Z">
                    <w:rPr>
                      <w:rFonts w:ascii="Helvetica" w:eastAsia="Helvetica" w:hAnsi="Helvetica" w:cs="Helvetica"/>
                      <w:color w:val="000000"/>
                      <w:sz w:val="22"/>
                      <w:szCs w:val="22"/>
                    </w:rPr>
                  </w:rPrChange>
                </w:rPr>
                <w:t>1.30 (1.00, 1.71)</w:t>
              </w:r>
            </w:ins>
            <w:del w:id="2485" w:author="Mooney, Fintan" w:date="2026-01-12T20:49:00Z" w16du:dateUtc="2026-01-13T01:49:00Z">
              <w:r w:rsidRPr="001C653C" w:rsidDel="00BA0E98">
                <w:rPr>
                  <w:rFonts w:ascii="Calibri" w:eastAsia="Helvetica" w:hAnsi="Calibri" w:cs="Calibri"/>
                  <w:color w:val="000000"/>
                </w:rPr>
                <w:delText>1.31 (0.96, 1.77)</w:delText>
              </w:r>
            </w:del>
          </w:p>
        </w:tc>
      </w:tr>
      <w:tr w:rsidR="001C653C" w14:paraId="058077CB" w14:textId="77777777" w:rsidTr="001C653C">
        <w:trPr>
          <w:trHeight w:val="788"/>
        </w:trPr>
        <w:tc>
          <w:tcPr>
            <w:tcW w:w="99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CCFA00" w14:textId="77777777" w:rsidR="001C653C" w:rsidRPr="004846D7" w:rsidRDefault="001C653C" w:rsidP="001C653C">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4846D7">
              <w:rPr>
                <w:rFonts w:ascii="Calibri" w:eastAsia="Helvetica" w:hAnsi="Calibri" w:cs="Calibri"/>
                <w:color w:val="000000"/>
              </w:rPr>
              <w:t>Wind Speed</w:t>
            </w:r>
          </w:p>
        </w:tc>
        <w:tc>
          <w:tcPr>
            <w:tcW w:w="8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9FA8EA" w14:textId="3F5DB7F3" w:rsidR="001C653C" w:rsidRPr="001C653C" w:rsidRDefault="001C653C" w:rsidP="001C653C">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ins w:id="2486" w:author="Mooney, Fintan" w:date="2026-01-14T20:53:00Z" w16du:dateUtc="2026-01-15T01:53:00Z">
              <w:r w:rsidRPr="001C653C">
                <w:rPr>
                  <w:rFonts w:ascii="Calibri" w:eastAsia="Helvetica" w:hAnsi="Calibri" w:cs="Calibri"/>
                  <w:color w:val="000000"/>
                  <w:sz w:val="22"/>
                  <w:szCs w:val="22"/>
                  <w:rPrChange w:id="2487" w:author="Mooney, Fintan" w:date="2026-01-14T20:53:00Z" w16du:dateUtc="2026-01-15T01:53:00Z">
                    <w:rPr>
                      <w:rFonts w:ascii="Helvetica" w:eastAsia="Helvetica" w:hAnsi="Helvetica" w:cs="Helvetica"/>
                      <w:color w:val="000000"/>
                      <w:sz w:val="22"/>
                      <w:szCs w:val="22"/>
                    </w:rPr>
                  </w:rPrChange>
                </w:rPr>
                <w:t>1.06 (0.91, 1.23)</w:t>
              </w:r>
            </w:ins>
            <w:del w:id="2488" w:author="Mooney, Fintan" w:date="2026-01-12T20:49:00Z" w16du:dateUtc="2026-01-13T01:49:00Z">
              <w:r w:rsidRPr="001C653C" w:rsidDel="00BA0E98">
                <w:rPr>
                  <w:rFonts w:ascii="Calibri" w:eastAsia="Helvetica" w:hAnsi="Calibri" w:cs="Calibri"/>
                  <w:color w:val="000000"/>
                </w:rPr>
                <w:delText>1.05 (0.91, 1.20)</w:delText>
              </w:r>
            </w:del>
          </w:p>
        </w:tc>
        <w:tc>
          <w:tcPr>
            <w:tcW w:w="8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200DD1" w14:textId="48063951" w:rsidR="001C653C" w:rsidRPr="001C653C" w:rsidRDefault="001C653C" w:rsidP="001C653C">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ins w:id="2489" w:author="Mooney, Fintan" w:date="2026-01-14T20:53:00Z" w16du:dateUtc="2026-01-15T01:53:00Z">
              <w:r w:rsidRPr="001C653C">
                <w:rPr>
                  <w:rFonts w:ascii="Calibri" w:eastAsia="Helvetica" w:hAnsi="Calibri" w:cs="Calibri"/>
                  <w:color w:val="000000"/>
                  <w:sz w:val="22"/>
                  <w:szCs w:val="22"/>
                  <w:rPrChange w:id="2490" w:author="Mooney, Fintan" w:date="2026-01-14T20:53:00Z" w16du:dateUtc="2026-01-15T01:53:00Z">
                    <w:rPr>
                      <w:rFonts w:ascii="Helvetica" w:eastAsia="Helvetica" w:hAnsi="Helvetica" w:cs="Helvetica"/>
                      <w:color w:val="000000"/>
                      <w:sz w:val="22"/>
                      <w:szCs w:val="22"/>
                    </w:rPr>
                  </w:rPrChange>
                </w:rPr>
                <w:t>1.02 (0.91, 1.14)</w:t>
              </w:r>
            </w:ins>
            <w:del w:id="2491" w:author="Mooney, Fintan" w:date="2026-01-12T20:49:00Z" w16du:dateUtc="2026-01-13T01:49:00Z">
              <w:r w:rsidRPr="001C653C" w:rsidDel="00BA0E98">
                <w:rPr>
                  <w:rFonts w:ascii="Calibri" w:eastAsia="Helvetica" w:hAnsi="Calibri" w:cs="Calibri"/>
                  <w:color w:val="000000"/>
                </w:rPr>
                <w:delText>1.03 (0.92, 1.15)</w:delText>
              </w:r>
            </w:del>
          </w:p>
        </w:tc>
        <w:tc>
          <w:tcPr>
            <w:tcW w:w="8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BF1205" w14:textId="55BC0059" w:rsidR="001C653C" w:rsidRPr="001C653C" w:rsidRDefault="001C653C" w:rsidP="001C653C">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ins w:id="2492" w:author="Mooney, Fintan" w:date="2026-01-14T20:53:00Z" w16du:dateUtc="2026-01-15T01:53:00Z">
              <w:r w:rsidRPr="001C653C">
                <w:rPr>
                  <w:rFonts w:ascii="Calibri" w:eastAsia="Helvetica" w:hAnsi="Calibri" w:cs="Calibri"/>
                  <w:color w:val="000000"/>
                  <w:sz w:val="22"/>
                  <w:szCs w:val="22"/>
                  <w:rPrChange w:id="2493" w:author="Mooney, Fintan" w:date="2026-01-14T20:53:00Z" w16du:dateUtc="2026-01-15T01:53:00Z">
                    <w:rPr>
                      <w:rFonts w:ascii="Helvetica" w:eastAsia="Helvetica" w:hAnsi="Helvetica" w:cs="Helvetica"/>
                      <w:color w:val="000000"/>
                      <w:sz w:val="22"/>
                      <w:szCs w:val="22"/>
                    </w:rPr>
                  </w:rPrChange>
                </w:rPr>
                <w:t>0.98 (0.89, 1.08)</w:t>
              </w:r>
            </w:ins>
            <w:del w:id="2494" w:author="Mooney, Fintan" w:date="2026-01-12T20:49:00Z" w16du:dateUtc="2026-01-13T01:49:00Z">
              <w:r w:rsidRPr="001C653C" w:rsidDel="00BA0E98">
                <w:rPr>
                  <w:rFonts w:ascii="Calibri" w:eastAsia="Helvetica" w:hAnsi="Calibri" w:cs="Calibri"/>
                  <w:color w:val="000000"/>
                </w:rPr>
                <w:delText>1.01 (0.92, 1.11)</w:delText>
              </w:r>
            </w:del>
          </w:p>
        </w:tc>
        <w:tc>
          <w:tcPr>
            <w:tcW w:w="8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2336D7" w14:textId="734FF9C8" w:rsidR="001C653C" w:rsidRPr="001C653C" w:rsidRDefault="001C653C" w:rsidP="001C653C">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ins w:id="2495" w:author="Mooney, Fintan" w:date="2026-01-14T20:53:00Z" w16du:dateUtc="2026-01-15T01:53:00Z">
              <w:r w:rsidRPr="001C653C">
                <w:rPr>
                  <w:rFonts w:ascii="Calibri" w:eastAsia="Helvetica" w:hAnsi="Calibri" w:cs="Calibri"/>
                  <w:color w:val="000000"/>
                  <w:sz w:val="22"/>
                  <w:szCs w:val="22"/>
                  <w:rPrChange w:id="2496" w:author="Mooney, Fintan" w:date="2026-01-14T20:53:00Z" w16du:dateUtc="2026-01-15T01:53:00Z">
                    <w:rPr>
                      <w:rFonts w:ascii="Helvetica" w:eastAsia="Helvetica" w:hAnsi="Helvetica" w:cs="Helvetica"/>
                      <w:color w:val="000000"/>
                      <w:sz w:val="22"/>
                      <w:szCs w:val="22"/>
                    </w:rPr>
                  </w:rPrChange>
                </w:rPr>
                <w:t>0.94 (0.85, 1.04)</w:t>
              </w:r>
            </w:ins>
            <w:del w:id="2497" w:author="Mooney, Fintan" w:date="2026-01-12T20:49:00Z" w16du:dateUtc="2026-01-13T01:49:00Z">
              <w:r w:rsidRPr="001C653C" w:rsidDel="00BA0E98">
                <w:rPr>
                  <w:rFonts w:ascii="Calibri" w:eastAsia="Helvetica" w:hAnsi="Calibri" w:cs="Calibri"/>
                  <w:color w:val="000000"/>
                </w:rPr>
                <w:delText>1.00 (0.90, 1.10)</w:delText>
              </w:r>
            </w:del>
          </w:p>
        </w:tc>
        <w:tc>
          <w:tcPr>
            <w:tcW w:w="8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FB9499" w14:textId="36C63C42" w:rsidR="001C653C" w:rsidRPr="001C653C" w:rsidRDefault="001C653C" w:rsidP="001C653C">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ins w:id="2498" w:author="Mooney, Fintan" w:date="2026-01-14T20:53:00Z" w16du:dateUtc="2026-01-15T01:53:00Z">
              <w:r w:rsidRPr="001C653C">
                <w:rPr>
                  <w:rFonts w:ascii="Calibri" w:eastAsia="Helvetica" w:hAnsi="Calibri" w:cs="Calibri"/>
                  <w:color w:val="000000"/>
                  <w:sz w:val="22"/>
                  <w:szCs w:val="22"/>
                  <w:rPrChange w:id="2499" w:author="Mooney, Fintan" w:date="2026-01-14T20:53:00Z" w16du:dateUtc="2026-01-15T01:53:00Z">
                    <w:rPr>
                      <w:rFonts w:ascii="Helvetica" w:eastAsia="Helvetica" w:hAnsi="Helvetica" w:cs="Helvetica"/>
                      <w:color w:val="000000"/>
                      <w:sz w:val="22"/>
                      <w:szCs w:val="22"/>
                    </w:rPr>
                  </w:rPrChange>
                </w:rPr>
                <w:t>0.90 (0.79, 1.03)</w:t>
              </w:r>
            </w:ins>
            <w:del w:id="2500" w:author="Mooney, Fintan" w:date="2026-01-12T20:49:00Z" w16du:dateUtc="2026-01-13T01:49:00Z">
              <w:r w:rsidRPr="001C653C" w:rsidDel="00BA0E98">
                <w:rPr>
                  <w:rFonts w:ascii="Calibri" w:eastAsia="Helvetica" w:hAnsi="Calibri" w:cs="Calibri"/>
                  <w:color w:val="000000"/>
                </w:rPr>
                <w:delText>0.98 (0.87, 1.11)</w:delText>
              </w:r>
            </w:del>
          </w:p>
        </w:tc>
      </w:tr>
      <w:tr w:rsidR="001C653C" w14:paraId="16BD614E" w14:textId="77777777" w:rsidTr="001C653C">
        <w:trPr>
          <w:trHeight w:val="767"/>
        </w:trPr>
        <w:tc>
          <w:tcPr>
            <w:tcW w:w="99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8061CB" w14:textId="77777777" w:rsidR="001C653C" w:rsidRPr="004846D7" w:rsidRDefault="001C653C" w:rsidP="001C653C">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4846D7">
              <w:rPr>
                <w:rFonts w:ascii="Calibri" w:eastAsia="Helvetica" w:hAnsi="Calibri" w:cs="Calibri"/>
                <w:color w:val="000000"/>
              </w:rPr>
              <w:t>Total Bird Abundance</w:t>
            </w:r>
          </w:p>
        </w:tc>
        <w:tc>
          <w:tcPr>
            <w:tcW w:w="80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346151" w14:textId="70D89AD4" w:rsidR="001C653C" w:rsidRPr="001C653C" w:rsidRDefault="001C653C" w:rsidP="001C653C">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ins w:id="2501" w:author="Mooney, Fintan" w:date="2026-01-14T20:53:00Z" w16du:dateUtc="2026-01-15T01:53:00Z">
              <w:r w:rsidRPr="001C653C">
                <w:rPr>
                  <w:rFonts w:ascii="Calibri" w:eastAsia="Helvetica" w:hAnsi="Calibri" w:cs="Calibri"/>
                  <w:color w:val="000000"/>
                  <w:sz w:val="22"/>
                  <w:szCs w:val="22"/>
                  <w:rPrChange w:id="2502" w:author="Mooney, Fintan" w:date="2026-01-14T20:53:00Z" w16du:dateUtc="2026-01-15T01:53:00Z">
                    <w:rPr>
                      <w:rFonts w:ascii="Helvetica" w:eastAsia="Helvetica" w:hAnsi="Helvetica" w:cs="Helvetica"/>
                      <w:color w:val="000000"/>
                      <w:sz w:val="22"/>
                      <w:szCs w:val="22"/>
                    </w:rPr>
                  </w:rPrChange>
                </w:rPr>
                <w:t>1.02 (0.79, 1.32)</w:t>
              </w:r>
            </w:ins>
            <w:del w:id="2503" w:author="Mooney, Fintan" w:date="2026-01-12T20:49:00Z" w16du:dateUtc="2026-01-13T01:49:00Z">
              <w:r w:rsidRPr="001C653C" w:rsidDel="00BA0E98">
                <w:rPr>
                  <w:rFonts w:ascii="Calibri" w:eastAsia="Helvetica" w:hAnsi="Calibri" w:cs="Calibri"/>
                  <w:color w:val="000000"/>
                </w:rPr>
                <w:delText>1.11 (0.75, 1.65)</w:delText>
              </w:r>
            </w:del>
          </w:p>
        </w:tc>
        <w:tc>
          <w:tcPr>
            <w:tcW w:w="80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863F95" w14:textId="0A22E80B" w:rsidR="001C653C" w:rsidRPr="001C653C" w:rsidRDefault="001C653C" w:rsidP="001C653C">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ins w:id="2504" w:author="Mooney, Fintan" w:date="2026-01-14T20:53:00Z" w16du:dateUtc="2026-01-15T01:53:00Z">
              <w:r w:rsidRPr="001C653C">
                <w:rPr>
                  <w:rFonts w:ascii="Calibri" w:eastAsia="Helvetica" w:hAnsi="Calibri" w:cs="Calibri"/>
                  <w:color w:val="000000"/>
                  <w:sz w:val="22"/>
                  <w:szCs w:val="22"/>
                  <w:rPrChange w:id="2505" w:author="Mooney, Fintan" w:date="2026-01-14T20:53:00Z" w16du:dateUtc="2026-01-15T01:53:00Z">
                    <w:rPr>
                      <w:rFonts w:ascii="Helvetica" w:eastAsia="Helvetica" w:hAnsi="Helvetica" w:cs="Helvetica"/>
                      <w:color w:val="000000"/>
                      <w:sz w:val="22"/>
                      <w:szCs w:val="22"/>
                    </w:rPr>
                  </w:rPrChange>
                </w:rPr>
                <w:t>1.06 (0.93, 1.22)</w:t>
              </w:r>
            </w:ins>
            <w:del w:id="2506" w:author="Mooney, Fintan" w:date="2026-01-12T20:49:00Z" w16du:dateUtc="2026-01-13T01:49:00Z">
              <w:r w:rsidRPr="001C653C" w:rsidDel="00BA0E98">
                <w:rPr>
                  <w:rFonts w:ascii="Calibri" w:eastAsia="Helvetica" w:hAnsi="Calibri" w:cs="Calibri"/>
                  <w:color w:val="000000"/>
                </w:rPr>
                <w:delText>1.14 (0.92, 1.40)</w:delText>
              </w:r>
            </w:del>
          </w:p>
        </w:tc>
        <w:tc>
          <w:tcPr>
            <w:tcW w:w="80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422B31" w14:textId="6138E7C7" w:rsidR="001C653C" w:rsidRPr="001C653C" w:rsidRDefault="001C653C" w:rsidP="001C653C">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rPr>
            </w:pPr>
            <w:ins w:id="2507" w:author="Mooney, Fintan" w:date="2026-01-14T20:53:00Z" w16du:dateUtc="2026-01-15T01:53:00Z">
              <w:r w:rsidRPr="001C653C">
                <w:rPr>
                  <w:rFonts w:ascii="Calibri" w:eastAsia="Helvetica" w:hAnsi="Calibri" w:cs="Calibri"/>
                  <w:b/>
                  <w:color w:val="000000"/>
                  <w:sz w:val="22"/>
                  <w:szCs w:val="22"/>
                  <w:rPrChange w:id="2508" w:author="Mooney, Fintan" w:date="2026-01-14T20:53:00Z" w16du:dateUtc="2026-01-15T01:53:00Z">
                    <w:rPr>
                      <w:rFonts w:ascii="Helvetica" w:eastAsia="Helvetica" w:hAnsi="Helvetica" w:cs="Helvetica"/>
                      <w:b/>
                      <w:color w:val="000000"/>
                      <w:sz w:val="22"/>
                      <w:szCs w:val="22"/>
                    </w:rPr>
                  </w:rPrChange>
                </w:rPr>
                <w:t>1.11 (1.05, 1.17)</w:t>
              </w:r>
            </w:ins>
            <w:del w:id="2509" w:author="Mooney, Fintan" w:date="2026-01-12T20:49:00Z" w16du:dateUtc="2026-01-13T01:49:00Z">
              <w:r w:rsidRPr="001C653C" w:rsidDel="00BA0E98">
                <w:rPr>
                  <w:rFonts w:ascii="Calibri" w:eastAsia="Helvetica" w:hAnsi="Calibri" w:cs="Calibri"/>
                  <w:b/>
                  <w:color w:val="000000"/>
                </w:rPr>
                <w:delText>1.16 (1.07, 1.25)</w:delText>
              </w:r>
            </w:del>
          </w:p>
        </w:tc>
        <w:tc>
          <w:tcPr>
            <w:tcW w:w="80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7FDE93" w14:textId="0194B68B" w:rsidR="001C653C" w:rsidRPr="001C653C" w:rsidRDefault="001C653C" w:rsidP="001C653C">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ins w:id="2510" w:author="Mooney, Fintan" w:date="2026-01-14T20:53:00Z" w16du:dateUtc="2026-01-15T01:53:00Z">
              <w:r w:rsidRPr="001C653C">
                <w:rPr>
                  <w:rFonts w:ascii="Calibri" w:eastAsia="Helvetica" w:hAnsi="Calibri" w:cs="Calibri"/>
                  <w:b/>
                  <w:color w:val="000000"/>
                  <w:sz w:val="22"/>
                  <w:szCs w:val="22"/>
                  <w:rPrChange w:id="2511" w:author="Mooney, Fintan" w:date="2026-01-14T20:53:00Z" w16du:dateUtc="2026-01-15T01:53:00Z">
                    <w:rPr>
                      <w:rFonts w:ascii="Helvetica" w:eastAsia="Helvetica" w:hAnsi="Helvetica" w:cs="Helvetica"/>
                      <w:b/>
                      <w:color w:val="000000"/>
                      <w:sz w:val="22"/>
                      <w:szCs w:val="22"/>
                    </w:rPr>
                  </w:rPrChange>
                </w:rPr>
                <w:t>1.15 (1.01, 1.32)</w:t>
              </w:r>
            </w:ins>
            <w:del w:id="2512" w:author="Mooney, Fintan" w:date="2026-01-12T20:49:00Z" w16du:dateUtc="2026-01-13T01:49:00Z">
              <w:r w:rsidRPr="001C653C" w:rsidDel="00BA0E98">
                <w:rPr>
                  <w:rFonts w:ascii="Calibri" w:eastAsia="Helvetica" w:hAnsi="Calibri" w:cs="Calibri"/>
                  <w:color w:val="000000"/>
                </w:rPr>
                <w:delText>1.18 (0.96, 1.44)</w:delText>
              </w:r>
            </w:del>
          </w:p>
        </w:tc>
        <w:tc>
          <w:tcPr>
            <w:tcW w:w="80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8A9D32" w14:textId="424BD5FA" w:rsidR="001C653C" w:rsidRPr="001C653C" w:rsidRDefault="001C653C" w:rsidP="001C653C">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ins w:id="2513" w:author="Mooney, Fintan" w:date="2026-01-14T20:53:00Z" w16du:dateUtc="2026-01-15T01:53:00Z">
              <w:r w:rsidRPr="001C653C">
                <w:rPr>
                  <w:rFonts w:ascii="Calibri" w:eastAsia="Helvetica" w:hAnsi="Calibri" w:cs="Calibri"/>
                  <w:color w:val="000000"/>
                  <w:sz w:val="22"/>
                  <w:szCs w:val="22"/>
                  <w:rPrChange w:id="2514" w:author="Mooney, Fintan" w:date="2026-01-14T20:53:00Z" w16du:dateUtc="2026-01-15T01:53:00Z">
                    <w:rPr>
                      <w:rFonts w:ascii="Helvetica" w:eastAsia="Helvetica" w:hAnsi="Helvetica" w:cs="Helvetica"/>
                      <w:color w:val="000000"/>
                      <w:sz w:val="22"/>
                      <w:szCs w:val="22"/>
                    </w:rPr>
                  </w:rPrChange>
                </w:rPr>
                <w:t>1.20 (0.93, 1.55)</w:t>
              </w:r>
            </w:ins>
            <w:del w:id="2515" w:author="Mooney, Fintan" w:date="2026-01-12T20:49:00Z" w16du:dateUtc="2026-01-13T01:49:00Z">
              <w:r w:rsidRPr="001C653C" w:rsidDel="00BA0E98">
                <w:rPr>
                  <w:rFonts w:ascii="Calibri" w:eastAsia="Helvetica" w:hAnsi="Calibri" w:cs="Calibri"/>
                  <w:color w:val="000000"/>
                </w:rPr>
                <w:delText>1.20 (0.82, 1.76)</w:delText>
              </w:r>
            </w:del>
          </w:p>
        </w:tc>
      </w:tr>
    </w:tbl>
    <w:p w14:paraId="18C8D770" w14:textId="77777777" w:rsidR="00576082" w:rsidRPr="004846D7" w:rsidRDefault="00576082">
      <w:pPr>
        <w:rPr>
          <w:rFonts w:ascii="Calibri" w:hAnsi="Calibri" w:cs="Calibri"/>
        </w:rPr>
      </w:pPr>
    </w:p>
    <w:p w14:paraId="0DDDDBFD" w14:textId="107FE8BE" w:rsidR="00E47BA4" w:rsidRPr="00521DB1" w:rsidRDefault="00206783" w:rsidP="00E47BA4">
      <w:pPr>
        <w:rPr>
          <w:rFonts w:ascii="Calibri" w:hAnsi="Calibri" w:cs="Calibri"/>
        </w:rPr>
      </w:pPr>
      <w:r w:rsidRPr="002B50A0">
        <w:rPr>
          <w:rFonts w:ascii="Calibri" w:hAnsi="Calibri" w:cs="Calibri"/>
        </w:rPr>
        <w:t xml:space="preserve">Table </w:t>
      </w:r>
      <w:r w:rsidR="007D6C5B" w:rsidRPr="002B50A0">
        <w:rPr>
          <w:rFonts w:ascii="Calibri" w:hAnsi="Calibri" w:cs="Calibri"/>
        </w:rPr>
        <w:t>S</w:t>
      </w:r>
      <w:r w:rsidRPr="002B50A0">
        <w:rPr>
          <w:rFonts w:ascii="Calibri" w:hAnsi="Calibri" w:cs="Calibri"/>
        </w:rPr>
        <w:t>2</w:t>
      </w:r>
      <w:r w:rsidR="007D6C5B" w:rsidRPr="002B50A0">
        <w:rPr>
          <w:rFonts w:ascii="Calibri" w:hAnsi="Calibri" w:cs="Calibri"/>
        </w:rPr>
        <w:t>.</w:t>
      </w:r>
      <w:r w:rsidR="002B50A0" w:rsidRPr="002B50A0">
        <w:rPr>
          <w:rFonts w:ascii="Calibri" w:hAnsi="Calibri" w:cs="Calibri"/>
        </w:rPr>
        <w:t xml:space="preserve"> Lag-specific </w:t>
      </w:r>
      <w:del w:id="2516" w:author="Mooney, Fintan" w:date="2026-01-12T17:04:00Z" w16du:dateUtc="2026-01-12T22:04:00Z">
        <w:r w:rsidR="002B50A0" w:rsidRPr="002B50A0" w:rsidDel="00255250">
          <w:rPr>
            <w:rFonts w:ascii="Calibri" w:hAnsi="Calibri" w:cs="Calibri"/>
          </w:rPr>
          <w:delText>odds ratios</w:delText>
        </w:r>
      </w:del>
      <w:ins w:id="2517" w:author="Mooney, Fintan" w:date="2026-01-12T17:04:00Z" w16du:dateUtc="2026-01-12T22:04:00Z">
        <w:r w:rsidR="00255250">
          <w:rPr>
            <w:rFonts w:ascii="Calibri" w:hAnsi="Calibri" w:cs="Calibri"/>
          </w:rPr>
          <w:t>relative risk</w:t>
        </w:r>
      </w:ins>
      <w:r w:rsidR="002B50A0" w:rsidRPr="002B50A0">
        <w:rPr>
          <w:rFonts w:ascii="Calibri" w:hAnsi="Calibri" w:cs="Calibri"/>
        </w:rPr>
        <w:t xml:space="preserve"> from the adjusted time series model with DLNM crossbasis functions</w:t>
      </w:r>
      <w:r w:rsidR="002B50A0">
        <w:rPr>
          <w:rFonts w:ascii="Calibri" w:hAnsi="Calibri" w:cs="Calibri"/>
        </w:rPr>
        <w:t xml:space="preserve">, </w:t>
      </w:r>
      <w:r w:rsidR="0023008B" w:rsidRPr="004846D7">
        <w:rPr>
          <w:rFonts w:ascii="Calibri" w:hAnsi="Calibri" w:cs="Calibri"/>
        </w:rPr>
        <w:t>with a Duchon spline (k = 200) on the center coordinates of the cell as a spatial smoother</w:t>
      </w:r>
      <w:r w:rsidR="0023008B">
        <w:rPr>
          <w:rFonts w:ascii="Calibri" w:hAnsi="Calibri" w:cs="Calibri"/>
        </w:rPr>
        <w:t xml:space="preserve">, </w:t>
      </w:r>
      <w:r w:rsidR="002B50A0" w:rsidRPr="002B50A0">
        <w:rPr>
          <w:rFonts w:ascii="Calibri" w:hAnsi="Calibri" w:cs="Calibri"/>
        </w:rPr>
        <w:t xml:space="preserve">and </w:t>
      </w:r>
      <w:ins w:id="2518" w:author="Mooney, Fintan" w:date="2026-01-14T20:58:00Z" w16du:dateUtc="2026-01-15T01:58:00Z">
        <w:r w:rsidR="008D7791">
          <w:rPr>
            <w:rFonts w:ascii="Calibri" w:hAnsi="Calibri" w:cs="Calibri"/>
          </w:rPr>
          <w:t>astr</w:t>
        </w:r>
      </w:ins>
      <w:ins w:id="2519" w:author="Mooney, Fintan" w:date="2026-01-14T20:59:00Z" w16du:dateUtc="2026-01-15T01:59:00Z">
        <w:r w:rsidR="008D7791">
          <w:rPr>
            <w:rFonts w:ascii="Calibri" w:hAnsi="Calibri" w:cs="Calibri"/>
          </w:rPr>
          <w:t xml:space="preserve">onomical </w:t>
        </w:r>
      </w:ins>
      <w:r w:rsidR="002B50A0" w:rsidRPr="002B50A0">
        <w:rPr>
          <w:rFonts w:ascii="Calibri" w:hAnsi="Calibri" w:cs="Calibri"/>
        </w:rPr>
        <w:t>season fixed effects</w:t>
      </w:r>
      <w:ins w:id="2520" w:author="Mooney, Fintan" w:date="2026-01-14T20:53:00Z" w16du:dateUtc="2026-01-15T01:53:00Z">
        <w:r w:rsidR="00436723">
          <w:rPr>
            <w:rFonts w:ascii="Calibri" w:hAnsi="Calibri" w:cs="Calibri"/>
          </w:rPr>
          <w:t xml:space="preserve"> (</w:t>
        </w:r>
      </w:ins>
      <w:ins w:id="2521" w:author="Mooney, Fintan" w:date="2026-01-14T20:59:00Z" w16du:dateUtc="2026-01-15T01:59:00Z">
        <w:r w:rsidR="00CC3AF5" w:rsidRPr="00CC3AF5">
          <w:rPr>
            <w:rFonts w:ascii="Calibri" w:hAnsi="Calibri" w:cs="Calibri"/>
            <w:rPrChange w:id="2522" w:author="Mooney, Fintan" w:date="2026-01-14T20:59:00Z" w16du:dateUtc="2026-01-15T01:59:00Z">
              <w:rPr/>
            </w:rPrChange>
          </w:rPr>
          <w:t>spring: March 20–June 20; summer: June 21–September 21; fall: September 22–December 20; winter: December 21–March 1</w:t>
        </w:r>
        <w:r w:rsidR="004A7606">
          <w:rPr>
            <w:rFonts w:ascii="Calibri" w:hAnsi="Calibri" w:cs="Calibri"/>
          </w:rPr>
          <w:t>9</w:t>
        </w:r>
      </w:ins>
      <w:ins w:id="2523" w:author="Mooney, Fintan" w:date="2026-01-14T20:53:00Z" w16du:dateUtc="2026-01-15T01:53:00Z">
        <w:r w:rsidR="00436723">
          <w:rPr>
            <w:rFonts w:ascii="Calibri" w:hAnsi="Calibri" w:cs="Calibri"/>
          </w:rPr>
          <w:t>)</w:t>
        </w:r>
      </w:ins>
      <w:r w:rsidR="002B50A0" w:rsidRPr="002B50A0">
        <w:rPr>
          <w:rFonts w:ascii="Calibri" w:hAnsi="Calibri" w:cs="Calibri"/>
        </w:rPr>
        <w:t xml:space="preserve">. </w:t>
      </w:r>
      <w:r w:rsidR="00E47BA4" w:rsidRPr="002B50A0">
        <w:rPr>
          <w:rFonts w:ascii="Calibri" w:hAnsi="Calibri" w:cs="Calibri"/>
        </w:rPr>
        <w:t>Estimates represent odds ratios (95% CI) per 0.5 standard deviation increase in each environmental predictor</w:t>
      </w:r>
      <w:r w:rsidR="00E47BA4" w:rsidRPr="00692E50">
        <w:rPr>
          <w:rFonts w:ascii="Calibri" w:hAnsi="Calibri" w:cs="Calibri"/>
        </w:rPr>
        <w:t>; statistically significant values are shown in bold.</w:t>
      </w:r>
      <w:r w:rsidR="00BB1E64">
        <w:rPr>
          <w:rFonts w:ascii="Calibri" w:hAnsi="Calibri" w:cs="Calibri"/>
        </w:rPr>
        <w:t xml:space="preserve"> </w:t>
      </w:r>
      <w:del w:id="2524" w:author="Mooney, Fintan" w:date="2026-01-12T16:51:00Z" w16du:dateUtc="2026-01-12T21:51:00Z">
        <w:r w:rsidR="00A015A0" w:rsidDel="00CD618A">
          <w:rPr>
            <w:rFonts w:ascii="Calibri" w:hAnsi="Calibri" w:cs="Calibri"/>
          </w:rPr>
          <w:delText>The sample includes</w:delText>
        </w:r>
      </w:del>
      <w:ins w:id="2525" w:author="Mooney, Fintan" w:date="2026-01-12T16:51:00Z" w16du:dateUtc="2026-01-12T21:51:00Z">
        <w:r w:rsidR="00CD618A">
          <w:rPr>
            <w:rFonts w:ascii="Calibri" w:hAnsi="Calibri" w:cs="Calibri"/>
          </w:rPr>
          <w:t>A t</w:t>
        </w:r>
        <w:r w:rsidR="00BB7320">
          <w:rPr>
            <w:rFonts w:ascii="Calibri" w:hAnsi="Calibri" w:cs="Calibri"/>
          </w:rPr>
          <w:t>otal of 1</w:t>
        </w:r>
      </w:ins>
      <w:ins w:id="2526" w:author="Mooney, Fintan" w:date="2026-01-12T21:03:00Z" w16du:dateUtc="2026-01-13T02:03:00Z">
        <w:r w:rsidR="00EC727A">
          <w:rPr>
            <w:rFonts w:ascii="Calibri" w:hAnsi="Calibri" w:cs="Calibri"/>
          </w:rPr>
          <w:t>11</w:t>
        </w:r>
      </w:ins>
      <w:ins w:id="2527" w:author="Mooney, Fintan" w:date="2026-01-12T16:51:00Z" w16du:dateUtc="2026-01-12T21:51:00Z">
        <w:r w:rsidR="00BB7320">
          <w:rPr>
            <w:rFonts w:ascii="Calibri" w:hAnsi="Calibri" w:cs="Calibri"/>
          </w:rPr>
          <w:t>,3</w:t>
        </w:r>
      </w:ins>
      <w:ins w:id="2528" w:author="Mooney, Fintan" w:date="2026-01-12T21:01:00Z" w16du:dateUtc="2026-01-13T02:01:00Z">
        <w:r w:rsidR="0070772E">
          <w:rPr>
            <w:rFonts w:ascii="Calibri" w:hAnsi="Calibri" w:cs="Calibri"/>
          </w:rPr>
          <w:t>8</w:t>
        </w:r>
      </w:ins>
      <w:ins w:id="2529" w:author="Mooney, Fintan" w:date="2026-01-12T21:03:00Z" w16du:dateUtc="2026-01-13T02:03:00Z">
        <w:r w:rsidR="00EC727A">
          <w:rPr>
            <w:rFonts w:ascii="Calibri" w:hAnsi="Calibri" w:cs="Calibri"/>
          </w:rPr>
          <w:t>4</w:t>
        </w:r>
      </w:ins>
      <w:ins w:id="2530" w:author="Mooney, Fintan" w:date="2026-01-12T16:51:00Z" w16du:dateUtc="2026-01-12T21:51:00Z">
        <w:r w:rsidR="00BB7320">
          <w:rPr>
            <w:rFonts w:ascii="Calibri" w:hAnsi="Calibri" w:cs="Calibri"/>
          </w:rPr>
          <w:t xml:space="preserve"> cell-weeks </w:t>
        </w:r>
      </w:ins>
      <w:ins w:id="2531" w:author="Mooney, Fintan" w:date="2026-01-12T17:01:00Z" w16du:dateUtc="2026-01-12T22:01:00Z">
        <w:r w:rsidR="00AC1F2F">
          <w:rPr>
            <w:rFonts w:ascii="Calibri" w:hAnsi="Calibri" w:cs="Calibri"/>
          </w:rPr>
          <w:t>were analyzed,</w:t>
        </w:r>
        <w:r w:rsidR="00753132">
          <w:rPr>
            <w:rFonts w:ascii="Calibri" w:hAnsi="Calibri" w:cs="Calibri"/>
          </w:rPr>
          <w:t xml:space="preserve"> including 99 positive and </w:t>
        </w:r>
      </w:ins>
      <w:ins w:id="2532" w:author="Mooney, Fintan" w:date="2026-01-12T21:03:00Z" w16du:dateUtc="2026-01-13T02:03:00Z">
        <w:r w:rsidR="005A0633">
          <w:rPr>
            <w:rFonts w:ascii="Calibri" w:hAnsi="Calibri" w:cs="Calibri"/>
          </w:rPr>
          <w:t xml:space="preserve">107,380 </w:t>
        </w:r>
      </w:ins>
      <w:ins w:id="2533" w:author="Mooney, Fintan" w:date="2026-01-12T17:02:00Z" w16du:dateUtc="2026-01-12T22:02:00Z">
        <w:r w:rsidR="00753132">
          <w:rPr>
            <w:rFonts w:ascii="Calibri" w:hAnsi="Calibri" w:cs="Calibri"/>
          </w:rPr>
          <w:t>negative cell-weeks</w:t>
        </w:r>
      </w:ins>
      <w:ins w:id="2534" w:author="Mooney, Fintan" w:date="2026-01-12T17:03:00Z" w16du:dateUtc="2026-01-12T22:03:00Z">
        <w:r w:rsidR="00C46C17">
          <w:rPr>
            <w:rFonts w:ascii="Calibri" w:hAnsi="Calibri" w:cs="Calibri"/>
          </w:rPr>
          <w:t xml:space="preserve"> across </w:t>
        </w:r>
      </w:ins>
      <w:ins w:id="2535" w:author="Mooney, Fintan" w:date="2026-01-12T21:03:00Z" w16du:dateUtc="2026-01-13T02:03:00Z">
        <w:r w:rsidR="00EC727A">
          <w:rPr>
            <w:rFonts w:ascii="Calibri" w:hAnsi="Calibri" w:cs="Calibri"/>
          </w:rPr>
          <w:t>2</w:t>
        </w:r>
      </w:ins>
      <w:ins w:id="2536" w:author="Mooney, Fintan" w:date="2026-01-12T17:03:00Z" w16du:dateUtc="2026-01-12T22:03:00Z">
        <w:r w:rsidR="00C46C17">
          <w:rPr>
            <w:rFonts w:ascii="Calibri" w:hAnsi="Calibri" w:cs="Calibri"/>
          </w:rPr>
          <w:t xml:space="preserve"> cells</w:t>
        </w:r>
      </w:ins>
      <w:ins w:id="2537" w:author="Mooney, Fintan" w:date="2026-01-12T17:04:00Z" w16du:dateUtc="2026-01-12T22:04:00Z">
        <w:r w:rsidR="00255250">
          <w:rPr>
            <w:rFonts w:ascii="Calibri" w:hAnsi="Calibri" w:cs="Calibri"/>
          </w:rPr>
          <w:t xml:space="preserve"> (77 cases cells had one or more positive weeks and 3</w:t>
        </w:r>
      </w:ins>
      <w:ins w:id="2538" w:author="Mooney, Fintan" w:date="2026-01-12T17:05:00Z" w16du:dateUtc="2026-01-12T22:05:00Z">
        <w:r w:rsidR="00255250">
          <w:rPr>
            <w:rFonts w:ascii="Calibri" w:hAnsi="Calibri" w:cs="Calibri"/>
          </w:rPr>
          <w:t>,25</w:t>
        </w:r>
        <w:r w:rsidR="001D2573">
          <w:rPr>
            <w:rFonts w:ascii="Calibri" w:hAnsi="Calibri" w:cs="Calibri"/>
          </w:rPr>
          <w:t xml:space="preserve">7 control cells contained a feedlot but did not have a spillover event in 2022).  </w:t>
        </w:r>
      </w:ins>
      <w:del w:id="2539" w:author="Mooney, Fintan" w:date="2026-01-12T17:01:00Z" w16du:dateUtc="2026-01-12T22:01:00Z">
        <w:r w:rsidR="00A015A0" w:rsidDel="00AC1F2F">
          <w:rPr>
            <w:rFonts w:ascii="Calibri" w:hAnsi="Calibri" w:cs="Calibri"/>
          </w:rPr>
          <w:delText xml:space="preserve"> </w:delText>
        </w:r>
      </w:del>
    </w:p>
    <w:p w14:paraId="134D396D" w14:textId="77777777" w:rsidR="00E47BA4" w:rsidRDefault="00E47BA4" w:rsidP="00E47BA4">
      <w:pPr>
        <w:rPr>
          <w:rFonts w:ascii="Calibri" w:hAnsi="Calibri" w:cs="Calibri"/>
          <w:i/>
          <w:iCs/>
        </w:rPr>
      </w:pPr>
    </w:p>
    <w:p w14:paraId="14A0CD23" w14:textId="77777777" w:rsidR="00E47BA4" w:rsidRPr="00A07E72" w:rsidRDefault="00E47BA4" w:rsidP="00E47BA4">
      <w:pPr>
        <w:rPr>
          <w:b/>
          <w:bCs/>
        </w:rPr>
      </w:pPr>
    </w:p>
    <w:p w14:paraId="303C9854" w14:textId="77EA7694" w:rsidR="002B50A0" w:rsidRPr="002B50A0" w:rsidRDefault="002B50A0" w:rsidP="002B50A0">
      <w:pPr>
        <w:rPr>
          <w:rFonts w:ascii="Calibri" w:hAnsi="Calibri" w:cs="Calibri"/>
        </w:rPr>
      </w:pPr>
    </w:p>
    <w:p w14:paraId="0675146B" w14:textId="1FAC9AA5" w:rsidR="00206783" w:rsidRDefault="00206783">
      <w:pPr>
        <w:rPr>
          <w:ins w:id="2540" w:author="Mooney, Fintan" w:date="2026-01-12T22:40:00Z" w16du:dateUtc="2026-01-13T03:40:00Z"/>
          <w:rFonts w:ascii="Calibri" w:hAnsi="Calibri" w:cs="Calibri"/>
        </w:rPr>
      </w:pPr>
    </w:p>
    <w:p w14:paraId="1790EF95" w14:textId="77777777" w:rsidR="00B06691" w:rsidRDefault="00B06691">
      <w:pPr>
        <w:rPr>
          <w:ins w:id="2541" w:author="Mooney, Fintan" w:date="2026-01-12T22:40:00Z" w16du:dateUtc="2026-01-13T03:40:00Z"/>
          <w:rFonts w:ascii="Calibri" w:hAnsi="Calibri" w:cs="Calibri"/>
        </w:rPr>
      </w:pPr>
    </w:p>
    <w:p w14:paraId="095F574C" w14:textId="77777777" w:rsidR="00B06691" w:rsidRDefault="00B06691">
      <w:pPr>
        <w:rPr>
          <w:ins w:id="2542" w:author="Mooney, Fintan" w:date="2026-01-12T22:40:00Z" w16du:dateUtc="2026-01-13T03:40:00Z"/>
          <w:rFonts w:ascii="Calibri" w:hAnsi="Calibri" w:cs="Calibri"/>
        </w:rPr>
      </w:pPr>
    </w:p>
    <w:p w14:paraId="303F316C" w14:textId="77777777" w:rsidR="00B06691" w:rsidRDefault="00B06691">
      <w:pPr>
        <w:rPr>
          <w:ins w:id="2543" w:author="Mooney, Fintan" w:date="2026-01-12T22:40:00Z" w16du:dateUtc="2026-01-13T03:40:00Z"/>
          <w:rFonts w:ascii="Calibri" w:hAnsi="Calibri" w:cs="Calibri"/>
        </w:rPr>
      </w:pPr>
    </w:p>
    <w:p w14:paraId="1E02D883" w14:textId="77777777" w:rsidR="00B06691" w:rsidRDefault="00B06691">
      <w:pPr>
        <w:rPr>
          <w:ins w:id="2544" w:author="Mooney, Fintan" w:date="2026-01-12T22:40:00Z" w16du:dateUtc="2026-01-13T03:40:00Z"/>
          <w:rFonts w:ascii="Calibri" w:hAnsi="Calibri" w:cs="Calibri"/>
        </w:rPr>
      </w:pPr>
    </w:p>
    <w:p w14:paraId="53F2511F" w14:textId="77777777" w:rsidR="00B06691" w:rsidRDefault="00B06691">
      <w:pPr>
        <w:rPr>
          <w:ins w:id="2545" w:author="Mooney, Fintan" w:date="2026-01-12T22:40:00Z" w16du:dateUtc="2026-01-13T03:40:00Z"/>
          <w:rFonts w:ascii="Calibri" w:hAnsi="Calibri" w:cs="Calibri"/>
        </w:rPr>
      </w:pPr>
    </w:p>
    <w:p w14:paraId="7CA11147" w14:textId="77777777" w:rsidR="00B06691" w:rsidRDefault="00B06691">
      <w:pPr>
        <w:rPr>
          <w:ins w:id="2546" w:author="Mooney, Fintan" w:date="2026-01-12T22:40:00Z" w16du:dateUtc="2026-01-13T03:40:00Z"/>
          <w:rFonts w:ascii="Calibri" w:hAnsi="Calibri" w:cs="Calibri"/>
        </w:rPr>
      </w:pPr>
    </w:p>
    <w:p w14:paraId="2C55657A" w14:textId="77777777" w:rsidR="00B06691" w:rsidRDefault="00B06691">
      <w:pPr>
        <w:rPr>
          <w:ins w:id="2547" w:author="Mooney, Fintan" w:date="2026-01-12T22:40:00Z" w16du:dateUtc="2026-01-13T03:40:00Z"/>
          <w:rFonts w:ascii="Calibri" w:hAnsi="Calibri" w:cs="Calibri"/>
        </w:rPr>
      </w:pPr>
    </w:p>
    <w:p w14:paraId="09CB6F9B" w14:textId="77777777" w:rsidR="00B06691" w:rsidRPr="004846D7" w:rsidRDefault="00B06691" w:rsidP="00B06691">
      <w:pPr>
        <w:rPr>
          <w:ins w:id="2548" w:author="Mooney, Fintan" w:date="2026-01-12T22:40:00Z" w16du:dateUtc="2026-01-13T03:40:00Z"/>
          <w:rFonts w:ascii="Calibri" w:hAnsi="Calibri" w:cs="Calibri"/>
          <w:b/>
        </w:rPr>
      </w:pPr>
    </w:p>
    <w:tbl>
      <w:tblPr>
        <w:tblW w:w="6147" w:type="pct"/>
        <w:tblInd w:w="-1043" w:type="dxa"/>
        <w:tblLayout w:type="fixed"/>
        <w:tblLook w:val="0420" w:firstRow="1" w:lastRow="0" w:firstColumn="0" w:lastColumn="0" w:noHBand="0" w:noVBand="1"/>
      </w:tblPr>
      <w:tblGrid>
        <w:gridCol w:w="1578"/>
        <w:gridCol w:w="1095"/>
        <w:gridCol w:w="1098"/>
        <w:gridCol w:w="1095"/>
        <w:gridCol w:w="1098"/>
        <w:gridCol w:w="1098"/>
        <w:gridCol w:w="1098"/>
        <w:gridCol w:w="1098"/>
        <w:gridCol w:w="1098"/>
        <w:gridCol w:w="1114"/>
        <w:gridCol w:w="37"/>
      </w:tblGrid>
      <w:tr w:rsidR="00B06691" w14:paraId="7A8E6941" w14:textId="77777777" w:rsidTr="008372CA">
        <w:trPr>
          <w:gridAfter w:val="1"/>
          <w:wAfter w:w="16" w:type="pct"/>
          <w:trHeight w:val="504"/>
          <w:tblHeader/>
          <w:ins w:id="2549" w:author="Mooney, Fintan" w:date="2026-01-12T22:40:00Z"/>
        </w:trPr>
        <w:tc>
          <w:tcPr>
            <w:tcW w:w="686" w:type="pct"/>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5C854AAC" w14:textId="77777777" w:rsidR="00B06691" w:rsidRPr="004846D7" w:rsidRDefault="00B06691" w:rsidP="008372CA">
            <w:pPr>
              <w:pBdr>
                <w:top w:val="none" w:sz="0" w:space="0" w:color="000000"/>
                <w:left w:val="none" w:sz="0" w:space="0" w:color="000000"/>
                <w:bottom w:val="none" w:sz="0" w:space="0" w:color="000000"/>
                <w:right w:val="none" w:sz="0" w:space="0" w:color="000000"/>
              </w:pBdr>
              <w:spacing w:before="100" w:after="100"/>
              <w:ind w:left="100" w:right="100"/>
              <w:rPr>
                <w:ins w:id="2550" w:author="Mooney, Fintan" w:date="2026-01-12T22:40:00Z" w16du:dateUtc="2026-01-13T03:40:00Z"/>
                <w:rFonts w:ascii="Calibri" w:eastAsia="Helvetica" w:hAnsi="Calibri" w:cs="Calibri"/>
                <w:b/>
                <w:color w:val="000000"/>
              </w:rPr>
            </w:pPr>
            <w:ins w:id="2551" w:author="Mooney, Fintan" w:date="2026-01-12T22:40:00Z" w16du:dateUtc="2026-01-13T03:40:00Z">
              <w:r w:rsidRPr="004846D7">
                <w:rPr>
                  <w:rFonts w:ascii="Calibri" w:eastAsia="Helvetica" w:hAnsi="Calibri" w:cs="Calibri"/>
                  <w:b/>
                  <w:color w:val="000000"/>
                </w:rPr>
                <w:lastRenderedPageBreak/>
                <w:t>Predictor</w:t>
              </w:r>
            </w:ins>
          </w:p>
        </w:tc>
        <w:tc>
          <w:tcPr>
            <w:tcW w:w="4298" w:type="pct"/>
            <w:gridSpan w:val="9"/>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008E9FA0" w14:textId="77777777" w:rsidR="00B06691" w:rsidRPr="004846D7" w:rsidRDefault="00B06691" w:rsidP="008372CA">
            <w:pPr>
              <w:pBdr>
                <w:top w:val="none" w:sz="0" w:space="0" w:color="000000"/>
                <w:left w:val="none" w:sz="0" w:space="0" w:color="000000"/>
                <w:bottom w:val="none" w:sz="0" w:space="0" w:color="000000"/>
                <w:right w:val="none" w:sz="0" w:space="0" w:color="000000"/>
              </w:pBdr>
              <w:spacing w:before="100" w:after="100"/>
              <w:ind w:left="100" w:right="100"/>
              <w:rPr>
                <w:ins w:id="2552" w:author="Mooney, Fintan" w:date="2026-01-12T22:40:00Z" w16du:dateUtc="2026-01-13T03:40:00Z"/>
                <w:rFonts w:ascii="Calibri" w:eastAsia="Helvetica" w:hAnsi="Calibri" w:cs="Calibri"/>
                <w:b/>
                <w:color w:val="000000"/>
              </w:rPr>
            </w:pPr>
            <w:ins w:id="2553" w:author="Mooney, Fintan" w:date="2026-01-12T22:40:00Z" w16du:dateUtc="2026-01-13T03:40:00Z">
              <w:r w:rsidRPr="004846D7">
                <w:rPr>
                  <w:rFonts w:ascii="Calibri" w:eastAsia="Helvetica" w:hAnsi="Calibri" w:cs="Calibri"/>
                  <w:b/>
                  <w:color w:val="000000"/>
                </w:rPr>
                <w:t>Lag-Specific Odds Ratio (95% CI)</w:t>
              </w:r>
            </w:ins>
          </w:p>
        </w:tc>
      </w:tr>
      <w:tr w:rsidR="00B06691" w14:paraId="0DDE47BC" w14:textId="77777777" w:rsidTr="00472644">
        <w:trPr>
          <w:trHeight w:val="522"/>
          <w:tblHeader/>
          <w:ins w:id="2554" w:author="Mooney, Fintan" w:date="2026-01-12T22:40:00Z"/>
        </w:trPr>
        <w:tc>
          <w:tcPr>
            <w:tcW w:w="686"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68E24B" w14:textId="77777777" w:rsidR="00B06691" w:rsidRPr="004846D7" w:rsidRDefault="00B06691" w:rsidP="008372CA">
            <w:pPr>
              <w:pBdr>
                <w:top w:val="none" w:sz="0" w:space="0" w:color="000000"/>
                <w:left w:val="none" w:sz="0" w:space="0" w:color="000000"/>
                <w:bottom w:val="none" w:sz="0" w:space="0" w:color="000000"/>
                <w:right w:val="none" w:sz="0" w:space="0" w:color="000000"/>
              </w:pBdr>
              <w:spacing w:before="100" w:after="100"/>
              <w:ind w:left="100" w:right="100"/>
              <w:rPr>
                <w:ins w:id="2555" w:author="Mooney, Fintan" w:date="2026-01-12T22:40:00Z" w16du:dateUtc="2026-01-13T03:40:00Z"/>
                <w:rFonts w:ascii="Calibri" w:eastAsia="Helvetica" w:hAnsi="Calibri" w:cs="Calibri"/>
                <w:color w:val="000000"/>
              </w:rPr>
            </w:pPr>
          </w:p>
        </w:tc>
        <w:tc>
          <w:tcPr>
            <w:tcW w:w="476"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BE2A0C" w14:textId="77777777" w:rsidR="00B06691" w:rsidRPr="004846D7" w:rsidRDefault="00B06691" w:rsidP="008372CA">
            <w:pPr>
              <w:pBdr>
                <w:top w:val="none" w:sz="0" w:space="0" w:color="000000"/>
                <w:left w:val="none" w:sz="0" w:space="0" w:color="000000"/>
                <w:bottom w:val="none" w:sz="0" w:space="0" w:color="000000"/>
                <w:right w:val="none" w:sz="0" w:space="0" w:color="000000"/>
              </w:pBdr>
              <w:spacing w:before="100" w:after="100"/>
              <w:ind w:left="100" w:right="100"/>
              <w:rPr>
                <w:ins w:id="2556" w:author="Mooney, Fintan" w:date="2026-01-12T22:40:00Z" w16du:dateUtc="2026-01-13T03:40:00Z"/>
                <w:rFonts w:ascii="Calibri" w:eastAsia="Helvetica" w:hAnsi="Calibri" w:cs="Calibri"/>
                <w:color w:val="000000"/>
              </w:rPr>
            </w:pPr>
            <w:ins w:id="2557" w:author="Mooney, Fintan" w:date="2026-01-12T22:40:00Z" w16du:dateUtc="2026-01-13T03:40:00Z">
              <w:r w:rsidRPr="004846D7">
                <w:rPr>
                  <w:rFonts w:ascii="Calibri" w:eastAsia="Helvetica" w:hAnsi="Calibri" w:cs="Calibri"/>
                  <w:color w:val="000000"/>
                </w:rPr>
                <w:t>Lag 0</w:t>
              </w:r>
            </w:ins>
          </w:p>
        </w:tc>
        <w:tc>
          <w:tcPr>
            <w:tcW w:w="477"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5FB6D2" w14:textId="77777777" w:rsidR="00B06691" w:rsidRPr="004846D7" w:rsidRDefault="00B06691" w:rsidP="008372CA">
            <w:pPr>
              <w:pBdr>
                <w:top w:val="none" w:sz="0" w:space="0" w:color="000000"/>
                <w:left w:val="none" w:sz="0" w:space="0" w:color="000000"/>
                <w:bottom w:val="none" w:sz="0" w:space="0" w:color="000000"/>
                <w:right w:val="none" w:sz="0" w:space="0" w:color="000000"/>
              </w:pBdr>
              <w:spacing w:before="100" w:after="100"/>
              <w:ind w:left="100" w:right="100"/>
              <w:rPr>
                <w:ins w:id="2558" w:author="Mooney, Fintan" w:date="2026-01-12T22:40:00Z" w16du:dateUtc="2026-01-13T03:40:00Z"/>
                <w:rFonts w:ascii="Calibri" w:eastAsia="Helvetica" w:hAnsi="Calibri" w:cs="Calibri"/>
                <w:color w:val="000000"/>
              </w:rPr>
            </w:pPr>
            <w:ins w:id="2559" w:author="Mooney, Fintan" w:date="2026-01-12T22:40:00Z" w16du:dateUtc="2026-01-13T03:40:00Z">
              <w:r w:rsidRPr="004846D7">
                <w:rPr>
                  <w:rFonts w:ascii="Calibri" w:eastAsia="Helvetica" w:hAnsi="Calibri" w:cs="Calibri"/>
                  <w:color w:val="000000"/>
                </w:rPr>
                <w:t>Lag 1</w:t>
              </w:r>
            </w:ins>
          </w:p>
        </w:tc>
        <w:tc>
          <w:tcPr>
            <w:tcW w:w="476"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F5736D" w14:textId="77777777" w:rsidR="00B06691" w:rsidRPr="004846D7" w:rsidRDefault="00B06691" w:rsidP="008372CA">
            <w:pPr>
              <w:pBdr>
                <w:top w:val="none" w:sz="0" w:space="0" w:color="000000"/>
                <w:left w:val="none" w:sz="0" w:space="0" w:color="000000"/>
                <w:bottom w:val="none" w:sz="0" w:space="0" w:color="000000"/>
                <w:right w:val="none" w:sz="0" w:space="0" w:color="000000"/>
              </w:pBdr>
              <w:spacing w:before="100" w:after="100"/>
              <w:ind w:left="100" w:right="100"/>
              <w:rPr>
                <w:ins w:id="2560" w:author="Mooney, Fintan" w:date="2026-01-12T22:40:00Z" w16du:dateUtc="2026-01-13T03:40:00Z"/>
                <w:rFonts w:ascii="Calibri" w:eastAsia="Helvetica" w:hAnsi="Calibri" w:cs="Calibri"/>
                <w:color w:val="000000"/>
              </w:rPr>
            </w:pPr>
            <w:ins w:id="2561" w:author="Mooney, Fintan" w:date="2026-01-12T22:40:00Z" w16du:dateUtc="2026-01-13T03:40:00Z">
              <w:r w:rsidRPr="004846D7">
                <w:rPr>
                  <w:rFonts w:ascii="Calibri" w:eastAsia="Helvetica" w:hAnsi="Calibri" w:cs="Calibri"/>
                  <w:color w:val="000000"/>
                </w:rPr>
                <w:t>Lag 2</w:t>
              </w:r>
            </w:ins>
          </w:p>
        </w:tc>
        <w:tc>
          <w:tcPr>
            <w:tcW w:w="477"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59EDF8" w14:textId="77777777" w:rsidR="00B06691" w:rsidRPr="004846D7" w:rsidRDefault="00B06691" w:rsidP="008372CA">
            <w:pPr>
              <w:pBdr>
                <w:top w:val="none" w:sz="0" w:space="0" w:color="000000"/>
                <w:left w:val="none" w:sz="0" w:space="0" w:color="000000"/>
                <w:bottom w:val="none" w:sz="0" w:space="0" w:color="000000"/>
                <w:right w:val="none" w:sz="0" w:space="0" w:color="000000"/>
              </w:pBdr>
              <w:spacing w:before="100" w:after="100"/>
              <w:ind w:left="100" w:right="100"/>
              <w:rPr>
                <w:ins w:id="2562" w:author="Mooney, Fintan" w:date="2026-01-12T22:40:00Z" w16du:dateUtc="2026-01-13T03:40:00Z"/>
                <w:rFonts w:ascii="Calibri" w:eastAsia="Helvetica" w:hAnsi="Calibri" w:cs="Calibri"/>
                <w:color w:val="000000"/>
              </w:rPr>
            </w:pPr>
            <w:ins w:id="2563" w:author="Mooney, Fintan" w:date="2026-01-12T22:40:00Z" w16du:dateUtc="2026-01-13T03:40:00Z">
              <w:r w:rsidRPr="004846D7">
                <w:rPr>
                  <w:rFonts w:ascii="Calibri" w:eastAsia="Helvetica" w:hAnsi="Calibri" w:cs="Calibri"/>
                  <w:color w:val="000000"/>
                </w:rPr>
                <w:t>Lag 3</w:t>
              </w:r>
            </w:ins>
          </w:p>
        </w:tc>
        <w:tc>
          <w:tcPr>
            <w:tcW w:w="477"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0B26F8" w14:textId="77777777" w:rsidR="00B06691" w:rsidRPr="004846D7" w:rsidRDefault="00B06691" w:rsidP="008372CA">
            <w:pPr>
              <w:pBdr>
                <w:top w:val="none" w:sz="0" w:space="0" w:color="000000"/>
                <w:left w:val="none" w:sz="0" w:space="0" w:color="000000"/>
                <w:bottom w:val="none" w:sz="0" w:space="0" w:color="000000"/>
                <w:right w:val="none" w:sz="0" w:space="0" w:color="000000"/>
              </w:pBdr>
              <w:spacing w:before="100" w:after="100"/>
              <w:ind w:left="100" w:right="100"/>
              <w:rPr>
                <w:ins w:id="2564" w:author="Mooney, Fintan" w:date="2026-01-12T22:40:00Z" w16du:dateUtc="2026-01-13T03:40:00Z"/>
                <w:rFonts w:ascii="Calibri" w:eastAsia="Helvetica" w:hAnsi="Calibri" w:cs="Calibri"/>
                <w:color w:val="000000"/>
              </w:rPr>
            </w:pPr>
            <w:ins w:id="2565" w:author="Mooney, Fintan" w:date="2026-01-12T22:40:00Z" w16du:dateUtc="2026-01-13T03:40:00Z">
              <w:r w:rsidRPr="004846D7">
                <w:rPr>
                  <w:rFonts w:ascii="Calibri" w:eastAsia="Helvetica" w:hAnsi="Calibri" w:cs="Calibri"/>
                  <w:color w:val="000000"/>
                </w:rPr>
                <w:t>Lag 4</w:t>
              </w:r>
            </w:ins>
          </w:p>
        </w:tc>
        <w:tc>
          <w:tcPr>
            <w:tcW w:w="477"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E2FD2B" w14:textId="77777777" w:rsidR="00B06691" w:rsidRPr="004846D7" w:rsidRDefault="00B06691" w:rsidP="008372CA">
            <w:pPr>
              <w:pBdr>
                <w:top w:val="none" w:sz="0" w:space="0" w:color="000000"/>
                <w:left w:val="none" w:sz="0" w:space="0" w:color="000000"/>
                <w:bottom w:val="none" w:sz="0" w:space="0" w:color="000000"/>
                <w:right w:val="none" w:sz="0" w:space="0" w:color="000000"/>
              </w:pBdr>
              <w:spacing w:before="100" w:after="100"/>
              <w:ind w:left="100" w:right="100"/>
              <w:rPr>
                <w:ins w:id="2566" w:author="Mooney, Fintan" w:date="2026-01-12T22:40:00Z" w16du:dateUtc="2026-01-13T03:40:00Z"/>
                <w:rFonts w:ascii="Calibri" w:eastAsia="Helvetica" w:hAnsi="Calibri" w:cs="Calibri"/>
                <w:color w:val="000000"/>
              </w:rPr>
            </w:pPr>
            <w:ins w:id="2567" w:author="Mooney, Fintan" w:date="2026-01-12T22:40:00Z" w16du:dateUtc="2026-01-13T03:40:00Z">
              <w:r w:rsidRPr="004846D7">
                <w:rPr>
                  <w:rFonts w:ascii="Calibri" w:eastAsia="Helvetica" w:hAnsi="Calibri" w:cs="Calibri"/>
                  <w:color w:val="000000"/>
                </w:rPr>
                <w:t>Lag 5</w:t>
              </w:r>
            </w:ins>
          </w:p>
        </w:tc>
        <w:tc>
          <w:tcPr>
            <w:tcW w:w="477"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1724E0" w14:textId="77777777" w:rsidR="00B06691" w:rsidRPr="004846D7" w:rsidRDefault="00B06691" w:rsidP="008372CA">
            <w:pPr>
              <w:pBdr>
                <w:top w:val="none" w:sz="0" w:space="0" w:color="000000"/>
                <w:left w:val="none" w:sz="0" w:space="0" w:color="000000"/>
                <w:bottom w:val="none" w:sz="0" w:space="0" w:color="000000"/>
                <w:right w:val="none" w:sz="0" w:space="0" w:color="000000"/>
              </w:pBdr>
              <w:spacing w:before="100" w:after="100"/>
              <w:ind w:left="100" w:right="100"/>
              <w:rPr>
                <w:ins w:id="2568" w:author="Mooney, Fintan" w:date="2026-01-12T22:40:00Z" w16du:dateUtc="2026-01-13T03:40:00Z"/>
                <w:rFonts w:ascii="Calibri" w:eastAsia="Helvetica" w:hAnsi="Calibri" w:cs="Calibri"/>
                <w:color w:val="000000"/>
              </w:rPr>
            </w:pPr>
            <w:ins w:id="2569" w:author="Mooney, Fintan" w:date="2026-01-12T22:40:00Z" w16du:dateUtc="2026-01-13T03:40:00Z">
              <w:r w:rsidRPr="004846D7">
                <w:rPr>
                  <w:rFonts w:ascii="Calibri" w:eastAsia="Helvetica" w:hAnsi="Calibri" w:cs="Calibri"/>
                  <w:color w:val="000000"/>
                </w:rPr>
                <w:t>Lag 6</w:t>
              </w:r>
            </w:ins>
          </w:p>
        </w:tc>
        <w:tc>
          <w:tcPr>
            <w:tcW w:w="477"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EE7F71" w14:textId="77777777" w:rsidR="00B06691" w:rsidRPr="004846D7" w:rsidRDefault="00B06691" w:rsidP="008372CA">
            <w:pPr>
              <w:pBdr>
                <w:top w:val="none" w:sz="0" w:space="0" w:color="000000"/>
                <w:left w:val="none" w:sz="0" w:space="0" w:color="000000"/>
                <w:bottom w:val="none" w:sz="0" w:space="0" w:color="000000"/>
                <w:right w:val="none" w:sz="0" w:space="0" w:color="000000"/>
              </w:pBdr>
              <w:spacing w:before="100" w:after="100"/>
              <w:ind w:left="100" w:right="100"/>
              <w:rPr>
                <w:ins w:id="2570" w:author="Mooney, Fintan" w:date="2026-01-12T22:40:00Z" w16du:dateUtc="2026-01-13T03:40:00Z"/>
                <w:rFonts w:ascii="Calibri" w:eastAsia="Helvetica" w:hAnsi="Calibri" w:cs="Calibri"/>
                <w:color w:val="000000"/>
              </w:rPr>
            </w:pPr>
            <w:ins w:id="2571" w:author="Mooney, Fintan" w:date="2026-01-12T22:40:00Z" w16du:dateUtc="2026-01-13T03:40:00Z">
              <w:r w:rsidRPr="004846D7">
                <w:rPr>
                  <w:rFonts w:ascii="Calibri" w:eastAsia="Helvetica" w:hAnsi="Calibri" w:cs="Calibri"/>
                  <w:color w:val="000000"/>
                </w:rPr>
                <w:t>Lag 7</w:t>
              </w:r>
            </w:ins>
          </w:p>
        </w:tc>
        <w:tc>
          <w:tcPr>
            <w:tcW w:w="500" w:type="pct"/>
            <w:gridSpan w:val="2"/>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9BD243" w14:textId="77777777" w:rsidR="00B06691" w:rsidRPr="004846D7" w:rsidRDefault="00B06691" w:rsidP="008372CA">
            <w:pPr>
              <w:pBdr>
                <w:top w:val="none" w:sz="0" w:space="0" w:color="000000"/>
                <w:left w:val="none" w:sz="0" w:space="0" w:color="000000"/>
                <w:bottom w:val="none" w:sz="0" w:space="0" w:color="000000"/>
                <w:right w:val="none" w:sz="0" w:space="0" w:color="000000"/>
              </w:pBdr>
              <w:spacing w:before="100" w:after="100"/>
              <w:ind w:left="100" w:right="100"/>
              <w:rPr>
                <w:ins w:id="2572" w:author="Mooney, Fintan" w:date="2026-01-12T22:40:00Z" w16du:dateUtc="2026-01-13T03:40:00Z"/>
                <w:rFonts w:ascii="Calibri" w:eastAsia="Helvetica" w:hAnsi="Calibri" w:cs="Calibri"/>
                <w:color w:val="000000"/>
              </w:rPr>
            </w:pPr>
            <w:ins w:id="2573" w:author="Mooney, Fintan" w:date="2026-01-12T22:40:00Z" w16du:dateUtc="2026-01-13T03:40:00Z">
              <w:r w:rsidRPr="004846D7">
                <w:rPr>
                  <w:rFonts w:ascii="Calibri" w:eastAsia="Helvetica" w:hAnsi="Calibri" w:cs="Calibri"/>
                  <w:color w:val="000000"/>
                </w:rPr>
                <w:t>Lag 8</w:t>
              </w:r>
            </w:ins>
          </w:p>
        </w:tc>
      </w:tr>
      <w:tr w:rsidR="00472644" w14:paraId="0B081454" w14:textId="77777777" w:rsidTr="00472644">
        <w:trPr>
          <w:trHeight w:val="1126"/>
          <w:ins w:id="2574" w:author="Mooney, Fintan" w:date="2026-01-12T22:40:00Z"/>
        </w:trPr>
        <w:tc>
          <w:tcPr>
            <w:tcW w:w="686"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72A049" w14:textId="77777777" w:rsidR="00472644" w:rsidRPr="004846D7" w:rsidRDefault="00472644" w:rsidP="00472644">
            <w:pPr>
              <w:pBdr>
                <w:top w:val="none" w:sz="0" w:space="0" w:color="000000"/>
                <w:left w:val="none" w:sz="0" w:space="0" w:color="000000"/>
                <w:bottom w:val="none" w:sz="0" w:space="0" w:color="000000"/>
                <w:right w:val="none" w:sz="0" w:space="0" w:color="000000"/>
              </w:pBdr>
              <w:spacing w:before="100" w:after="100"/>
              <w:ind w:left="100" w:right="100"/>
              <w:rPr>
                <w:ins w:id="2575" w:author="Mooney, Fintan" w:date="2026-01-12T22:40:00Z" w16du:dateUtc="2026-01-13T03:40:00Z"/>
                <w:rFonts w:ascii="Calibri" w:eastAsia="Helvetica" w:hAnsi="Calibri" w:cs="Calibri"/>
                <w:color w:val="000000"/>
              </w:rPr>
            </w:pPr>
            <w:ins w:id="2576" w:author="Mooney, Fintan" w:date="2026-01-12T22:40:00Z" w16du:dateUtc="2026-01-13T03:40:00Z">
              <w:r w:rsidRPr="004846D7">
                <w:rPr>
                  <w:rFonts w:ascii="Calibri" w:eastAsia="Helvetica" w:hAnsi="Calibri" w:cs="Calibri"/>
                  <w:color w:val="000000"/>
                </w:rPr>
                <w:t>Anseriformes (Crude)</w:t>
              </w:r>
            </w:ins>
          </w:p>
        </w:tc>
        <w:tc>
          <w:tcPr>
            <w:tcW w:w="476"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7BD1B4" w14:textId="461B2B5A" w:rsidR="00472644" w:rsidRPr="00472644" w:rsidRDefault="00472644" w:rsidP="00472644">
            <w:pPr>
              <w:pBdr>
                <w:top w:val="none" w:sz="0" w:space="0" w:color="000000"/>
                <w:left w:val="none" w:sz="0" w:space="0" w:color="000000"/>
                <w:bottom w:val="none" w:sz="0" w:space="0" w:color="000000"/>
                <w:right w:val="none" w:sz="0" w:space="0" w:color="000000"/>
              </w:pBdr>
              <w:spacing w:before="100" w:after="100"/>
              <w:ind w:left="100" w:right="100"/>
              <w:rPr>
                <w:ins w:id="2577" w:author="Mooney, Fintan" w:date="2026-01-12T22:40:00Z" w16du:dateUtc="2026-01-13T03:40:00Z"/>
                <w:rFonts w:ascii="Calibri" w:eastAsia="Helvetica" w:hAnsi="Calibri" w:cs="Calibri"/>
                <w:color w:val="000000"/>
                <w:sz w:val="22"/>
                <w:szCs w:val="22"/>
              </w:rPr>
            </w:pPr>
            <w:ins w:id="2578" w:author="Mooney, Fintan" w:date="2026-01-14T20:58:00Z" w16du:dateUtc="2026-01-15T01:58:00Z">
              <w:r w:rsidRPr="00472644">
                <w:rPr>
                  <w:rFonts w:ascii="Calibri" w:eastAsia="Helvetica" w:hAnsi="Calibri" w:cs="Calibri"/>
                  <w:color w:val="000000"/>
                  <w:sz w:val="22"/>
                  <w:szCs w:val="22"/>
                  <w:rPrChange w:id="2579" w:author="Mooney, Fintan" w:date="2026-01-14T20:58:00Z" w16du:dateUtc="2026-01-15T01:58:00Z">
                    <w:rPr>
                      <w:rFonts w:ascii="Helvetica" w:eastAsia="Helvetica" w:hAnsi="Helvetica" w:cs="Helvetica"/>
                      <w:color w:val="000000"/>
                      <w:sz w:val="22"/>
                      <w:szCs w:val="22"/>
                    </w:rPr>
                  </w:rPrChange>
                </w:rPr>
                <w:t>1.21 (0.89, 1.65)</w:t>
              </w:r>
            </w:ins>
          </w:p>
        </w:tc>
        <w:tc>
          <w:tcPr>
            <w:tcW w:w="47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28E7A4" w14:textId="0DD1E031" w:rsidR="00472644" w:rsidRPr="00472644" w:rsidRDefault="00472644" w:rsidP="00472644">
            <w:pPr>
              <w:pBdr>
                <w:top w:val="none" w:sz="0" w:space="0" w:color="000000"/>
                <w:left w:val="none" w:sz="0" w:space="0" w:color="000000"/>
                <w:bottom w:val="none" w:sz="0" w:space="0" w:color="000000"/>
                <w:right w:val="none" w:sz="0" w:space="0" w:color="000000"/>
              </w:pBdr>
              <w:spacing w:before="100" w:after="100"/>
              <w:ind w:left="100" w:right="100"/>
              <w:rPr>
                <w:ins w:id="2580" w:author="Mooney, Fintan" w:date="2026-01-12T22:40:00Z" w16du:dateUtc="2026-01-13T03:40:00Z"/>
                <w:rFonts w:ascii="Calibri" w:eastAsia="Helvetica" w:hAnsi="Calibri" w:cs="Calibri"/>
                <w:b/>
                <w:color w:val="000000"/>
                <w:sz w:val="22"/>
                <w:szCs w:val="22"/>
              </w:rPr>
            </w:pPr>
            <w:ins w:id="2581" w:author="Mooney, Fintan" w:date="2026-01-14T20:58:00Z" w16du:dateUtc="2026-01-15T01:58:00Z">
              <w:r w:rsidRPr="00472644">
                <w:rPr>
                  <w:rFonts w:ascii="Calibri" w:eastAsia="Helvetica" w:hAnsi="Calibri" w:cs="Calibri"/>
                  <w:b/>
                  <w:color w:val="000000"/>
                  <w:sz w:val="22"/>
                  <w:szCs w:val="22"/>
                  <w:rPrChange w:id="2582" w:author="Mooney, Fintan" w:date="2026-01-14T20:58:00Z" w16du:dateUtc="2026-01-15T01:58:00Z">
                    <w:rPr>
                      <w:rFonts w:ascii="Helvetica" w:eastAsia="Helvetica" w:hAnsi="Helvetica" w:cs="Helvetica"/>
                      <w:b/>
                      <w:color w:val="000000"/>
                      <w:sz w:val="22"/>
                      <w:szCs w:val="22"/>
                    </w:rPr>
                  </w:rPrChange>
                </w:rPr>
                <w:t>1.38 (1.08, 1.77)</w:t>
              </w:r>
            </w:ins>
          </w:p>
        </w:tc>
        <w:tc>
          <w:tcPr>
            <w:tcW w:w="476"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4B6527" w14:textId="5835A870" w:rsidR="00472644" w:rsidRPr="00472644" w:rsidRDefault="00472644" w:rsidP="00472644">
            <w:pPr>
              <w:pBdr>
                <w:top w:val="none" w:sz="0" w:space="0" w:color="000000"/>
                <w:left w:val="none" w:sz="0" w:space="0" w:color="000000"/>
                <w:bottom w:val="none" w:sz="0" w:space="0" w:color="000000"/>
                <w:right w:val="none" w:sz="0" w:space="0" w:color="000000"/>
              </w:pBdr>
              <w:spacing w:before="100" w:after="100"/>
              <w:ind w:left="100" w:right="100"/>
              <w:rPr>
                <w:ins w:id="2583" w:author="Mooney, Fintan" w:date="2026-01-12T22:40:00Z" w16du:dateUtc="2026-01-13T03:40:00Z"/>
                <w:rFonts w:ascii="Calibri" w:eastAsia="Helvetica" w:hAnsi="Calibri" w:cs="Calibri"/>
                <w:b/>
                <w:color w:val="000000"/>
                <w:sz w:val="22"/>
                <w:szCs w:val="22"/>
              </w:rPr>
            </w:pPr>
            <w:ins w:id="2584" w:author="Mooney, Fintan" w:date="2026-01-14T20:58:00Z" w16du:dateUtc="2026-01-15T01:58:00Z">
              <w:r w:rsidRPr="00472644">
                <w:rPr>
                  <w:rFonts w:ascii="Calibri" w:eastAsia="Helvetica" w:hAnsi="Calibri" w:cs="Calibri"/>
                  <w:b/>
                  <w:color w:val="000000"/>
                  <w:sz w:val="22"/>
                  <w:szCs w:val="22"/>
                  <w:rPrChange w:id="2585" w:author="Mooney, Fintan" w:date="2026-01-14T20:58:00Z" w16du:dateUtc="2026-01-15T01:58:00Z">
                    <w:rPr>
                      <w:rFonts w:ascii="Helvetica" w:eastAsia="Helvetica" w:hAnsi="Helvetica" w:cs="Helvetica"/>
                      <w:b/>
                      <w:color w:val="000000"/>
                      <w:sz w:val="22"/>
                      <w:szCs w:val="22"/>
                    </w:rPr>
                  </w:rPrChange>
                </w:rPr>
                <w:t>1.57 (1.27, 1.94)</w:t>
              </w:r>
            </w:ins>
          </w:p>
        </w:tc>
        <w:tc>
          <w:tcPr>
            <w:tcW w:w="47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747C8E" w14:textId="1216EED9" w:rsidR="00472644" w:rsidRPr="00472644" w:rsidRDefault="00472644" w:rsidP="00472644">
            <w:pPr>
              <w:pBdr>
                <w:top w:val="none" w:sz="0" w:space="0" w:color="000000"/>
                <w:left w:val="none" w:sz="0" w:space="0" w:color="000000"/>
                <w:bottom w:val="none" w:sz="0" w:space="0" w:color="000000"/>
                <w:right w:val="none" w:sz="0" w:space="0" w:color="000000"/>
              </w:pBdr>
              <w:spacing w:before="100" w:after="100"/>
              <w:ind w:left="100" w:right="100"/>
              <w:rPr>
                <w:ins w:id="2586" w:author="Mooney, Fintan" w:date="2026-01-12T22:40:00Z" w16du:dateUtc="2026-01-13T03:40:00Z"/>
                <w:rFonts w:ascii="Calibri" w:eastAsia="Helvetica" w:hAnsi="Calibri" w:cs="Calibri"/>
                <w:b/>
                <w:color w:val="000000"/>
                <w:sz w:val="22"/>
                <w:szCs w:val="22"/>
              </w:rPr>
            </w:pPr>
            <w:ins w:id="2587" w:author="Mooney, Fintan" w:date="2026-01-14T20:58:00Z" w16du:dateUtc="2026-01-15T01:58:00Z">
              <w:r w:rsidRPr="00472644">
                <w:rPr>
                  <w:rFonts w:ascii="Calibri" w:eastAsia="Helvetica" w:hAnsi="Calibri" w:cs="Calibri"/>
                  <w:b/>
                  <w:color w:val="000000"/>
                  <w:sz w:val="22"/>
                  <w:szCs w:val="22"/>
                  <w:rPrChange w:id="2588" w:author="Mooney, Fintan" w:date="2026-01-14T20:58:00Z" w16du:dateUtc="2026-01-15T01:58:00Z">
                    <w:rPr>
                      <w:rFonts w:ascii="Helvetica" w:eastAsia="Helvetica" w:hAnsi="Helvetica" w:cs="Helvetica"/>
                      <w:b/>
                      <w:color w:val="000000"/>
                      <w:sz w:val="22"/>
                      <w:szCs w:val="22"/>
                    </w:rPr>
                  </w:rPrChange>
                </w:rPr>
                <w:t>1.78 (1.44, 2.22)</w:t>
              </w:r>
            </w:ins>
          </w:p>
        </w:tc>
        <w:tc>
          <w:tcPr>
            <w:tcW w:w="47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DB494D" w14:textId="6519B808" w:rsidR="00472644" w:rsidRPr="00472644" w:rsidRDefault="00472644" w:rsidP="00472644">
            <w:pPr>
              <w:pBdr>
                <w:top w:val="none" w:sz="0" w:space="0" w:color="000000"/>
                <w:left w:val="none" w:sz="0" w:space="0" w:color="000000"/>
                <w:bottom w:val="none" w:sz="0" w:space="0" w:color="000000"/>
                <w:right w:val="none" w:sz="0" w:space="0" w:color="000000"/>
              </w:pBdr>
              <w:spacing w:before="100" w:after="100"/>
              <w:ind w:left="100" w:right="100"/>
              <w:rPr>
                <w:ins w:id="2589" w:author="Mooney, Fintan" w:date="2026-01-12T22:40:00Z" w16du:dateUtc="2026-01-13T03:40:00Z"/>
                <w:rFonts w:ascii="Calibri" w:eastAsia="Helvetica" w:hAnsi="Calibri" w:cs="Calibri"/>
                <w:b/>
                <w:color w:val="000000"/>
                <w:sz w:val="22"/>
                <w:szCs w:val="22"/>
              </w:rPr>
            </w:pPr>
            <w:ins w:id="2590" w:author="Mooney, Fintan" w:date="2026-01-14T20:58:00Z" w16du:dateUtc="2026-01-15T01:58:00Z">
              <w:r w:rsidRPr="00472644">
                <w:rPr>
                  <w:rFonts w:ascii="Calibri" w:eastAsia="Helvetica" w:hAnsi="Calibri" w:cs="Calibri"/>
                  <w:b/>
                  <w:color w:val="000000"/>
                  <w:sz w:val="22"/>
                  <w:szCs w:val="22"/>
                  <w:rPrChange w:id="2591" w:author="Mooney, Fintan" w:date="2026-01-14T20:58:00Z" w16du:dateUtc="2026-01-15T01:58:00Z">
                    <w:rPr>
                      <w:rFonts w:ascii="Helvetica" w:eastAsia="Helvetica" w:hAnsi="Helvetica" w:cs="Helvetica"/>
                      <w:b/>
                      <w:color w:val="000000"/>
                      <w:sz w:val="22"/>
                      <w:szCs w:val="22"/>
                    </w:rPr>
                  </w:rPrChange>
                </w:rPr>
                <w:t>2.03 (1.57, 2.62)</w:t>
              </w:r>
            </w:ins>
          </w:p>
        </w:tc>
        <w:tc>
          <w:tcPr>
            <w:tcW w:w="47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97D02A" w14:textId="2F3FB514" w:rsidR="00472644" w:rsidRPr="00472644" w:rsidRDefault="00472644" w:rsidP="00472644">
            <w:pPr>
              <w:pBdr>
                <w:top w:val="none" w:sz="0" w:space="0" w:color="000000"/>
                <w:left w:val="none" w:sz="0" w:space="0" w:color="000000"/>
                <w:bottom w:val="none" w:sz="0" w:space="0" w:color="000000"/>
                <w:right w:val="none" w:sz="0" w:space="0" w:color="000000"/>
              </w:pBdr>
              <w:spacing w:before="100" w:after="100"/>
              <w:ind w:left="100" w:right="100"/>
              <w:rPr>
                <w:ins w:id="2592" w:author="Mooney, Fintan" w:date="2026-01-12T22:40:00Z" w16du:dateUtc="2026-01-13T03:40:00Z"/>
                <w:rFonts w:ascii="Calibri" w:eastAsia="Helvetica" w:hAnsi="Calibri" w:cs="Calibri"/>
                <w:b/>
                <w:color w:val="000000"/>
                <w:sz w:val="22"/>
                <w:szCs w:val="22"/>
              </w:rPr>
            </w:pPr>
            <w:ins w:id="2593" w:author="Mooney, Fintan" w:date="2026-01-14T20:58:00Z" w16du:dateUtc="2026-01-15T01:58:00Z">
              <w:r w:rsidRPr="00472644">
                <w:rPr>
                  <w:rFonts w:ascii="Calibri" w:eastAsia="Helvetica" w:hAnsi="Calibri" w:cs="Calibri"/>
                  <w:b/>
                  <w:color w:val="000000"/>
                  <w:sz w:val="22"/>
                  <w:szCs w:val="22"/>
                  <w:rPrChange w:id="2594" w:author="Mooney, Fintan" w:date="2026-01-14T20:58:00Z" w16du:dateUtc="2026-01-15T01:58:00Z">
                    <w:rPr>
                      <w:rFonts w:ascii="Helvetica" w:eastAsia="Helvetica" w:hAnsi="Helvetica" w:cs="Helvetica"/>
                      <w:b/>
                      <w:color w:val="000000"/>
                      <w:sz w:val="22"/>
                      <w:szCs w:val="22"/>
                    </w:rPr>
                  </w:rPrChange>
                </w:rPr>
                <w:t>2.31 (1.68, 3.16)</w:t>
              </w:r>
            </w:ins>
          </w:p>
        </w:tc>
        <w:tc>
          <w:tcPr>
            <w:tcW w:w="47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198FC9" w14:textId="7775268E" w:rsidR="00472644" w:rsidRPr="00472644" w:rsidRDefault="00472644" w:rsidP="00472644">
            <w:pPr>
              <w:pBdr>
                <w:top w:val="none" w:sz="0" w:space="0" w:color="000000"/>
                <w:left w:val="none" w:sz="0" w:space="0" w:color="000000"/>
                <w:bottom w:val="none" w:sz="0" w:space="0" w:color="000000"/>
                <w:right w:val="none" w:sz="0" w:space="0" w:color="000000"/>
              </w:pBdr>
              <w:spacing w:before="100" w:after="100"/>
              <w:ind w:left="100" w:right="100"/>
              <w:rPr>
                <w:ins w:id="2595" w:author="Mooney, Fintan" w:date="2026-01-12T22:40:00Z" w16du:dateUtc="2026-01-13T03:40:00Z"/>
                <w:rFonts w:ascii="Calibri" w:eastAsia="Helvetica" w:hAnsi="Calibri" w:cs="Calibri"/>
                <w:b/>
                <w:color w:val="000000"/>
                <w:sz w:val="22"/>
                <w:szCs w:val="22"/>
              </w:rPr>
            </w:pPr>
            <w:ins w:id="2596" w:author="Mooney, Fintan" w:date="2026-01-14T20:58:00Z" w16du:dateUtc="2026-01-15T01:58:00Z">
              <w:r w:rsidRPr="00472644">
                <w:rPr>
                  <w:rFonts w:ascii="Calibri" w:eastAsia="Helvetica" w:hAnsi="Calibri" w:cs="Calibri"/>
                  <w:b/>
                  <w:color w:val="000000"/>
                  <w:sz w:val="22"/>
                  <w:szCs w:val="22"/>
                  <w:rPrChange w:id="2597" w:author="Mooney, Fintan" w:date="2026-01-14T20:58:00Z" w16du:dateUtc="2026-01-15T01:58:00Z">
                    <w:rPr>
                      <w:rFonts w:ascii="Helvetica" w:eastAsia="Helvetica" w:hAnsi="Helvetica" w:cs="Helvetica"/>
                      <w:b/>
                      <w:color w:val="000000"/>
                      <w:sz w:val="22"/>
                      <w:szCs w:val="22"/>
                    </w:rPr>
                  </w:rPrChange>
                </w:rPr>
                <w:t>2.62 (1.78, 3.87)</w:t>
              </w:r>
            </w:ins>
          </w:p>
        </w:tc>
        <w:tc>
          <w:tcPr>
            <w:tcW w:w="47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ADD229" w14:textId="2CC1F41F" w:rsidR="00472644" w:rsidRPr="00472644" w:rsidRDefault="00472644" w:rsidP="00472644">
            <w:pPr>
              <w:pBdr>
                <w:top w:val="none" w:sz="0" w:space="0" w:color="000000"/>
                <w:left w:val="none" w:sz="0" w:space="0" w:color="000000"/>
                <w:bottom w:val="none" w:sz="0" w:space="0" w:color="000000"/>
                <w:right w:val="none" w:sz="0" w:space="0" w:color="000000"/>
              </w:pBdr>
              <w:spacing w:before="100" w:after="100"/>
              <w:ind w:left="100" w:right="100"/>
              <w:rPr>
                <w:ins w:id="2598" w:author="Mooney, Fintan" w:date="2026-01-12T22:40:00Z" w16du:dateUtc="2026-01-13T03:40:00Z"/>
                <w:rFonts w:ascii="Calibri" w:eastAsia="Helvetica" w:hAnsi="Calibri" w:cs="Calibri"/>
                <w:b/>
                <w:color w:val="000000"/>
                <w:sz w:val="22"/>
                <w:szCs w:val="22"/>
              </w:rPr>
            </w:pPr>
            <w:ins w:id="2599" w:author="Mooney, Fintan" w:date="2026-01-14T20:58:00Z" w16du:dateUtc="2026-01-15T01:58:00Z">
              <w:r w:rsidRPr="00472644">
                <w:rPr>
                  <w:rFonts w:ascii="Calibri" w:eastAsia="Helvetica" w:hAnsi="Calibri" w:cs="Calibri"/>
                  <w:b/>
                  <w:color w:val="000000"/>
                  <w:sz w:val="22"/>
                  <w:szCs w:val="22"/>
                  <w:rPrChange w:id="2600" w:author="Mooney, Fintan" w:date="2026-01-14T20:58:00Z" w16du:dateUtc="2026-01-15T01:58:00Z">
                    <w:rPr>
                      <w:rFonts w:ascii="Helvetica" w:eastAsia="Helvetica" w:hAnsi="Helvetica" w:cs="Helvetica"/>
                      <w:b/>
                      <w:color w:val="000000"/>
                      <w:sz w:val="22"/>
                      <w:szCs w:val="22"/>
                    </w:rPr>
                  </w:rPrChange>
                </w:rPr>
                <w:t>2.98 (1.87, 4.76)</w:t>
              </w:r>
            </w:ins>
          </w:p>
        </w:tc>
        <w:tc>
          <w:tcPr>
            <w:tcW w:w="500" w:type="pct"/>
            <w:gridSpan w:val="2"/>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64406A" w14:textId="66AA7C8B" w:rsidR="00472644" w:rsidRPr="00472644" w:rsidRDefault="00472644" w:rsidP="00472644">
            <w:pPr>
              <w:pBdr>
                <w:top w:val="none" w:sz="0" w:space="0" w:color="000000"/>
                <w:left w:val="none" w:sz="0" w:space="0" w:color="000000"/>
                <w:bottom w:val="none" w:sz="0" w:space="0" w:color="000000"/>
                <w:right w:val="none" w:sz="0" w:space="0" w:color="000000"/>
              </w:pBdr>
              <w:spacing w:before="100" w:after="100"/>
              <w:ind w:left="100" w:right="100"/>
              <w:rPr>
                <w:ins w:id="2601" w:author="Mooney, Fintan" w:date="2026-01-12T22:40:00Z" w16du:dateUtc="2026-01-13T03:40:00Z"/>
                <w:rFonts w:ascii="Calibri" w:eastAsia="Helvetica" w:hAnsi="Calibri" w:cs="Calibri"/>
                <w:b/>
                <w:color w:val="000000"/>
                <w:sz w:val="22"/>
                <w:szCs w:val="22"/>
              </w:rPr>
            </w:pPr>
            <w:ins w:id="2602" w:author="Mooney, Fintan" w:date="2026-01-14T20:58:00Z" w16du:dateUtc="2026-01-15T01:58:00Z">
              <w:r w:rsidRPr="00472644">
                <w:rPr>
                  <w:rFonts w:ascii="Calibri" w:eastAsia="Helvetica" w:hAnsi="Calibri" w:cs="Calibri"/>
                  <w:b/>
                  <w:color w:val="000000"/>
                  <w:sz w:val="22"/>
                  <w:szCs w:val="22"/>
                  <w:rPrChange w:id="2603" w:author="Mooney, Fintan" w:date="2026-01-14T20:58:00Z" w16du:dateUtc="2026-01-15T01:58:00Z">
                    <w:rPr>
                      <w:rFonts w:ascii="Helvetica" w:eastAsia="Helvetica" w:hAnsi="Helvetica" w:cs="Helvetica"/>
                      <w:b/>
                      <w:color w:val="000000"/>
                      <w:sz w:val="22"/>
                      <w:szCs w:val="22"/>
                    </w:rPr>
                  </w:rPrChange>
                </w:rPr>
                <w:t>3.39 (1.96, 5.89)</w:t>
              </w:r>
            </w:ins>
          </w:p>
        </w:tc>
      </w:tr>
      <w:tr w:rsidR="00472644" w14:paraId="029C7BDC" w14:textId="77777777" w:rsidTr="00472644">
        <w:trPr>
          <w:trHeight w:val="1066"/>
          <w:ins w:id="2604" w:author="Mooney, Fintan" w:date="2026-01-12T22:40:00Z"/>
        </w:trPr>
        <w:tc>
          <w:tcPr>
            <w:tcW w:w="6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008AB2" w14:textId="77777777" w:rsidR="00472644" w:rsidRPr="004846D7" w:rsidRDefault="00472644" w:rsidP="00472644">
            <w:pPr>
              <w:pBdr>
                <w:top w:val="none" w:sz="0" w:space="0" w:color="000000"/>
                <w:left w:val="none" w:sz="0" w:space="0" w:color="000000"/>
                <w:bottom w:val="none" w:sz="0" w:space="0" w:color="000000"/>
                <w:right w:val="none" w:sz="0" w:space="0" w:color="000000"/>
              </w:pBdr>
              <w:spacing w:before="100" w:after="100"/>
              <w:ind w:left="100" w:right="100"/>
              <w:rPr>
                <w:ins w:id="2605" w:author="Mooney, Fintan" w:date="2026-01-12T22:40:00Z" w16du:dateUtc="2026-01-13T03:40:00Z"/>
                <w:rFonts w:ascii="Calibri" w:eastAsia="Helvetica" w:hAnsi="Calibri" w:cs="Calibri"/>
                <w:color w:val="000000"/>
              </w:rPr>
            </w:pPr>
            <w:ins w:id="2606" w:author="Mooney, Fintan" w:date="2026-01-12T22:40:00Z" w16du:dateUtc="2026-01-13T03:40:00Z">
              <w:r w:rsidRPr="004846D7">
                <w:rPr>
                  <w:rFonts w:ascii="Calibri" w:eastAsia="Helvetica" w:hAnsi="Calibri" w:cs="Calibri"/>
                  <w:color w:val="000000"/>
                </w:rPr>
                <w:t>Predators (Crude)</w:t>
              </w:r>
            </w:ins>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5A0A3" w14:textId="76BEC250" w:rsidR="00472644" w:rsidRPr="00472644" w:rsidRDefault="00472644" w:rsidP="00472644">
            <w:pPr>
              <w:pBdr>
                <w:top w:val="none" w:sz="0" w:space="0" w:color="000000"/>
                <w:left w:val="none" w:sz="0" w:space="0" w:color="000000"/>
                <w:bottom w:val="none" w:sz="0" w:space="0" w:color="000000"/>
                <w:right w:val="none" w:sz="0" w:space="0" w:color="000000"/>
              </w:pBdr>
              <w:spacing w:before="100" w:after="100"/>
              <w:ind w:left="100" w:right="100"/>
              <w:rPr>
                <w:ins w:id="2607" w:author="Mooney, Fintan" w:date="2026-01-12T22:40:00Z" w16du:dateUtc="2026-01-13T03:40:00Z"/>
                <w:rFonts w:ascii="Calibri" w:eastAsia="Helvetica" w:hAnsi="Calibri" w:cs="Calibri"/>
                <w:b/>
                <w:color w:val="000000"/>
                <w:sz w:val="22"/>
                <w:szCs w:val="22"/>
              </w:rPr>
            </w:pPr>
            <w:ins w:id="2608" w:author="Mooney, Fintan" w:date="2026-01-14T20:58:00Z" w16du:dateUtc="2026-01-15T01:58:00Z">
              <w:r w:rsidRPr="00472644">
                <w:rPr>
                  <w:rFonts w:ascii="Calibri" w:eastAsia="Helvetica" w:hAnsi="Calibri" w:cs="Calibri"/>
                  <w:b/>
                  <w:color w:val="000000"/>
                  <w:sz w:val="22"/>
                  <w:szCs w:val="22"/>
                  <w:rPrChange w:id="2609" w:author="Mooney, Fintan" w:date="2026-01-14T20:58:00Z" w16du:dateUtc="2026-01-15T01:58:00Z">
                    <w:rPr>
                      <w:rFonts w:ascii="Helvetica" w:eastAsia="Helvetica" w:hAnsi="Helvetica" w:cs="Helvetica"/>
                      <w:b/>
                      <w:color w:val="000000"/>
                      <w:sz w:val="22"/>
                      <w:szCs w:val="22"/>
                    </w:rPr>
                  </w:rPrChange>
                </w:rPr>
                <w:t>0.72 (0.53, 0.98)</w:t>
              </w:r>
            </w:ins>
          </w:p>
        </w:tc>
        <w:tc>
          <w:tcPr>
            <w:tcW w:w="47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805C1E" w14:textId="755AB8A9" w:rsidR="00472644" w:rsidRPr="00472644" w:rsidRDefault="00472644" w:rsidP="00472644">
            <w:pPr>
              <w:pBdr>
                <w:top w:val="none" w:sz="0" w:space="0" w:color="000000"/>
                <w:left w:val="none" w:sz="0" w:space="0" w:color="000000"/>
                <w:bottom w:val="none" w:sz="0" w:space="0" w:color="000000"/>
                <w:right w:val="none" w:sz="0" w:space="0" w:color="000000"/>
              </w:pBdr>
              <w:spacing w:before="100" w:after="100"/>
              <w:ind w:left="100" w:right="100"/>
              <w:rPr>
                <w:ins w:id="2610" w:author="Mooney, Fintan" w:date="2026-01-12T22:40:00Z" w16du:dateUtc="2026-01-13T03:40:00Z"/>
                <w:rFonts w:ascii="Calibri" w:eastAsia="Helvetica" w:hAnsi="Calibri" w:cs="Calibri"/>
                <w:color w:val="000000"/>
                <w:sz w:val="22"/>
                <w:szCs w:val="22"/>
              </w:rPr>
            </w:pPr>
            <w:ins w:id="2611" w:author="Mooney, Fintan" w:date="2026-01-14T20:58:00Z" w16du:dateUtc="2026-01-15T01:58:00Z">
              <w:r w:rsidRPr="00472644">
                <w:rPr>
                  <w:rFonts w:ascii="Calibri" w:eastAsia="Helvetica" w:hAnsi="Calibri" w:cs="Calibri"/>
                  <w:color w:val="000000"/>
                  <w:sz w:val="22"/>
                  <w:szCs w:val="22"/>
                  <w:rPrChange w:id="2612" w:author="Mooney, Fintan" w:date="2026-01-14T20:58:00Z" w16du:dateUtc="2026-01-15T01:58:00Z">
                    <w:rPr>
                      <w:rFonts w:ascii="Helvetica" w:eastAsia="Helvetica" w:hAnsi="Helvetica" w:cs="Helvetica"/>
                      <w:color w:val="000000"/>
                      <w:sz w:val="22"/>
                      <w:szCs w:val="22"/>
                    </w:rPr>
                  </w:rPrChange>
                </w:rPr>
                <w:t>0.83 (0.65, 1.06)</w:t>
              </w:r>
            </w:ins>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5AA8A4" w14:textId="0C779526" w:rsidR="00472644" w:rsidRPr="00472644" w:rsidRDefault="00472644" w:rsidP="00472644">
            <w:pPr>
              <w:pBdr>
                <w:top w:val="none" w:sz="0" w:space="0" w:color="000000"/>
                <w:left w:val="none" w:sz="0" w:space="0" w:color="000000"/>
                <w:bottom w:val="none" w:sz="0" w:space="0" w:color="000000"/>
                <w:right w:val="none" w:sz="0" w:space="0" w:color="000000"/>
              </w:pBdr>
              <w:spacing w:before="100" w:after="100"/>
              <w:ind w:left="100" w:right="100"/>
              <w:rPr>
                <w:ins w:id="2613" w:author="Mooney, Fintan" w:date="2026-01-12T22:40:00Z" w16du:dateUtc="2026-01-13T03:40:00Z"/>
                <w:rFonts w:ascii="Calibri" w:eastAsia="Helvetica" w:hAnsi="Calibri" w:cs="Calibri"/>
                <w:color w:val="000000"/>
                <w:sz w:val="22"/>
                <w:szCs w:val="22"/>
              </w:rPr>
            </w:pPr>
            <w:ins w:id="2614" w:author="Mooney, Fintan" w:date="2026-01-14T20:58:00Z" w16du:dateUtc="2026-01-15T01:58:00Z">
              <w:r w:rsidRPr="00472644">
                <w:rPr>
                  <w:rFonts w:ascii="Calibri" w:eastAsia="Helvetica" w:hAnsi="Calibri" w:cs="Calibri"/>
                  <w:color w:val="000000"/>
                  <w:sz w:val="22"/>
                  <w:szCs w:val="22"/>
                  <w:rPrChange w:id="2615" w:author="Mooney, Fintan" w:date="2026-01-14T20:58:00Z" w16du:dateUtc="2026-01-15T01:58:00Z">
                    <w:rPr>
                      <w:rFonts w:ascii="Helvetica" w:eastAsia="Helvetica" w:hAnsi="Helvetica" w:cs="Helvetica"/>
                      <w:color w:val="000000"/>
                      <w:sz w:val="22"/>
                      <w:szCs w:val="22"/>
                    </w:rPr>
                  </w:rPrChange>
                </w:rPr>
                <w:t>0.96 (0.79, 1.17)</w:t>
              </w:r>
            </w:ins>
          </w:p>
        </w:tc>
        <w:tc>
          <w:tcPr>
            <w:tcW w:w="47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0468D5" w14:textId="69AC29B2" w:rsidR="00472644" w:rsidRPr="00472644" w:rsidRDefault="00472644" w:rsidP="00472644">
            <w:pPr>
              <w:pBdr>
                <w:top w:val="none" w:sz="0" w:space="0" w:color="000000"/>
                <w:left w:val="none" w:sz="0" w:space="0" w:color="000000"/>
                <w:bottom w:val="none" w:sz="0" w:space="0" w:color="000000"/>
                <w:right w:val="none" w:sz="0" w:space="0" w:color="000000"/>
              </w:pBdr>
              <w:spacing w:before="100" w:after="100"/>
              <w:ind w:left="100" w:right="100"/>
              <w:rPr>
                <w:ins w:id="2616" w:author="Mooney, Fintan" w:date="2026-01-12T22:40:00Z" w16du:dateUtc="2026-01-13T03:40:00Z"/>
                <w:rFonts w:ascii="Calibri" w:eastAsia="Helvetica" w:hAnsi="Calibri" w:cs="Calibri"/>
                <w:color w:val="000000"/>
                <w:sz w:val="22"/>
                <w:szCs w:val="22"/>
              </w:rPr>
            </w:pPr>
            <w:ins w:id="2617" w:author="Mooney, Fintan" w:date="2026-01-14T20:58:00Z" w16du:dateUtc="2026-01-15T01:58:00Z">
              <w:r w:rsidRPr="00472644">
                <w:rPr>
                  <w:rFonts w:ascii="Calibri" w:eastAsia="Helvetica" w:hAnsi="Calibri" w:cs="Calibri"/>
                  <w:color w:val="000000"/>
                  <w:sz w:val="22"/>
                  <w:szCs w:val="22"/>
                  <w:rPrChange w:id="2618" w:author="Mooney, Fintan" w:date="2026-01-14T20:58:00Z" w16du:dateUtc="2026-01-15T01:58:00Z">
                    <w:rPr>
                      <w:rFonts w:ascii="Helvetica" w:eastAsia="Helvetica" w:hAnsi="Helvetica" w:cs="Helvetica"/>
                      <w:color w:val="000000"/>
                      <w:sz w:val="22"/>
                      <w:szCs w:val="22"/>
                    </w:rPr>
                  </w:rPrChange>
                </w:rPr>
                <w:t>1.11 (0.93, 1.31)</w:t>
              </w:r>
            </w:ins>
          </w:p>
        </w:tc>
        <w:tc>
          <w:tcPr>
            <w:tcW w:w="47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367CC5" w14:textId="04E16B37" w:rsidR="00472644" w:rsidRPr="00472644" w:rsidRDefault="00472644" w:rsidP="00472644">
            <w:pPr>
              <w:pBdr>
                <w:top w:val="none" w:sz="0" w:space="0" w:color="000000"/>
                <w:left w:val="none" w:sz="0" w:space="0" w:color="000000"/>
                <w:bottom w:val="none" w:sz="0" w:space="0" w:color="000000"/>
                <w:right w:val="none" w:sz="0" w:space="0" w:color="000000"/>
              </w:pBdr>
              <w:spacing w:before="100" w:after="100"/>
              <w:ind w:left="100" w:right="100"/>
              <w:rPr>
                <w:ins w:id="2619" w:author="Mooney, Fintan" w:date="2026-01-12T22:40:00Z" w16du:dateUtc="2026-01-13T03:40:00Z"/>
                <w:rFonts w:ascii="Calibri" w:eastAsia="Helvetica" w:hAnsi="Calibri" w:cs="Calibri"/>
                <w:b/>
                <w:color w:val="000000"/>
                <w:sz w:val="22"/>
                <w:szCs w:val="22"/>
              </w:rPr>
            </w:pPr>
            <w:ins w:id="2620" w:author="Mooney, Fintan" w:date="2026-01-14T20:58:00Z" w16du:dateUtc="2026-01-15T01:58:00Z">
              <w:r w:rsidRPr="00472644">
                <w:rPr>
                  <w:rFonts w:ascii="Calibri" w:eastAsia="Helvetica" w:hAnsi="Calibri" w:cs="Calibri"/>
                  <w:b/>
                  <w:color w:val="000000"/>
                  <w:sz w:val="22"/>
                  <w:szCs w:val="22"/>
                  <w:rPrChange w:id="2621" w:author="Mooney, Fintan" w:date="2026-01-14T20:58:00Z" w16du:dateUtc="2026-01-15T01:58:00Z">
                    <w:rPr>
                      <w:rFonts w:ascii="Helvetica" w:eastAsia="Helvetica" w:hAnsi="Helvetica" w:cs="Helvetica"/>
                      <w:b/>
                      <w:color w:val="000000"/>
                      <w:sz w:val="22"/>
                      <w:szCs w:val="22"/>
                    </w:rPr>
                  </w:rPrChange>
                </w:rPr>
                <w:t>1.28 (1.07, 1.52)</w:t>
              </w:r>
            </w:ins>
          </w:p>
        </w:tc>
        <w:tc>
          <w:tcPr>
            <w:tcW w:w="47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5D7B66" w14:textId="20D86892" w:rsidR="00472644" w:rsidRPr="00472644" w:rsidRDefault="00472644" w:rsidP="00472644">
            <w:pPr>
              <w:pBdr>
                <w:top w:val="none" w:sz="0" w:space="0" w:color="000000"/>
                <w:left w:val="none" w:sz="0" w:space="0" w:color="000000"/>
                <w:bottom w:val="none" w:sz="0" w:space="0" w:color="000000"/>
                <w:right w:val="none" w:sz="0" w:space="0" w:color="000000"/>
              </w:pBdr>
              <w:spacing w:before="100" w:after="100"/>
              <w:ind w:left="100" w:right="100"/>
              <w:rPr>
                <w:ins w:id="2622" w:author="Mooney, Fintan" w:date="2026-01-12T22:40:00Z" w16du:dateUtc="2026-01-13T03:40:00Z"/>
                <w:rFonts w:ascii="Calibri" w:eastAsia="Helvetica" w:hAnsi="Calibri" w:cs="Calibri"/>
                <w:b/>
                <w:color w:val="000000"/>
                <w:sz w:val="22"/>
                <w:szCs w:val="22"/>
              </w:rPr>
            </w:pPr>
            <w:ins w:id="2623" w:author="Mooney, Fintan" w:date="2026-01-14T20:58:00Z" w16du:dateUtc="2026-01-15T01:58:00Z">
              <w:r w:rsidRPr="00472644">
                <w:rPr>
                  <w:rFonts w:ascii="Calibri" w:eastAsia="Helvetica" w:hAnsi="Calibri" w:cs="Calibri"/>
                  <w:b/>
                  <w:color w:val="000000"/>
                  <w:sz w:val="22"/>
                  <w:szCs w:val="22"/>
                  <w:rPrChange w:id="2624" w:author="Mooney, Fintan" w:date="2026-01-14T20:58:00Z" w16du:dateUtc="2026-01-15T01:58:00Z">
                    <w:rPr>
                      <w:rFonts w:ascii="Helvetica" w:eastAsia="Helvetica" w:hAnsi="Helvetica" w:cs="Helvetica"/>
                      <w:b/>
                      <w:color w:val="000000"/>
                      <w:sz w:val="22"/>
                      <w:szCs w:val="22"/>
                    </w:rPr>
                  </w:rPrChange>
                </w:rPr>
                <w:t>1.47 (1.18, 1.83)</w:t>
              </w:r>
            </w:ins>
          </w:p>
        </w:tc>
        <w:tc>
          <w:tcPr>
            <w:tcW w:w="47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53FAE0" w14:textId="40B0163C" w:rsidR="00472644" w:rsidRPr="00472644" w:rsidRDefault="00472644" w:rsidP="00472644">
            <w:pPr>
              <w:pBdr>
                <w:top w:val="none" w:sz="0" w:space="0" w:color="000000"/>
                <w:left w:val="none" w:sz="0" w:space="0" w:color="000000"/>
                <w:bottom w:val="none" w:sz="0" w:space="0" w:color="000000"/>
                <w:right w:val="none" w:sz="0" w:space="0" w:color="000000"/>
              </w:pBdr>
              <w:spacing w:before="100" w:after="100"/>
              <w:ind w:left="100" w:right="100"/>
              <w:rPr>
                <w:ins w:id="2625" w:author="Mooney, Fintan" w:date="2026-01-12T22:40:00Z" w16du:dateUtc="2026-01-13T03:40:00Z"/>
                <w:rFonts w:ascii="Calibri" w:eastAsia="Helvetica" w:hAnsi="Calibri" w:cs="Calibri"/>
                <w:b/>
                <w:color w:val="000000"/>
                <w:sz w:val="22"/>
                <w:szCs w:val="22"/>
              </w:rPr>
            </w:pPr>
            <w:ins w:id="2626" w:author="Mooney, Fintan" w:date="2026-01-14T20:58:00Z" w16du:dateUtc="2026-01-15T01:58:00Z">
              <w:r w:rsidRPr="00472644">
                <w:rPr>
                  <w:rFonts w:ascii="Calibri" w:eastAsia="Helvetica" w:hAnsi="Calibri" w:cs="Calibri"/>
                  <w:b/>
                  <w:color w:val="000000"/>
                  <w:sz w:val="22"/>
                  <w:szCs w:val="22"/>
                  <w:rPrChange w:id="2627" w:author="Mooney, Fintan" w:date="2026-01-14T20:58:00Z" w16du:dateUtc="2026-01-15T01:58:00Z">
                    <w:rPr>
                      <w:rFonts w:ascii="Helvetica" w:eastAsia="Helvetica" w:hAnsi="Helvetica" w:cs="Helvetica"/>
                      <w:b/>
                      <w:color w:val="000000"/>
                      <w:sz w:val="22"/>
                      <w:szCs w:val="22"/>
                    </w:rPr>
                  </w:rPrChange>
                </w:rPr>
                <w:t>1.70 (1.29, 2.24)</w:t>
              </w:r>
            </w:ins>
          </w:p>
        </w:tc>
        <w:tc>
          <w:tcPr>
            <w:tcW w:w="47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CC691F" w14:textId="65AB724E" w:rsidR="00472644" w:rsidRPr="00472644" w:rsidRDefault="00472644" w:rsidP="00472644">
            <w:pPr>
              <w:pBdr>
                <w:top w:val="none" w:sz="0" w:space="0" w:color="000000"/>
                <w:left w:val="none" w:sz="0" w:space="0" w:color="000000"/>
                <w:bottom w:val="none" w:sz="0" w:space="0" w:color="000000"/>
                <w:right w:val="none" w:sz="0" w:space="0" w:color="000000"/>
              </w:pBdr>
              <w:spacing w:before="100" w:after="100"/>
              <w:ind w:left="100" w:right="100"/>
              <w:rPr>
                <w:ins w:id="2628" w:author="Mooney, Fintan" w:date="2026-01-12T22:40:00Z" w16du:dateUtc="2026-01-13T03:40:00Z"/>
                <w:rFonts w:ascii="Calibri" w:eastAsia="Helvetica" w:hAnsi="Calibri" w:cs="Calibri"/>
                <w:b/>
                <w:color w:val="000000"/>
                <w:sz w:val="22"/>
                <w:szCs w:val="22"/>
              </w:rPr>
            </w:pPr>
            <w:ins w:id="2629" w:author="Mooney, Fintan" w:date="2026-01-14T20:58:00Z" w16du:dateUtc="2026-01-15T01:58:00Z">
              <w:r w:rsidRPr="00472644">
                <w:rPr>
                  <w:rFonts w:ascii="Calibri" w:eastAsia="Helvetica" w:hAnsi="Calibri" w:cs="Calibri"/>
                  <w:b/>
                  <w:color w:val="000000"/>
                  <w:sz w:val="22"/>
                  <w:szCs w:val="22"/>
                  <w:rPrChange w:id="2630" w:author="Mooney, Fintan" w:date="2026-01-14T20:58:00Z" w16du:dateUtc="2026-01-15T01:58:00Z">
                    <w:rPr>
                      <w:rFonts w:ascii="Helvetica" w:eastAsia="Helvetica" w:hAnsi="Helvetica" w:cs="Helvetica"/>
                      <w:b/>
                      <w:color w:val="000000"/>
                      <w:sz w:val="22"/>
                      <w:szCs w:val="22"/>
                    </w:rPr>
                  </w:rPrChange>
                </w:rPr>
                <w:t>1.96 (1.39, 2.76)</w:t>
              </w:r>
            </w:ins>
          </w:p>
        </w:tc>
        <w:tc>
          <w:tcPr>
            <w:tcW w:w="500" w:type="pct"/>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E9ACF1" w14:textId="1053A514" w:rsidR="00472644" w:rsidRPr="00472644" w:rsidRDefault="00472644" w:rsidP="00472644">
            <w:pPr>
              <w:pBdr>
                <w:top w:val="none" w:sz="0" w:space="0" w:color="000000"/>
                <w:left w:val="none" w:sz="0" w:space="0" w:color="000000"/>
                <w:bottom w:val="none" w:sz="0" w:space="0" w:color="000000"/>
                <w:right w:val="none" w:sz="0" w:space="0" w:color="000000"/>
              </w:pBdr>
              <w:spacing w:before="100" w:after="100"/>
              <w:ind w:left="100" w:right="100"/>
              <w:rPr>
                <w:ins w:id="2631" w:author="Mooney, Fintan" w:date="2026-01-12T22:40:00Z" w16du:dateUtc="2026-01-13T03:40:00Z"/>
                <w:rFonts w:ascii="Calibri" w:eastAsia="Helvetica" w:hAnsi="Calibri" w:cs="Calibri"/>
                <w:b/>
                <w:color w:val="000000"/>
                <w:sz w:val="22"/>
                <w:szCs w:val="22"/>
              </w:rPr>
            </w:pPr>
            <w:ins w:id="2632" w:author="Mooney, Fintan" w:date="2026-01-14T20:58:00Z" w16du:dateUtc="2026-01-15T01:58:00Z">
              <w:r w:rsidRPr="00472644">
                <w:rPr>
                  <w:rFonts w:ascii="Calibri" w:eastAsia="Helvetica" w:hAnsi="Calibri" w:cs="Calibri"/>
                  <w:b/>
                  <w:color w:val="000000"/>
                  <w:sz w:val="22"/>
                  <w:szCs w:val="22"/>
                  <w:rPrChange w:id="2633" w:author="Mooney, Fintan" w:date="2026-01-14T20:58:00Z" w16du:dateUtc="2026-01-15T01:58:00Z">
                    <w:rPr>
                      <w:rFonts w:ascii="Helvetica" w:eastAsia="Helvetica" w:hAnsi="Helvetica" w:cs="Helvetica"/>
                      <w:b/>
                      <w:color w:val="000000"/>
                      <w:sz w:val="22"/>
                      <w:szCs w:val="22"/>
                    </w:rPr>
                  </w:rPrChange>
                </w:rPr>
                <w:t>2.26 (1.49, 3.42)</w:t>
              </w:r>
            </w:ins>
          </w:p>
        </w:tc>
      </w:tr>
      <w:tr w:rsidR="00472644" w14:paraId="7E2E6596" w14:textId="77777777" w:rsidTr="00472644">
        <w:trPr>
          <w:trHeight w:val="1435"/>
          <w:ins w:id="2634" w:author="Mooney, Fintan" w:date="2026-01-12T22:40:00Z"/>
        </w:trPr>
        <w:tc>
          <w:tcPr>
            <w:tcW w:w="6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486663" w14:textId="77777777" w:rsidR="00472644" w:rsidRPr="004846D7" w:rsidRDefault="00472644" w:rsidP="00472644">
            <w:pPr>
              <w:pBdr>
                <w:top w:val="none" w:sz="0" w:space="0" w:color="000000"/>
                <w:left w:val="none" w:sz="0" w:space="0" w:color="000000"/>
                <w:bottom w:val="none" w:sz="0" w:space="0" w:color="000000"/>
                <w:right w:val="none" w:sz="0" w:space="0" w:color="000000"/>
              </w:pBdr>
              <w:spacing w:before="100" w:after="100"/>
              <w:ind w:left="100" w:right="100"/>
              <w:rPr>
                <w:ins w:id="2635" w:author="Mooney, Fintan" w:date="2026-01-12T22:40:00Z" w16du:dateUtc="2026-01-13T03:40:00Z"/>
                <w:rFonts w:ascii="Calibri" w:eastAsia="Helvetica" w:hAnsi="Calibri" w:cs="Calibri"/>
                <w:color w:val="000000"/>
              </w:rPr>
            </w:pPr>
            <w:ins w:id="2636" w:author="Mooney, Fintan" w:date="2026-01-12T22:40:00Z" w16du:dateUtc="2026-01-13T03:40:00Z">
              <w:r w:rsidRPr="004846D7">
                <w:rPr>
                  <w:rFonts w:ascii="Calibri" w:eastAsia="Helvetica" w:hAnsi="Calibri" w:cs="Calibri"/>
                  <w:color w:val="000000"/>
                </w:rPr>
                <w:t>Anseriformes (Adjusted)</w:t>
              </w:r>
            </w:ins>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8CB80A" w14:textId="71C0C1F4" w:rsidR="00472644" w:rsidRPr="00472644" w:rsidRDefault="00472644" w:rsidP="00472644">
            <w:pPr>
              <w:pBdr>
                <w:top w:val="none" w:sz="0" w:space="0" w:color="000000"/>
                <w:left w:val="none" w:sz="0" w:space="0" w:color="000000"/>
                <w:bottom w:val="none" w:sz="0" w:space="0" w:color="000000"/>
                <w:right w:val="none" w:sz="0" w:space="0" w:color="000000"/>
              </w:pBdr>
              <w:spacing w:before="100" w:after="100"/>
              <w:ind w:left="100" w:right="100"/>
              <w:rPr>
                <w:ins w:id="2637" w:author="Mooney, Fintan" w:date="2026-01-12T22:40:00Z" w16du:dateUtc="2026-01-13T03:40:00Z"/>
                <w:rFonts w:ascii="Calibri" w:eastAsia="Helvetica" w:hAnsi="Calibri" w:cs="Calibri"/>
                <w:color w:val="000000"/>
                <w:sz w:val="22"/>
                <w:szCs w:val="22"/>
              </w:rPr>
            </w:pPr>
            <w:ins w:id="2638" w:author="Mooney, Fintan" w:date="2026-01-14T20:58:00Z" w16du:dateUtc="2026-01-15T01:58:00Z">
              <w:r w:rsidRPr="00472644">
                <w:rPr>
                  <w:rFonts w:ascii="Calibri" w:eastAsia="Helvetica" w:hAnsi="Calibri" w:cs="Calibri"/>
                  <w:color w:val="000000"/>
                  <w:sz w:val="22"/>
                  <w:szCs w:val="22"/>
                  <w:rPrChange w:id="2639" w:author="Mooney, Fintan" w:date="2026-01-14T20:58:00Z" w16du:dateUtc="2026-01-15T01:58:00Z">
                    <w:rPr>
                      <w:rFonts w:ascii="Helvetica" w:eastAsia="Helvetica" w:hAnsi="Helvetica" w:cs="Helvetica"/>
                      <w:color w:val="000000"/>
                      <w:sz w:val="22"/>
                      <w:szCs w:val="22"/>
                    </w:rPr>
                  </w:rPrChange>
                </w:rPr>
                <w:t>0.63 (0.04, 9.74)</w:t>
              </w:r>
            </w:ins>
          </w:p>
        </w:tc>
        <w:tc>
          <w:tcPr>
            <w:tcW w:w="47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7D1A78" w14:textId="70CE3DFA" w:rsidR="00472644" w:rsidRPr="00472644" w:rsidRDefault="00472644" w:rsidP="00472644">
            <w:pPr>
              <w:pBdr>
                <w:top w:val="none" w:sz="0" w:space="0" w:color="000000"/>
                <w:left w:val="none" w:sz="0" w:space="0" w:color="000000"/>
                <w:bottom w:val="none" w:sz="0" w:space="0" w:color="000000"/>
                <w:right w:val="none" w:sz="0" w:space="0" w:color="000000"/>
              </w:pBdr>
              <w:spacing w:before="100" w:after="100"/>
              <w:ind w:left="100" w:right="100"/>
              <w:rPr>
                <w:ins w:id="2640" w:author="Mooney, Fintan" w:date="2026-01-12T22:40:00Z" w16du:dateUtc="2026-01-13T03:40:00Z"/>
                <w:rFonts w:ascii="Calibri" w:eastAsia="Helvetica" w:hAnsi="Calibri" w:cs="Calibri"/>
                <w:color w:val="000000"/>
                <w:sz w:val="22"/>
                <w:szCs w:val="22"/>
              </w:rPr>
            </w:pPr>
            <w:ins w:id="2641" w:author="Mooney, Fintan" w:date="2026-01-14T20:58:00Z" w16du:dateUtc="2026-01-15T01:58:00Z">
              <w:r w:rsidRPr="00472644">
                <w:rPr>
                  <w:rFonts w:ascii="Calibri" w:eastAsia="Helvetica" w:hAnsi="Calibri" w:cs="Calibri"/>
                  <w:color w:val="000000"/>
                  <w:sz w:val="22"/>
                  <w:szCs w:val="22"/>
                  <w:rPrChange w:id="2642" w:author="Mooney, Fintan" w:date="2026-01-14T20:58:00Z" w16du:dateUtc="2026-01-15T01:58:00Z">
                    <w:rPr>
                      <w:rFonts w:ascii="Helvetica" w:eastAsia="Helvetica" w:hAnsi="Helvetica" w:cs="Helvetica"/>
                      <w:color w:val="000000"/>
                      <w:sz w:val="22"/>
                      <w:szCs w:val="22"/>
                    </w:rPr>
                  </w:rPrChange>
                </w:rPr>
                <w:t>1.09 (0.08, 14.37)</w:t>
              </w:r>
            </w:ins>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6D4855" w14:textId="5200F7FB" w:rsidR="00472644" w:rsidRPr="00472644" w:rsidRDefault="00472644" w:rsidP="00472644">
            <w:pPr>
              <w:pBdr>
                <w:top w:val="none" w:sz="0" w:space="0" w:color="000000"/>
                <w:left w:val="none" w:sz="0" w:space="0" w:color="000000"/>
                <w:bottom w:val="none" w:sz="0" w:space="0" w:color="000000"/>
                <w:right w:val="none" w:sz="0" w:space="0" w:color="000000"/>
              </w:pBdr>
              <w:spacing w:before="100" w:after="100"/>
              <w:ind w:left="100" w:right="100"/>
              <w:rPr>
                <w:ins w:id="2643" w:author="Mooney, Fintan" w:date="2026-01-12T22:40:00Z" w16du:dateUtc="2026-01-13T03:40:00Z"/>
                <w:rFonts w:ascii="Calibri" w:eastAsia="Helvetica" w:hAnsi="Calibri" w:cs="Calibri"/>
                <w:color w:val="000000"/>
                <w:sz w:val="22"/>
                <w:szCs w:val="22"/>
              </w:rPr>
            </w:pPr>
            <w:ins w:id="2644" w:author="Mooney, Fintan" w:date="2026-01-14T20:58:00Z" w16du:dateUtc="2026-01-15T01:58:00Z">
              <w:r w:rsidRPr="00472644">
                <w:rPr>
                  <w:rFonts w:ascii="Calibri" w:eastAsia="Helvetica" w:hAnsi="Calibri" w:cs="Calibri"/>
                  <w:color w:val="000000"/>
                  <w:sz w:val="22"/>
                  <w:szCs w:val="22"/>
                  <w:rPrChange w:id="2645" w:author="Mooney, Fintan" w:date="2026-01-14T20:58:00Z" w16du:dateUtc="2026-01-15T01:58:00Z">
                    <w:rPr>
                      <w:rFonts w:ascii="Helvetica" w:eastAsia="Helvetica" w:hAnsi="Helvetica" w:cs="Helvetica"/>
                      <w:color w:val="000000"/>
                      <w:sz w:val="22"/>
                      <w:szCs w:val="22"/>
                    </w:rPr>
                  </w:rPrChange>
                </w:rPr>
                <w:t>1.89 (0.14, 25.57)</w:t>
              </w:r>
            </w:ins>
          </w:p>
        </w:tc>
        <w:tc>
          <w:tcPr>
            <w:tcW w:w="47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7CBD72" w14:textId="5CB6BB83" w:rsidR="00472644" w:rsidRPr="00472644" w:rsidRDefault="00472644" w:rsidP="00472644">
            <w:pPr>
              <w:pBdr>
                <w:top w:val="none" w:sz="0" w:space="0" w:color="000000"/>
                <w:left w:val="none" w:sz="0" w:space="0" w:color="000000"/>
                <w:bottom w:val="none" w:sz="0" w:space="0" w:color="000000"/>
                <w:right w:val="none" w:sz="0" w:space="0" w:color="000000"/>
              </w:pBdr>
              <w:spacing w:before="100" w:after="100"/>
              <w:ind w:left="100" w:right="100"/>
              <w:rPr>
                <w:ins w:id="2646" w:author="Mooney, Fintan" w:date="2026-01-12T22:40:00Z" w16du:dateUtc="2026-01-13T03:40:00Z"/>
                <w:rFonts w:ascii="Calibri" w:eastAsia="Helvetica" w:hAnsi="Calibri" w:cs="Calibri"/>
                <w:color w:val="000000"/>
                <w:sz w:val="22"/>
                <w:szCs w:val="22"/>
              </w:rPr>
            </w:pPr>
            <w:ins w:id="2647" w:author="Mooney, Fintan" w:date="2026-01-14T20:58:00Z" w16du:dateUtc="2026-01-15T01:58:00Z">
              <w:r w:rsidRPr="00472644">
                <w:rPr>
                  <w:rFonts w:ascii="Calibri" w:eastAsia="Helvetica" w:hAnsi="Calibri" w:cs="Calibri"/>
                  <w:color w:val="000000"/>
                  <w:sz w:val="22"/>
                  <w:szCs w:val="22"/>
                  <w:rPrChange w:id="2648" w:author="Mooney, Fintan" w:date="2026-01-14T20:58:00Z" w16du:dateUtc="2026-01-15T01:58:00Z">
                    <w:rPr>
                      <w:rFonts w:ascii="Helvetica" w:eastAsia="Helvetica" w:hAnsi="Helvetica" w:cs="Helvetica"/>
                      <w:color w:val="000000"/>
                      <w:sz w:val="22"/>
                      <w:szCs w:val="22"/>
                    </w:rPr>
                  </w:rPrChange>
                </w:rPr>
                <w:t>3.27 (0.20, 54.58)</w:t>
              </w:r>
            </w:ins>
          </w:p>
        </w:tc>
        <w:tc>
          <w:tcPr>
            <w:tcW w:w="47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7C8CB6" w14:textId="04DE3FA8" w:rsidR="00472644" w:rsidRPr="00472644" w:rsidRDefault="00472644" w:rsidP="00472644">
            <w:pPr>
              <w:pBdr>
                <w:top w:val="none" w:sz="0" w:space="0" w:color="000000"/>
                <w:left w:val="none" w:sz="0" w:space="0" w:color="000000"/>
                <w:bottom w:val="none" w:sz="0" w:space="0" w:color="000000"/>
                <w:right w:val="none" w:sz="0" w:space="0" w:color="000000"/>
              </w:pBdr>
              <w:spacing w:before="100" w:after="100"/>
              <w:ind w:left="100" w:right="100"/>
              <w:rPr>
                <w:ins w:id="2649" w:author="Mooney, Fintan" w:date="2026-01-12T22:40:00Z" w16du:dateUtc="2026-01-13T03:40:00Z"/>
                <w:rFonts w:ascii="Calibri" w:eastAsia="Helvetica" w:hAnsi="Calibri" w:cs="Calibri"/>
                <w:color w:val="000000"/>
                <w:sz w:val="22"/>
                <w:szCs w:val="22"/>
              </w:rPr>
            </w:pPr>
            <w:ins w:id="2650" w:author="Mooney, Fintan" w:date="2026-01-14T20:58:00Z" w16du:dateUtc="2026-01-15T01:58:00Z">
              <w:r w:rsidRPr="00472644">
                <w:rPr>
                  <w:rFonts w:ascii="Calibri" w:eastAsia="Helvetica" w:hAnsi="Calibri" w:cs="Calibri"/>
                  <w:color w:val="000000"/>
                  <w:sz w:val="22"/>
                  <w:szCs w:val="22"/>
                  <w:rPrChange w:id="2651" w:author="Mooney, Fintan" w:date="2026-01-14T20:58:00Z" w16du:dateUtc="2026-01-15T01:58:00Z">
                    <w:rPr>
                      <w:rFonts w:ascii="Helvetica" w:eastAsia="Helvetica" w:hAnsi="Helvetica" w:cs="Helvetica"/>
                      <w:color w:val="000000"/>
                      <w:sz w:val="22"/>
                      <w:szCs w:val="22"/>
                    </w:rPr>
                  </w:rPrChange>
                </w:rPr>
                <w:t>5.67 (0.24, 134.93)</w:t>
              </w:r>
            </w:ins>
          </w:p>
        </w:tc>
        <w:tc>
          <w:tcPr>
            <w:tcW w:w="47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2F1B34" w14:textId="7FEB7AF9" w:rsidR="00472644" w:rsidRPr="00472644" w:rsidRDefault="00472644" w:rsidP="00472644">
            <w:pPr>
              <w:pBdr>
                <w:top w:val="none" w:sz="0" w:space="0" w:color="000000"/>
                <w:left w:val="none" w:sz="0" w:space="0" w:color="000000"/>
                <w:bottom w:val="none" w:sz="0" w:space="0" w:color="000000"/>
                <w:right w:val="none" w:sz="0" w:space="0" w:color="000000"/>
              </w:pBdr>
              <w:spacing w:before="100" w:after="100"/>
              <w:ind w:left="100" w:right="100"/>
              <w:rPr>
                <w:ins w:id="2652" w:author="Mooney, Fintan" w:date="2026-01-12T22:40:00Z" w16du:dateUtc="2026-01-13T03:40:00Z"/>
                <w:rFonts w:ascii="Calibri" w:eastAsia="Helvetica" w:hAnsi="Calibri" w:cs="Calibri"/>
                <w:color w:val="000000"/>
                <w:sz w:val="22"/>
                <w:szCs w:val="22"/>
              </w:rPr>
            </w:pPr>
            <w:ins w:id="2653" w:author="Mooney, Fintan" w:date="2026-01-14T20:58:00Z" w16du:dateUtc="2026-01-15T01:58:00Z">
              <w:r w:rsidRPr="00472644">
                <w:rPr>
                  <w:rFonts w:ascii="Calibri" w:eastAsia="Helvetica" w:hAnsi="Calibri" w:cs="Calibri"/>
                  <w:color w:val="000000"/>
                  <w:sz w:val="22"/>
                  <w:szCs w:val="22"/>
                  <w:rPrChange w:id="2654" w:author="Mooney, Fintan" w:date="2026-01-14T20:58:00Z" w16du:dateUtc="2026-01-15T01:58:00Z">
                    <w:rPr>
                      <w:rFonts w:ascii="Helvetica" w:eastAsia="Helvetica" w:hAnsi="Helvetica" w:cs="Helvetica"/>
                      <w:color w:val="000000"/>
                      <w:sz w:val="22"/>
                      <w:szCs w:val="22"/>
                    </w:rPr>
                  </w:rPrChange>
                </w:rPr>
                <w:t>9.84 (0.26, 370.03)</w:t>
              </w:r>
            </w:ins>
          </w:p>
        </w:tc>
        <w:tc>
          <w:tcPr>
            <w:tcW w:w="47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3361BF" w14:textId="40D23B21" w:rsidR="00472644" w:rsidRPr="00472644" w:rsidRDefault="00472644" w:rsidP="00472644">
            <w:pPr>
              <w:pBdr>
                <w:top w:val="none" w:sz="0" w:space="0" w:color="000000"/>
                <w:left w:val="none" w:sz="0" w:space="0" w:color="000000"/>
                <w:bottom w:val="none" w:sz="0" w:space="0" w:color="000000"/>
                <w:right w:val="none" w:sz="0" w:space="0" w:color="000000"/>
              </w:pBdr>
              <w:spacing w:before="100" w:after="100"/>
              <w:ind w:left="100" w:right="100"/>
              <w:rPr>
                <w:ins w:id="2655" w:author="Mooney, Fintan" w:date="2026-01-12T22:40:00Z" w16du:dateUtc="2026-01-13T03:40:00Z"/>
                <w:rFonts w:ascii="Calibri" w:eastAsia="Helvetica" w:hAnsi="Calibri" w:cs="Calibri"/>
                <w:color w:val="000000"/>
                <w:sz w:val="22"/>
                <w:szCs w:val="22"/>
              </w:rPr>
            </w:pPr>
            <w:ins w:id="2656" w:author="Mooney, Fintan" w:date="2026-01-14T20:58:00Z" w16du:dateUtc="2026-01-15T01:58:00Z">
              <w:r w:rsidRPr="00472644">
                <w:rPr>
                  <w:rFonts w:ascii="Calibri" w:eastAsia="Helvetica" w:hAnsi="Calibri" w:cs="Calibri"/>
                  <w:color w:val="000000"/>
                  <w:sz w:val="22"/>
                  <w:szCs w:val="22"/>
                  <w:rPrChange w:id="2657" w:author="Mooney, Fintan" w:date="2026-01-14T20:58:00Z" w16du:dateUtc="2026-01-15T01:58:00Z">
                    <w:rPr>
                      <w:rFonts w:ascii="Helvetica" w:eastAsia="Helvetica" w:hAnsi="Helvetica" w:cs="Helvetica"/>
                      <w:color w:val="000000"/>
                      <w:sz w:val="22"/>
                      <w:szCs w:val="22"/>
                    </w:rPr>
                  </w:rPrChange>
                </w:rPr>
                <w:t>17.05 (0.27, 1087.85)</w:t>
              </w:r>
            </w:ins>
          </w:p>
        </w:tc>
        <w:tc>
          <w:tcPr>
            <w:tcW w:w="47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39BDA6" w14:textId="361C74E7" w:rsidR="00472644" w:rsidRPr="00472644" w:rsidRDefault="00472644" w:rsidP="00472644">
            <w:pPr>
              <w:pBdr>
                <w:top w:val="none" w:sz="0" w:space="0" w:color="000000"/>
                <w:left w:val="none" w:sz="0" w:space="0" w:color="000000"/>
                <w:bottom w:val="none" w:sz="0" w:space="0" w:color="000000"/>
                <w:right w:val="none" w:sz="0" w:space="0" w:color="000000"/>
              </w:pBdr>
              <w:spacing w:before="100" w:after="100"/>
              <w:ind w:left="100" w:right="100"/>
              <w:rPr>
                <w:ins w:id="2658" w:author="Mooney, Fintan" w:date="2026-01-12T22:40:00Z" w16du:dateUtc="2026-01-13T03:40:00Z"/>
                <w:rFonts w:ascii="Calibri" w:eastAsia="Helvetica" w:hAnsi="Calibri" w:cs="Calibri"/>
                <w:color w:val="000000"/>
                <w:sz w:val="22"/>
                <w:szCs w:val="22"/>
              </w:rPr>
            </w:pPr>
            <w:ins w:id="2659" w:author="Mooney, Fintan" w:date="2026-01-14T20:58:00Z" w16du:dateUtc="2026-01-15T01:58:00Z">
              <w:r w:rsidRPr="00472644">
                <w:rPr>
                  <w:rFonts w:ascii="Calibri" w:eastAsia="Helvetica" w:hAnsi="Calibri" w:cs="Calibri"/>
                  <w:color w:val="000000"/>
                  <w:sz w:val="22"/>
                  <w:szCs w:val="22"/>
                  <w:rPrChange w:id="2660" w:author="Mooney, Fintan" w:date="2026-01-14T20:58:00Z" w16du:dateUtc="2026-01-15T01:58:00Z">
                    <w:rPr>
                      <w:rFonts w:ascii="Helvetica" w:eastAsia="Helvetica" w:hAnsi="Helvetica" w:cs="Helvetica"/>
                      <w:color w:val="000000"/>
                      <w:sz w:val="22"/>
                      <w:szCs w:val="22"/>
                    </w:rPr>
                  </w:rPrChange>
                </w:rPr>
                <w:t>29.57 (0.26, 3349.84)</w:t>
              </w:r>
            </w:ins>
          </w:p>
        </w:tc>
        <w:tc>
          <w:tcPr>
            <w:tcW w:w="500" w:type="pct"/>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2D33F0" w14:textId="0E7AF0C4" w:rsidR="00472644" w:rsidRPr="00472644" w:rsidRDefault="00472644" w:rsidP="00472644">
            <w:pPr>
              <w:pBdr>
                <w:top w:val="none" w:sz="0" w:space="0" w:color="000000"/>
                <w:left w:val="none" w:sz="0" w:space="0" w:color="000000"/>
                <w:bottom w:val="none" w:sz="0" w:space="0" w:color="000000"/>
                <w:right w:val="none" w:sz="0" w:space="0" w:color="000000"/>
              </w:pBdr>
              <w:spacing w:before="100" w:after="100"/>
              <w:ind w:left="100" w:right="100"/>
              <w:rPr>
                <w:ins w:id="2661" w:author="Mooney, Fintan" w:date="2026-01-12T22:40:00Z" w16du:dateUtc="2026-01-13T03:40:00Z"/>
                <w:rFonts w:ascii="Calibri" w:eastAsia="Helvetica" w:hAnsi="Calibri" w:cs="Calibri"/>
                <w:color w:val="000000"/>
                <w:sz w:val="22"/>
                <w:szCs w:val="22"/>
              </w:rPr>
            </w:pPr>
            <w:ins w:id="2662" w:author="Mooney, Fintan" w:date="2026-01-14T20:58:00Z" w16du:dateUtc="2026-01-15T01:58:00Z">
              <w:r w:rsidRPr="00472644">
                <w:rPr>
                  <w:rFonts w:ascii="Calibri" w:eastAsia="Helvetica" w:hAnsi="Calibri" w:cs="Calibri"/>
                  <w:color w:val="000000"/>
                  <w:sz w:val="22"/>
                  <w:szCs w:val="22"/>
                  <w:rPrChange w:id="2663" w:author="Mooney, Fintan" w:date="2026-01-14T20:58:00Z" w16du:dateUtc="2026-01-15T01:58:00Z">
                    <w:rPr>
                      <w:rFonts w:ascii="Helvetica" w:eastAsia="Helvetica" w:hAnsi="Helvetica" w:cs="Helvetica"/>
                      <w:color w:val="000000"/>
                      <w:sz w:val="22"/>
                      <w:szCs w:val="22"/>
                    </w:rPr>
                  </w:rPrChange>
                </w:rPr>
                <w:t>51.26 (0.25, 10644.16)</w:t>
              </w:r>
            </w:ins>
          </w:p>
        </w:tc>
      </w:tr>
      <w:tr w:rsidR="00472644" w14:paraId="510828B2" w14:textId="77777777" w:rsidTr="00472644">
        <w:trPr>
          <w:trHeight w:val="1435"/>
          <w:ins w:id="2664" w:author="Mooney, Fintan" w:date="2026-01-12T22:40:00Z"/>
        </w:trPr>
        <w:tc>
          <w:tcPr>
            <w:tcW w:w="6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FC1ECE" w14:textId="77777777" w:rsidR="00472644" w:rsidRPr="004846D7" w:rsidRDefault="00472644" w:rsidP="00472644">
            <w:pPr>
              <w:pBdr>
                <w:top w:val="none" w:sz="0" w:space="0" w:color="000000"/>
                <w:left w:val="none" w:sz="0" w:space="0" w:color="000000"/>
                <w:bottom w:val="none" w:sz="0" w:space="0" w:color="000000"/>
                <w:right w:val="none" w:sz="0" w:space="0" w:color="000000"/>
              </w:pBdr>
              <w:spacing w:before="100" w:after="100"/>
              <w:ind w:left="100" w:right="100"/>
              <w:rPr>
                <w:ins w:id="2665" w:author="Mooney, Fintan" w:date="2026-01-12T22:40:00Z" w16du:dateUtc="2026-01-13T03:40:00Z"/>
                <w:rFonts w:ascii="Calibri" w:eastAsia="Helvetica" w:hAnsi="Calibri" w:cs="Calibri"/>
                <w:color w:val="000000"/>
              </w:rPr>
            </w:pPr>
            <w:ins w:id="2666" w:author="Mooney, Fintan" w:date="2026-01-12T22:40:00Z" w16du:dateUtc="2026-01-13T03:40:00Z">
              <w:r w:rsidRPr="004846D7">
                <w:rPr>
                  <w:rFonts w:ascii="Calibri" w:eastAsia="Helvetica" w:hAnsi="Calibri" w:cs="Calibri"/>
                  <w:color w:val="000000"/>
                </w:rPr>
                <w:t>Predators (Adjusted)</w:t>
              </w:r>
            </w:ins>
          </w:p>
        </w:tc>
        <w:tc>
          <w:tcPr>
            <w:tcW w:w="47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36B3A7" w14:textId="6D35F7D3" w:rsidR="00472644" w:rsidRPr="00472644" w:rsidRDefault="00472644" w:rsidP="00472644">
            <w:pPr>
              <w:pBdr>
                <w:top w:val="none" w:sz="0" w:space="0" w:color="000000"/>
                <w:left w:val="none" w:sz="0" w:space="0" w:color="000000"/>
                <w:bottom w:val="none" w:sz="0" w:space="0" w:color="000000"/>
                <w:right w:val="none" w:sz="0" w:space="0" w:color="000000"/>
              </w:pBdr>
              <w:spacing w:before="100" w:after="100"/>
              <w:ind w:left="100" w:right="100"/>
              <w:rPr>
                <w:ins w:id="2667" w:author="Mooney, Fintan" w:date="2026-01-12T22:40:00Z" w16du:dateUtc="2026-01-13T03:40:00Z"/>
                <w:rFonts w:ascii="Calibri" w:eastAsia="Helvetica" w:hAnsi="Calibri" w:cs="Calibri"/>
                <w:color w:val="000000"/>
                <w:sz w:val="22"/>
                <w:szCs w:val="22"/>
              </w:rPr>
            </w:pPr>
            <w:ins w:id="2668" w:author="Mooney, Fintan" w:date="2026-01-14T20:58:00Z" w16du:dateUtc="2026-01-15T01:58:00Z">
              <w:r w:rsidRPr="00472644">
                <w:rPr>
                  <w:rFonts w:ascii="Calibri" w:eastAsia="Helvetica" w:hAnsi="Calibri" w:cs="Calibri"/>
                  <w:color w:val="000000"/>
                  <w:sz w:val="22"/>
                  <w:szCs w:val="22"/>
                  <w:rPrChange w:id="2669" w:author="Mooney, Fintan" w:date="2026-01-14T20:58:00Z" w16du:dateUtc="2026-01-15T01:58:00Z">
                    <w:rPr>
                      <w:rFonts w:ascii="Helvetica" w:eastAsia="Helvetica" w:hAnsi="Helvetica" w:cs="Helvetica"/>
                      <w:color w:val="000000"/>
                      <w:sz w:val="22"/>
                      <w:szCs w:val="22"/>
                    </w:rPr>
                  </w:rPrChange>
                </w:rPr>
                <w:t>0.86 (0.30, 2.44)</w:t>
              </w:r>
            </w:ins>
          </w:p>
        </w:tc>
        <w:tc>
          <w:tcPr>
            <w:tcW w:w="47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97004F" w14:textId="76F6164E" w:rsidR="00472644" w:rsidRPr="00472644" w:rsidRDefault="00472644" w:rsidP="00472644">
            <w:pPr>
              <w:pBdr>
                <w:top w:val="none" w:sz="0" w:space="0" w:color="000000"/>
                <w:left w:val="none" w:sz="0" w:space="0" w:color="000000"/>
                <w:bottom w:val="none" w:sz="0" w:space="0" w:color="000000"/>
                <w:right w:val="none" w:sz="0" w:space="0" w:color="000000"/>
              </w:pBdr>
              <w:spacing w:before="100" w:after="100"/>
              <w:ind w:left="100" w:right="100"/>
              <w:rPr>
                <w:ins w:id="2670" w:author="Mooney, Fintan" w:date="2026-01-12T22:40:00Z" w16du:dateUtc="2026-01-13T03:40:00Z"/>
                <w:rFonts w:ascii="Calibri" w:eastAsia="Helvetica" w:hAnsi="Calibri" w:cs="Calibri"/>
                <w:color w:val="000000"/>
                <w:sz w:val="22"/>
                <w:szCs w:val="22"/>
              </w:rPr>
            </w:pPr>
            <w:ins w:id="2671" w:author="Mooney, Fintan" w:date="2026-01-14T20:58:00Z" w16du:dateUtc="2026-01-15T01:58:00Z">
              <w:r w:rsidRPr="00472644">
                <w:rPr>
                  <w:rFonts w:ascii="Calibri" w:eastAsia="Helvetica" w:hAnsi="Calibri" w:cs="Calibri"/>
                  <w:color w:val="000000"/>
                  <w:sz w:val="22"/>
                  <w:szCs w:val="22"/>
                  <w:rPrChange w:id="2672" w:author="Mooney, Fintan" w:date="2026-01-14T20:58:00Z" w16du:dateUtc="2026-01-15T01:58:00Z">
                    <w:rPr>
                      <w:rFonts w:ascii="Helvetica" w:eastAsia="Helvetica" w:hAnsi="Helvetica" w:cs="Helvetica"/>
                      <w:color w:val="000000"/>
                      <w:sz w:val="22"/>
                      <w:szCs w:val="22"/>
                    </w:rPr>
                  </w:rPrChange>
                </w:rPr>
                <w:t>1.07 (0.43, 2.67)</w:t>
              </w:r>
            </w:ins>
          </w:p>
        </w:tc>
        <w:tc>
          <w:tcPr>
            <w:tcW w:w="47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F3AD18" w14:textId="1D35CFBB" w:rsidR="00472644" w:rsidRPr="00472644" w:rsidRDefault="00472644" w:rsidP="00472644">
            <w:pPr>
              <w:pBdr>
                <w:top w:val="none" w:sz="0" w:space="0" w:color="000000"/>
                <w:left w:val="none" w:sz="0" w:space="0" w:color="000000"/>
                <w:bottom w:val="none" w:sz="0" w:space="0" w:color="000000"/>
                <w:right w:val="none" w:sz="0" w:space="0" w:color="000000"/>
              </w:pBdr>
              <w:spacing w:before="100" w:after="100"/>
              <w:ind w:left="100" w:right="100"/>
              <w:rPr>
                <w:ins w:id="2673" w:author="Mooney, Fintan" w:date="2026-01-12T22:40:00Z" w16du:dateUtc="2026-01-13T03:40:00Z"/>
                <w:rFonts w:ascii="Calibri" w:eastAsia="Helvetica" w:hAnsi="Calibri" w:cs="Calibri"/>
                <w:color w:val="000000"/>
                <w:sz w:val="22"/>
                <w:szCs w:val="22"/>
              </w:rPr>
            </w:pPr>
            <w:ins w:id="2674" w:author="Mooney, Fintan" w:date="2026-01-14T20:58:00Z" w16du:dateUtc="2026-01-15T01:58:00Z">
              <w:r w:rsidRPr="00472644">
                <w:rPr>
                  <w:rFonts w:ascii="Calibri" w:eastAsia="Helvetica" w:hAnsi="Calibri" w:cs="Calibri"/>
                  <w:color w:val="000000"/>
                  <w:sz w:val="22"/>
                  <w:szCs w:val="22"/>
                  <w:rPrChange w:id="2675" w:author="Mooney, Fintan" w:date="2026-01-14T20:58:00Z" w16du:dateUtc="2026-01-15T01:58:00Z">
                    <w:rPr>
                      <w:rFonts w:ascii="Helvetica" w:eastAsia="Helvetica" w:hAnsi="Helvetica" w:cs="Helvetica"/>
                      <w:color w:val="000000"/>
                      <w:sz w:val="22"/>
                      <w:szCs w:val="22"/>
                    </w:rPr>
                  </w:rPrChange>
                </w:rPr>
                <w:t>1.34 (0.58, 3.06)</w:t>
              </w:r>
            </w:ins>
          </w:p>
        </w:tc>
        <w:tc>
          <w:tcPr>
            <w:tcW w:w="47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4435C2" w14:textId="1E172DD4" w:rsidR="00472644" w:rsidRPr="00472644" w:rsidRDefault="00472644" w:rsidP="00472644">
            <w:pPr>
              <w:pBdr>
                <w:top w:val="none" w:sz="0" w:space="0" w:color="000000"/>
                <w:left w:val="none" w:sz="0" w:space="0" w:color="000000"/>
                <w:bottom w:val="none" w:sz="0" w:space="0" w:color="000000"/>
                <w:right w:val="none" w:sz="0" w:space="0" w:color="000000"/>
              </w:pBdr>
              <w:spacing w:before="100" w:after="100"/>
              <w:ind w:left="100" w:right="100"/>
              <w:rPr>
                <w:ins w:id="2676" w:author="Mooney, Fintan" w:date="2026-01-12T22:40:00Z" w16du:dateUtc="2026-01-13T03:40:00Z"/>
                <w:rFonts w:ascii="Calibri" w:eastAsia="Helvetica" w:hAnsi="Calibri" w:cs="Calibri"/>
                <w:color w:val="000000"/>
                <w:sz w:val="22"/>
                <w:szCs w:val="22"/>
              </w:rPr>
            </w:pPr>
            <w:ins w:id="2677" w:author="Mooney, Fintan" w:date="2026-01-14T20:58:00Z" w16du:dateUtc="2026-01-15T01:58:00Z">
              <w:r w:rsidRPr="00472644">
                <w:rPr>
                  <w:rFonts w:ascii="Calibri" w:eastAsia="Helvetica" w:hAnsi="Calibri" w:cs="Calibri"/>
                  <w:color w:val="000000"/>
                  <w:sz w:val="22"/>
                  <w:szCs w:val="22"/>
                  <w:rPrChange w:id="2678" w:author="Mooney, Fintan" w:date="2026-01-14T20:58:00Z" w16du:dateUtc="2026-01-15T01:58:00Z">
                    <w:rPr>
                      <w:rFonts w:ascii="Helvetica" w:eastAsia="Helvetica" w:hAnsi="Helvetica" w:cs="Helvetica"/>
                      <w:color w:val="000000"/>
                      <w:sz w:val="22"/>
                      <w:szCs w:val="22"/>
                    </w:rPr>
                  </w:rPrChange>
                </w:rPr>
                <w:t>1.67 (0.75, 3.69)</w:t>
              </w:r>
            </w:ins>
          </w:p>
        </w:tc>
        <w:tc>
          <w:tcPr>
            <w:tcW w:w="47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CF0442" w14:textId="65572B5D" w:rsidR="00472644" w:rsidRPr="00472644" w:rsidRDefault="00472644" w:rsidP="00472644">
            <w:pPr>
              <w:pBdr>
                <w:top w:val="none" w:sz="0" w:space="0" w:color="000000"/>
                <w:left w:val="none" w:sz="0" w:space="0" w:color="000000"/>
                <w:bottom w:val="none" w:sz="0" w:space="0" w:color="000000"/>
                <w:right w:val="none" w:sz="0" w:space="0" w:color="000000"/>
              </w:pBdr>
              <w:spacing w:before="100" w:after="100"/>
              <w:ind w:left="100" w:right="100"/>
              <w:rPr>
                <w:ins w:id="2679" w:author="Mooney, Fintan" w:date="2026-01-12T22:40:00Z" w16du:dateUtc="2026-01-13T03:40:00Z"/>
                <w:rFonts w:ascii="Calibri" w:eastAsia="Helvetica" w:hAnsi="Calibri" w:cs="Calibri"/>
                <w:color w:val="000000"/>
                <w:sz w:val="22"/>
                <w:szCs w:val="22"/>
              </w:rPr>
            </w:pPr>
            <w:ins w:id="2680" w:author="Mooney, Fintan" w:date="2026-01-14T20:58:00Z" w16du:dateUtc="2026-01-15T01:58:00Z">
              <w:r w:rsidRPr="00472644">
                <w:rPr>
                  <w:rFonts w:ascii="Calibri" w:eastAsia="Helvetica" w:hAnsi="Calibri" w:cs="Calibri"/>
                  <w:color w:val="000000"/>
                  <w:sz w:val="22"/>
                  <w:szCs w:val="22"/>
                  <w:rPrChange w:id="2681" w:author="Mooney, Fintan" w:date="2026-01-14T20:58:00Z" w16du:dateUtc="2026-01-15T01:58:00Z">
                    <w:rPr>
                      <w:rFonts w:ascii="Helvetica" w:eastAsia="Helvetica" w:hAnsi="Helvetica" w:cs="Helvetica"/>
                      <w:color w:val="000000"/>
                      <w:sz w:val="22"/>
                      <w:szCs w:val="22"/>
                    </w:rPr>
                  </w:rPrChange>
                </w:rPr>
                <w:t>2.08 (0.91, 4.75)</w:t>
              </w:r>
            </w:ins>
          </w:p>
        </w:tc>
        <w:tc>
          <w:tcPr>
            <w:tcW w:w="47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E314F7" w14:textId="71A8B3FB" w:rsidR="00472644" w:rsidRPr="00472644" w:rsidRDefault="00472644" w:rsidP="00472644">
            <w:pPr>
              <w:pBdr>
                <w:top w:val="none" w:sz="0" w:space="0" w:color="000000"/>
                <w:left w:val="none" w:sz="0" w:space="0" w:color="000000"/>
                <w:bottom w:val="none" w:sz="0" w:space="0" w:color="000000"/>
                <w:right w:val="none" w:sz="0" w:space="0" w:color="000000"/>
              </w:pBdr>
              <w:spacing w:before="100" w:after="100"/>
              <w:ind w:left="100" w:right="100"/>
              <w:rPr>
                <w:ins w:id="2682" w:author="Mooney, Fintan" w:date="2026-01-12T22:40:00Z" w16du:dateUtc="2026-01-13T03:40:00Z"/>
                <w:rFonts w:ascii="Calibri" w:eastAsia="Helvetica" w:hAnsi="Calibri" w:cs="Calibri"/>
                <w:b/>
                <w:color w:val="000000"/>
                <w:sz w:val="22"/>
                <w:szCs w:val="22"/>
              </w:rPr>
            </w:pPr>
            <w:ins w:id="2683" w:author="Mooney, Fintan" w:date="2026-01-14T20:58:00Z" w16du:dateUtc="2026-01-15T01:58:00Z">
              <w:r w:rsidRPr="00472644">
                <w:rPr>
                  <w:rFonts w:ascii="Calibri" w:eastAsia="Helvetica" w:hAnsi="Calibri" w:cs="Calibri"/>
                  <w:b/>
                  <w:color w:val="000000"/>
                  <w:sz w:val="22"/>
                  <w:szCs w:val="22"/>
                  <w:rPrChange w:id="2684" w:author="Mooney, Fintan" w:date="2026-01-14T20:58:00Z" w16du:dateUtc="2026-01-15T01:58:00Z">
                    <w:rPr>
                      <w:rFonts w:ascii="Helvetica" w:eastAsia="Helvetica" w:hAnsi="Helvetica" w:cs="Helvetica"/>
                      <w:b/>
                      <w:color w:val="000000"/>
                      <w:sz w:val="22"/>
                      <w:szCs w:val="22"/>
                    </w:rPr>
                  </w:rPrChange>
                </w:rPr>
                <w:t>2.59 (1.04, 6.47)</w:t>
              </w:r>
            </w:ins>
          </w:p>
        </w:tc>
        <w:tc>
          <w:tcPr>
            <w:tcW w:w="47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A84265" w14:textId="53E458AE" w:rsidR="00472644" w:rsidRPr="00472644" w:rsidRDefault="00472644" w:rsidP="00472644">
            <w:pPr>
              <w:pBdr>
                <w:top w:val="none" w:sz="0" w:space="0" w:color="000000"/>
                <w:left w:val="none" w:sz="0" w:space="0" w:color="000000"/>
                <w:bottom w:val="none" w:sz="0" w:space="0" w:color="000000"/>
                <w:right w:val="none" w:sz="0" w:space="0" w:color="000000"/>
              </w:pBdr>
              <w:spacing w:before="100" w:after="100"/>
              <w:ind w:left="100" w:right="100"/>
              <w:rPr>
                <w:ins w:id="2685" w:author="Mooney, Fintan" w:date="2026-01-12T22:40:00Z" w16du:dateUtc="2026-01-13T03:40:00Z"/>
                <w:rFonts w:ascii="Calibri" w:eastAsia="Helvetica" w:hAnsi="Calibri" w:cs="Calibri"/>
                <w:b/>
                <w:color w:val="000000"/>
                <w:sz w:val="22"/>
                <w:szCs w:val="22"/>
              </w:rPr>
            </w:pPr>
            <w:ins w:id="2686" w:author="Mooney, Fintan" w:date="2026-01-14T20:58:00Z" w16du:dateUtc="2026-01-15T01:58:00Z">
              <w:r w:rsidRPr="00472644">
                <w:rPr>
                  <w:rFonts w:ascii="Calibri" w:eastAsia="Helvetica" w:hAnsi="Calibri" w:cs="Calibri"/>
                  <w:b/>
                  <w:color w:val="000000"/>
                  <w:sz w:val="22"/>
                  <w:szCs w:val="22"/>
                  <w:rPrChange w:id="2687" w:author="Mooney, Fintan" w:date="2026-01-14T20:58:00Z" w16du:dateUtc="2026-01-15T01:58:00Z">
                    <w:rPr>
                      <w:rFonts w:ascii="Helvetica" w:eastAsia="Helvetica" w:hAnsi="Helvetica" w:cs="Helvetica"/>
                      <w:b/>
                      <w:color w:val="000000"/>
                      <w:sz w:val="22"/>
                      <w:szCs w:val="22"/>
                    </w:rPr>
                  </w:rPrChange>
                </w:rPr>
                <w:t>3.23 (1.13, 9.18)</w:t>
              </w:r>
            </w:ins>
          </w:p>
        </w:tc>
        <w:tc>
          <w:tcPr>
            <w:tcW w:w="47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07CE12" w14:textId="5BFAE5E0" w:rsidR="00472644" w:rsidRPr="00472644" w:rsidRDefault="00472644" w:rsidP="00472644">
            <w:pPr>
              <w:pBdr>
                <w:top w:val="none" w:sz="0" w:space="0" w:color="000000"/>
                <w:left w:val="none" w:sz="0" w:space="0" w:color="000000"/>
                <w:bottom w:val="none" w:sz="0" w:space="0" w:color="000000"/>
                <w:right w:val="none" w:sz="0" w:space="0" w:color="000000"/>
              </w:pBdr>
              <w:spacing w:before="100" w:after="100"/>
              <w:ind w:left="100" w:right="100"/>
              <w:rPr>
                <w:ins w:id="2688" w:author="Mooney, Fintan" w:date="2026-01-12T22:40:00Z" w16du:dateUtc="2026-01-13T03:40:00Z"/>
                <w:rFonts w:ascii="Calibri" w:eastAsia="Helvetica" w:hAnsi="Calibri" w:cs="Calibri"/>
                <w:b/>
                <w:color w:val="000000"/>
                <w:sz w:val="22"/>
                <w:szCs w:val="22"/>
              </w:rPr>
            </w:pPr>
            <w:ins w:id="2689" w:author="Mooney, Fintan" w:date="2026-01-14T20:58:00Z" w16du:dateUtc="2026-01-15T01:58:00Z">
              <w:r w:rsidRPr="00472644">
                <w:rPr>
                  <w:rFonts w:ascii="Calibri" w:eastAsia="Helvetica" w:hAnsi="Calibri" w:cs="Calibri"/>
                  <w:b/>
                  <w:color w:val="000000"/>
                  <w:sz w:val="22"/>
                  <w:szCs w:val="22"/>
                  <w:rPrChange w:id="2690" w:author="Mooney, Fintan" w:date="2026-01-14T20:58:00Z" w16du:dateUtc="2026-01-15T01:58:00Z">
                    <w:rPr>
                      <w:rFonts w:ascii="Helvetica" w:eastAsia="Helvetica" w:hAnsi="Helvetica" w:cs="Helvetica"/>
                      <w:b/>
                      <w:color w:val="000000"/>
                      <w:sz w:val="22"/>
                      <w:szCs w:val="22"/>
                    </w:rPr>
                  </w:rPrChange>
                </w:rPr>
                <w:t>4.02 (1.21, 13.41)</w:t>
              </w:r>
            </w:ins>
          </w:p>
        </w:tc>
        <w:tc>
          <w:tcPr>
            <w:tcW w:w="500" w:type="pct"/>
            <w:gridSpan w:val="2"/>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7956EA" w14:textId="2D727530" w:rsidR="00472644" w:rsidRPr="00472644" w:rsidRDefault="00472644" w:rsidP="00472644">
            <w:pPr>
              <w:pBdr>
                <w:top w:val="none" w:sz="0" w:space="0" w:color="000000"/>
                <w:left w:val="none" w:sz="0" w:space="0" w:color="000000"/>
                <w:bottom w:val="none" w:sz="0" w:space="0" w:color="000000"/>
                <w:right w:val="none" w:sz="0" w:space="0" w:color="000000"/>
              </w:pBdr>
              <w:spacing w:before="100" w:after="100"/>
              <w:ind w:left="100" w:right="100"/>
              <w:rPr>
                <w:ins w:id="2691" w:author="Mooney, Fintan" w:date="2026-01-12T22:40:00Z" w16du:dateUtc="2026-01-13T03:40:00Z"/>
                <w:rFonts w:ascii="Calibri" w:eastAsia="Helvetica" w:hAnsi="Calibri" w:cs="Calibri"/>
                <w:b/>
                <w:color w:val="000000"/>
                <w:sz w:val="22"/>
                <w:szCs w:val="22"/>
              </w:rPr>
            </w:pPr>
            <w:ins w:id="2692" w:author="Mooney, Fintan" w:date="2026-01-14T20:58:00Z" w16du:dateUtc="2026-01-15T01:58:00Z">
              <w:r w:rsidRPr="00472644">
                <w:rPr>
                  <w:rFonts w:ascii="Calibri" w:eastAsia="Helvetica" w:hAnsi="Calibri" w:cs="Calibri"/>
                  <w:b/>
                  <w:color w:val="000000"/>
                  <w:sz w:val="22"/>
                  <w:szCs w:val="22"/>
                  <w:rPrChange w:id="2693" w:author="Mooney, Fintan" w:date="2026-01-14T20:58:00Z" w16du:dateUtc="2026-01-15T01:58:00Z">
                    <w:rPr>
                      <w:rFonts w:ascii="Helvetica" w:eastAsia="Helvetica" w:hAnsi="Helvetica" w:cs="Helvetica"/>
                      <w:b/>
                      <w:color w:val="000000"/>
                      <w:sz w:val="22"/>
                      <w:szCs w:val="22"/>
                    </w:rPr>
                  </w:rPrChange>
                </w:rPr>
                <w:t>5.01 (1.26, 19.95)</w:t>
              </w:r>
            </w:ins>
          </w:p>
        </w:tc>
      </w:tr>
    </w:tbl>
    <w:p w14:paraId="410E1EC3" w14:textId="77777777" w:rsidR="00B06691" w:rsidRDefault="00B06691" w:rsidP="00B06691">
      <w:pPr>
        <w:rPr>
          <w:ins w:id="2694" w:author="Mooney, Fintan" w:date="2026-01-12T22:40:00Z" w16du:dateUtc="2026-01-13T03:40:00Z"/>
          <w:rFonts w:ascii="Calibri" w:hAnsi="Calibri" w:cs="Calibri"/>
          <w:i/>
          <w:iCs/>
        </w:rPr>
      </w:pPr>
    </w:p>
    <w:p w14:paraId="55BF0078" w14:textId="77777777" w:rsidR="00B06691" w:rsidRDefault="00B06691" w:rsidP="00B06691">
      <w:pPr>
        <w:rPr>
          <w:ins w:id="2695" w:author="Mooney, Fintan" w:date="2026-01-12T22:40:00Z" w16du:dateUtc="2026-01-13T03:40:00Z"/>
          <w:rFonts w:ascii="Calibri" w:hAnsi="Calibri" w:cs="Calibri"/>
          <w:i/>
          <w:iCs/>
        </w:rPr>
      </w:pPr>
    </w:p>
    <w:p w14:paraId="1B81EF6F" w14:textId="70CC6EF0" w:rsidR="00B06691" w:rsidRPr="00521DB1" w:rsidRDefault="00B06691" w:rsidP="00B06691">
      <w:pPr>
        <w:rPr>
          <w:ins w:id="2696" w:author="Mooney, Fintan" w:date="2026-01-12T22:40:00Z" w16du:dateUtc="2026-01-13T03:40:00Z"/>
          <w:rFonts w:ascii="Calibri" w:hAnsi="Calibri" w:cs="Calibri"/>
        </w:rPr>
      </w:pPr>
      <w:ins w:id="2697" w:author="Mooney, Fintan" w:date="2026-01-12T22:40:00Z" w16du:dateUtc="2026-01-13T03:40:00Z">
        <w:r>
          <w:rPr>
            <w:rFonts w:ascii="Calibri" w:hAnsi="Calibri" w:cs="Calibri"/>
          </w:rPr>
          <w:t>Table S3. Unadjusted and adjusted l</w:t>
        </w:r>
        <w:r w:rsidRPr="00521DB1">
          <w:rPr>
            <w:rFonts w:ascii="Calibri" w:hAnsi="Calibri" w:cs="Calibri"/>
          </w:rPr>
          <w:t xml:space="preserve">ag-specific odds ratios for the association between meteorological conditions and wild-bird abundance </w:t>
        </w:r>
        <w:r>
          <w:rPr>
            <w:rFonts w:ascii="Calibri" w:hAnsi="Calibri" w:cs="Calibri"/>
          </w:rPr>
          <w:t xml:space="preserve">stratified by Anseriformes and predators </w:t>
        </w:r>
        <w:r w:rsidRPr="00521DB1">
          <w:rPr>
            <w:rFonts w:ascii="Calibri" w:hAnsi="Calibri" w:cs="Calibri"/>
          </w:rPr>
          <w:t xml:space="preserve">on odds of </w:t>
        </w:r>
      </w:ins>
      <w:ins w:id="2698" w:author="Mooney, Fintan" w:date="2026-01-13T10:16:00Z" w16du:dateUtc="2026-01-13T15:16:00Z">
        <w:r w:rsidR="003B7A77">
          <w:rPr>
            <w:rFonts w:ascii="Calibri" w:hAnsi="Calibri" w:cs="Calibri"/>
          </w:rPr>
          <w:t>an HPAI</w:t>
        </w:r>
      </w:ins>
      <w:ins w:id="2699" w:author="Mooney, Fintan" w:date="2026-01-12T22:40:00Z" w16du:dateUtc="2026-01-13T03:40:00Z">
        <w:r w:rsidRPr="00521DB1">
          <w:rPr>
            <w:rFonts w:ascii="Calibri" w:hAnsi="Calibri" w:cs="Calibri"/>
          </w:rPr>
          <w:t xml:space="preserve"> </w:t>
        </w:r>
        <w:r>
          <w:rPr>
            <w:rFonts w:ascii="Calibri" w:hAnsi="Calibri" w:cs="Calibri"/>
          </w:rPr>
          <w:t>spillover event</w:t>
        </w:r>
        <w:r w:rsidRPr="00521DB1">
          <w:rPr>
            <w:rFonts w:ascii="Calibri" w:hAnsi="Calibri" w:cs="Calibri"/>
          </w:rPr>
          <w:t>. Estimates are produced from the case-crossover</w:t>
        </w:r>
        <w:r>
          <w:rPr>
            <w:rFonts w:ascii="Calibri" w:hAnsi="Calibri" w:cs="Calibri"/>
          </w:rPr>
          <w:t xml:space="preserve"> model that used an 8-lag week window for Anseriformes and predator abundance. The adjusted models include runoff, snow density, soil moisture, temperature, precipitation, and wind speed cross-basis terms with linear exposure-response relationship, a natural spline lag function, and a 4-week lag window. </w:t>
        </w:r>
        <w:r w:rsidRPr="002B50A0">
          <w:rPr>
            <w:rFonts w:ascii="Calibri" w:hAnsi="Calibri" w:cs="Calibri"/>
          </w:rPr>
          <w:t>Estimates represent odds ratios (95% CI) per 0.5 standard deviation increase in each environmental predictor</w:t>
        </w:r>
        <w:r w:rsidRPr="00692E50">
          <w:rPr>
            <w:rFonts w:ascii="Calibri" w:hAnsi="Calibri" w:cs="Calibri"/>
          </w:rPr>
          <w:t>; statistically significant values are shown in bold.</w:t>
        </w:r>
      </w:ins>
    </w:p>
    <w:p w14:paraId="1F2FB225" w14:textId="77777777" w:rsidR="00B06691" w:rsidRPr="002B50A0" w:rsidRDefault="00B06691">
      <w:pPr>
        <w:rPr>
          <w:rFonts w:ascii="Calibri" w:hAnsi="Calibri" w:cs="Calibri"/>
        </w:rPr>
      </w:pPr>
    </w:p>
    <w:p w14:paraId="76278EC4" w14:textId="77777777" w:rsidR="00276ED0" w:rsidRDefault="00276ED0"/>
    <w:p w14:paraId="246038B2" w14:textId="710C1B3B" w:rsidR="00E94769" w:rsidRDefault="00E94769"/>
    <w:p w14:paraId="077A0C73" w14:textId="77777777" w:rsidR="00E94769" w:rsidRDefault="00E94769"/>
    <w:p w14:paraId="395D2047" w14:textId="77777777" w:rsidR="003877A3" w:rsidRDefault="003877A3">
      <w:pPr>
        <w:rPr>
          <w:ins w:id="2700" w:author="Mooney, Fintan" w:date="2026-01-12T22:42:00Z" w16du:dateUtc="2026-01-13T03:42:00Z"/>
        </w:rPr>
      </w:pPr>
    </w:p>
    <w:p w14:paraId="2AA75A30" w14:textId="77777777" w:rsidR="00594446" w:rsidRDefault="00594446">
      <w:pPr>
        <w:rPr>
          <w:ins w:id="2701" w:author="Mooney, Fintan" w:date="2026-01-12T22:42:00Z" w16du:dateUtc="2026-01-13T03:42:00Z"/>
        </w:rPr>
      </w:pPr>
    </w:p>
    <w:p w14:paraId="3C24700C" w14:textId="77777777" w:rsidR="00594446" w:rsidRDefault="00594446"/>
    <w:p w14:paraId="68AA7888" w14:textId="77777777" w:rsidR="003877A3" w:rsidRDefault="003877A3">
      <w:pPr>
        <w:rPr>
          <w:ins w:id="2702" w:author="Mooney, Fintan" w:date="2026-01-15T15:37:00Z" w16du:dateUtc="2026-01-15T20:37:00Z"/>
        </w:rPr>
      </w:pPr>
    </w:p>
    <w:p w14:paraId="560010F7" w14:textId="77777777" w:rsidR="00674DD0" w:rsidRDefault="00674DD0"/>
    <w:p w14:paraId="2F26287B" w14:textId="77777777" w:rsidR="004846D7" w:rsidRDefault="004846D7"/>
    <w:tbl>
      <w:tblPr>
        <w:tblW w:w="11593" w:type="dxa"/>
        <w:tblInd w:w="-1110" w:type="dxa"/>
        <w:tblLook w:val="0420" w:firstRow="1" w:lastRow="0" w:firstColumn="0" w:lastColumn="0" w:noHBand="0" w:noVBand="1"/>
      </w:tblPr>
      <w:tblGrid>
        <w:gridCol w:w="2233"/>
        <w:gridCol w:w="1872"/>
        <w:gridCol w:w="1872"/>
        <w:gridCol w:w="1872"/>
        <w:gridCol w:w="1872"/>
        <w:gridCol w:w="1872"/>
      </w:tblGrid>
      <w:tr w:rsidR="003D6584" w:rsidRPr="004846D7" w:rsidDel="00B06691" w14:paraId="534DF997" w14:textId="4C005D6B" w:rsidTr="003D6584">
        <w:trPr>
          <w:trHeight w:val="463"/>
          <w:tblHeader/>
          <w:del w:id="2703" w:author="Mooney, Fintan" w:date="2026-01-12T22:39:00Z"/>
        </w:trPr>
        <w:tc>
          <w:tcPr>
            <w:tcW w:w="0" w:type="auto"/>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3EA37CCD" w14:textId="78323942" w:rsidR="003D6584" w:rsidRPr="004846D7" w:rsidDel="00B06691" w:rsidRDefault="003D6584" w:rsidP="003877FC">
            <w:pPr>
              <w:pBdr>
                <w:top w:val="none" w:sz="0" w:space="0" w:color="000000"/>
                <w:left w:val="none" w:sz="0" w:space="0" w:color="000000"/>
                <w:bottom w:val="none" w:sz="0" w:space="0" w:color="000000"/>
                <w:right w:val="none" w:sz="0" w:space="0" w:color="000000"/>
              </w:pBdr>
              <w:spacing w:before="100" w:after="100"/>
              <w:ind w:left="100" w:right="100"/>
              <w:rPr>
                <w:del w:id="2704" w:author="Mooney, Fintan" w:date="2026-01-12T22:39:00Z" w16du:dateUtc="2026-01-13T03:39:00Z"/>
                <w:rFonts w:ascii="Calibri" w:eastAsia="Helvetica" w:hAnsi="Calibri" w:cs="Calibri"/>
                <w:color w:val="000000"/>
              </w:rPr>
            </w:pPr>
            <w:del w:id="2705" w:author="Mooney, Fintan" w:date="2026-01-12T22:39:00Z" w16du:dateUtc="2026-01-13T03:39:00Z">
              <w:r w:rsidRPr="004846D7" w:rsidDel="00B06691">
                <w:rPr>
                  <w:rFonts w:ascii="Calibri" w:eastAsia="Helvetica" w:hAnsi="Calibri" w:cs="Calibri"/>
                  <w:b/>
                  <w:bCs/>
                  <w:color w:val="000000"/>
                </w:rPr>
                <w:delText>Predictor</w:delText>
              </w:r>
            </w:del>
          </w:p>
        </w:tc>
        <w:tc>
          <w:tcPr>
            <w:tcW w:w="9360" w:type="dxa"/>
            <w:gridSpan w:val="5"/>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20F788F6" w14:textId="515BDB7E" w:rsidR="003D6584" w:rsidRPr="004846D7" w:rsidDel="00B06691" w:rsidRDefault="003D6584" w:rsidP="003877FC">
            <w:pPr>
              <w:pBdr>
                <w:top w:val="none" w:sz="0" w:space="0" w:color="000000"/>
                <w:left w:val="none" w:sz="0" w:space="0" w:color="000000"/>
                <w:bottom w:val="none" w:sz="0" w:space="0" w:color="000000"/>
                <w:right w:val="none" w:sz="0" w:space="0" w:color="000000"/>
              </w:pBdr>
              <w:spacing w:before="100" w:after="100"/>
              <w:ind w:left="100" w:right="100"/>
              <w:rPr>
                <w:del w:id="2706" w:author="Mooney, Fintan" w:date="2026-01-12T22:39:00Z" w16du:dateUtc="2026-01-13T03:39:00Z"/>
                <w:rFonts w:ascii="Calibri" w:eastAsia="Helvetica" w:hAnsi="Calibri" w:cs="Calibri"/>
                <w:color w:val="000000"/>
              </w:rPr>
            </w:pPr>
            <w:del w:id="2707" w:author="Mooney, Fintan" w:date="2026-01-12T22:39:00Z" w16du:dateUtc="2026-01-13T03:39:00Z">
              <w:r w:rsidRPr="004846D7" w:rsidDel="00B06691">
                <w:rPr>
                  <w:rFonts w:ascii="Calibri" w:eastAsia="Helvetica" w:hAnsi="Calibri" w:cs="Calibri"/>
                  <w:b/>
                  <w:bCs/>
                  <w:color w:val="000000"/>
                </w:rPr>
                <w:delText>Lag-Specific Odds Ratio (95% CI)</w:delText>
              </w:r>
            </w:del>
          </w:p>
        </w:tc>
      </w:tr>
      <w:tr w:rsidR="003D6584" w:rsidRPr="004846D7" w:rsidDel="00B06691" w14:paraId="3BAA2801" w14:textId="61686D20" w:rsidTr="003D6584">
        <w:trPr>
          <w:trHeight w:val="463"/>
          <w:tblHeader/>
          <w:del w:id="2708" w:author="Mooney, Fintan" w:date="2026-01-12T22:39:00Z"/>
        </w:trPr>
        <w:tc>
          <w:tcPr>
            <w:tcW w:w="0" w:type="auto"/>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6D06D8" w14:textId="450CBA3F" w:rsidR="003D6584" w:rsidRPr="004846D7" w:rsidDel="00B06691" w:rsidRDefault="003D6584" w:rsidP="007E2118">
            <w:pPr>
              <w:pBdr>
                <w:top w:val="none" w:sz="0" w:space="0" w:color="000000"/>
                <w:left w:val="none" w:sz="0" w:space="0" w:color="000000"/>
                <w:bottom w:val="none" w:sz="0" w:space="0" w:color="000000"/>
                <w:right w:val="none" w:sz="0" w:space="0" w:color="000000"/>
              </w:pBdr>
              <w:spacing w:before="100" w:after="100"/>
              <w:ind w:left="100" w:right="100"/>
              <w:rPr>
                <w:del w:id="2709" w:author="Mooney, Fintan" w:date="2026-01-12T22:39:00Z" w16du:dateUtc="2026-01-13T03:39:00Z"/>
                <w:rFonts w:ascii="Calibri" w:eastAsia="Helvetica" w:hAnsi="Calibri" w:cs="Calibri"/>
                <w:color w:val="000000"/>
              </w:rPr>
            </w:pPr>
          </w:p>
        </w:tc>
        <w:tc>
          <w:tcPr>
            <w:tcW w:w="1872"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AC895F" w14:textId="23B2FB90" w:rsidR="003D6584" w:rsidRPr="004846D7" w:rsidDel="00B06691" w:rsidRDefault="003D6584" w:rsidP="007E2118">
            <w:pPr>
              <w:pBdr>
                <w:top w:val="none" w:sz="0" w:space="0" w:color="000000"/>
                <w:left w:val="none" w:sz="0" w:space="0" w:color="000000"/>
                <w:bottom w:val="none" w:sz="0" w:space="0" w:color="000000"/>
                <w:right w:val="none" w:sz="0" w:space="0" w:color="000000"/>
              </w:pBdr>
              <w:spacing w:before="100" w:after="100"/>
              <w:ind w:left="100" w:right="100"/>
              <w:rPr>
                <w:del w:id="2710" w:author="Mooney, Fintan" w:date="2026-01-12T22:39:00Z" w16du:dateUtc="2026-01-13T03:39:00Z"/>
                <w:rFonts w:ascii="Calibri" w:eastAsia="Helvetica" w:hAnsi="Calibri" w:cs="Calibri"/>
                <w:color w:val="000000"/>
              </w:rPr>
            </w:pPr>
            <w:del w:id="2711" w:author="Mooney, Fintan" w:date="2026-01-12T22:39:00Z" w16du:dateUtc="2026-01-13T03:39:00Z">
              <w:r w:rsidRPr="004846D7" w:rsidDel="00B06691">
                <w:rPr>
                  <w:rFonts w:ascii="Calibri" w:eastAsia="Helvetica" w:hAnsi="Calibri" w:cs="Calibri"/>
                  <w:color w:val="000000"/>
                </w:rPr>
                <w:delText>Lag 0</w:delText>
              </w:r>
            </w:del>
          </w:p>
        </w:tc>
        <w:tc>
          <w:tcPr>
            <w:tcW w:w="1872"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1EF9EC" w14:textId="0065EDE0" w:rsidR="003D6584" w:rsidRPr="004846D7" w:rsidDel="00B06691" w:rsidRDefault="003D6584" w:rsidP="007E2118">
            <w:pPr>
              <w:pBdr>
                <w:top w:val="none" w:sz="0" w:space="0" w:color="000000"/>
                <w:left w:val="none" w:sz="0" w:space="0" w:color="000000"/>
                <w:bottom w:val="none" w:sz="0" w:space="0" w:color="000000"/>
                <w:right w:val="none" w:sz="0" w:space="0" w:color="000000"/>
              </w:pBdr>
              <w:spacing w:before="100" w:after="100"/>
              <w:ind w:left="100" w:right="100"/>
              <w:rPr>
                <w:del w:id="2712" w:author="Mooney, Fintan" w:date="2026-01-12T22:39:00Z" w16du:dateUtc="2026-01-13T03:39:00Z"/>
                <w:rFonts w:ascii="Calibri" w:eastAsia="Helvetica" w:hAnsi="Calibri" w:cs="Calibri"/>
                <w:color w:val="000000"/>
              </w:rPr>
            </w:pPr>
            <w:del w:id="2713" w:author="Mooney, Fintan" w:date="2026-01-12T22:39:00Z" w16du:dateUtc="2026-01-13T03:39:00Z">
              <w:r w:rsidRPr="004846D7" w:rsidDel="00B06691">
                <w:rPr>
                  <w:rFonts w:ascii="Calibri" w:eastAsia="Helvetica" w:hAnsi="Calibri" w:cs="Calibri"/>
                  <w:color w:val="000000"/>
                </w:rPr>
                <w:delText>Lag 1</w:delText>
              </w:r>
            </w:del>
          </w:p>
        </w:tc>
        <w:tc>
          <w:tcPr>
            <w:tcW w:w="1872"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66A8AE" w14:textId="38DB4AFC" w:rsidR="003D6584" w:rsidRPr="004846D7" w:rsidDel="00B06691" w:rsidRDefault="003D6584" w:rsidP="007E2118">
            <w:pPr>
              <w:pBdr>
                <w:top w:val="none" w:sz="0" w:space="0" w:color="000000"/>
                <w:left w:val="none" w:sz="0" w:space="0" w:color="000000"/>
                <w:bottom w:val="none" w:sz="0" w:space="0" w:color="000000"/>
                <w:right w:val="none" w:sz="0" w:space="0" w:color="000000"/>
              </w:pBdr>
              <w:spacing w:before="100" w:after="100"/>
              <w:ind w:left="100" w:right="100"/>
              <w:rPr>
                <w:del w:id="2714" w:author="Mooney, Fintan" w:date="2026-01-12T22:39:00Z" w16du:dateUtc="2026-01-13T03:39:00Z"/>
                <w:rFonts w:ascii="Calibri" w:eastAsia="Helvetica" w:hAnsi="Calibri" w:cs="Calibri"/>
                <w:color w:val="000000"/>
              </w:rPr>
            </w:pPr>
            <w:del w:id="2715" w:author="Mooney, Fintan" w:date="2026-01-12T22:39:00Z" w16du:dateUtc="2026-01-13T03:39:00Z">
              <w:r w:rsidRPr="004846D7" w:rsidDel="00B06691">
                <w:rPr>
                  <w:rFonts w:ascii="Calibri" w:eastAsia="Helvetica" w:hAnsi="Calibri" w:cs="Calibri"/>
                  <w:color w:val="000000"/>
                </w:rPr>
                <w:delText>Lag 2</w:delText>
              </w:r>
            </w:del>
          </w:p>
        </w:tc>
        <w:tc>
          <w:tcPr>
            <w:tcW w:w="1872"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61DBCC" w14:textId="40B85DD5" w:rsidR="003D6584" w:rsidRPr="004846D7" w:rsidDel="00B06691" w:rsidRDefault="003D6584" w:rsidP="007E2118">
            <w:pPr>
              <w:pBdr>
                <w:top w:val="none" w:sz="0" w:space="0" w:color="000000"/>
                <w:left w:val="none" w:sz="0" w:space="0" w:color="000000"/>
                <w:bottom w:val="none" w:sz="0" w:space="0" w:color="000000"/>
                <w:right w:val="none" w:sz="0" w:space="0" w:color="000000"/>
              </w:pBdr>
              <w:spacing w:before="100" w:after="100"/>
              <w:ind w:left="100" w:right="100"/>
              <w:rPr>
                <w:del w:id="2716" w:author="Mooney, Fintan" w:date="2026-01-12T22:39:00Z" w16du:dateUtc="2026-01-13T03:39:00Z"/>
                <w:rFonts w:ascii="Calibri" w:eastAsia="Helvetica" w:hAnsi="Calibri" w:cs="Calibri"/>
                <w:color w:val="000000"/>
              </w:rPr>
            </w:pPr>
            <w:del w:id="2717" w:author="Mooney, Fintan" w:date="2026-01-12T22:39:00Z" w16du:dateUtc="2026-01-13T03:39:00Z">
              <w:r w:rsidRPr="004846D7" w:rsidDel="00B06691">
                <w:rPr>
                  <w:rFonts w:ascii="Calibri" w:eastAsia="Helvetica" w:hAnsi="Calibri" w:cs="Calibri"/>
                  <w:color w:val="000000"/>
                </w:rPr>
                <w:delText>Lag 3</w:delText>
              </w:r>
            </w:del>
          </w:p>
        </w:tc>
        <w:tc>
          <w:tcPr>
            <w:tcW w:w="1872"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3A10FA" w14:textId="7209149B" w:rsidR="003D6584" w:rsidRPr="004846D7" w:rsidDel="00B06691" w:rsidRDefault="003D6584" w:rsidP="007E2118">
            <w:pPr>
              <w:pBdr>
                <w:top w:val="none" w:sz="0" w:space="0" w:color="000000"/>
                <w:left w:val="none" w:sz="0" w:space="0" w:color="000000"/>
                <w:bottom w:val="none" w:sz="0" w:space="0" w:color="000000"/>
                <w:right w:val="none" w:sz="0" w:space="0" w:color="000000"/>
              </w:pBdr>
              <w:spacing w:before="100" w:after="100"/>
              <w:ind w:left="100" w:right="100"/>
              <w:rPr>
                <w:del w:id="2718" w:author="Mooney, Fintan" w:date="2026-01-12T22:39:00Z" w16du:dateUtc="2026-01-13T03:39:00Z"/>
                <w:rFonts w:ascii="Calibri" w:eastAsia="Helvetica" w:hAnsi="Calibri" w:cs="Calibri"/>
                <w:color w:val="000000"/>
              </w:rPr>
            </w:pPr>
            <w:del w:id="2719" w:author="Mooney, Fintan" w:date="2026-01-12T22:39:00Z" w16du:dateUtc="2026-01-13T03:39:00Z">
              <w:r w:rsidRPr="004846D7" w:rsidDel="00B06691">
                <w:rPr>
                  <w:rFonts w:ascii="Calibri" w:eastAsia="Helvetica" w:hAnsi="Calibri" w:cs="Calibri"/>
                  <w:color w:val="000000"/>
                </w:rPr>
                <w:delText>Lag 4</w:delText>
              </w:r>
            </w:del>
          </w:p>
        </w:tc>
      </w:tr>
      <w:tr w:rsidR="00F6336B" w:rsidRPr="004846D7" w:rsidDel="00B06691" w14:paraId="607934BB" w14:textId="2E04FA93" w:rsidTr="003D6584">
        <w:trPr>
          <w:trHeight w:val="724"/>
          <w:del w:id="2720" w:author="Mooney, Fintan" w:date="2026-01-12T22:39:00Z"/>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CD7865" w14:textId="793681F7" w:rsidR="00F6336B" w:rsidRPr="004846D7" w:rsidDel="00B06691" w:rsidRDefault="00F6336B" w:rsidP="00F6336B">
            <w:pPr>
              <w:pBdr>
                <w:top w:val="none" w:sz="0" w:space="0" w:color="000000"/>
                <w:left w:val="none" w:sz="0" w:space="0" w:color="000000"/>
                <w:bottom w:val="none" w:sz="0" w:space="0" w:color="000000"/>
                <w:right w:val="none" w:sz="0" w:space="0" w:color="000000"/>
              </w:pBdr>
              <w:spacing w:before="100" w:after="100"/>
              <w:ind w:left="100" w:right="100"/>
              <w:rPr>
                <w:del w:id="2721" w:author="Mooney, Fintan" w:date="2026-01-12T22:39:00Z" w16du:dateUtc="2026-01-13T03:39:00Z"/>
                <w:rFonts w:ascii="Calibri" w:eastAsia="Helvetica" w:hAnsi="Calibri" w:cs="Calibri"/>
                <w:color w:val="000000"/>
              </w:rPr>
            </w:pPr>
            <w:del w:id="2722" w:author="Mooney, Fintan" w:date="2026-01-12T22:39:00Z" w16du:dateUtc="2026-01-13T03:39:00Z">
              <w:r w:rsidRPr="004846D7" w:rsidDel="00B06691">
                <w:rPr>
                  <w:rFonts w:ascii="Calibri" w:eastAsia="Helvetica" w:hAnsi="Calibri" w:cs="Calibri"/>
                  <w:color w:val="000000"/>
                </w:rPr>
                <w:delText>Runoff</w:delText>
              </w:r>
            </w:del>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907FDA" w14:textId="0CF36F52" w:rsidR="00F6336B" w:rsidRPr="00F6336B" w:rsidDel="00B06691" w:rsidRDefault="00F6336B" w:rsidP="00F6336B">
            <w:pPr>
              <w:pBdr>
                <w:top w:val="none" w:sz="0" w:space="0" w:color="000000"/>
                <w:left w:val="none" w:sz="0" w:space="0" w:color="000000"/>
                <w:bottom w:val="none" w:sz="0" w:space="0" w:color="000000"/>
                <w:right w:val="none" w:sz="0" w:space="0" w:color="000000"/>
              </w:pBdr>
              <w:spacing w:before="100" w:after="100"/>
              <w:ind w:left="100" w:right="100"/>
              <w:rPr>
                <w:del w:id="2723" w:author="Mooney, Fintan" w:date="2026-01-12T22:39:00Z" w16du:dateUtc="2026-01-13T03:39:00Z"/>
                <w:rFonts w:ascii="Calibri" w:eastAsia="Helvetica" w:hAnsi="Calibri" w:cs="Calibri"/>
                <w:b/>
                <w:color w:val="000000"/>
              </w:rPr>
            </w:pPr>
            <w:del w:id="2724" w:author="Mooney, Fintan" w:date="2026-01-12T16:32:00Z" w16du:dateUtc="2026-01-12T21:32:00Z">
              <w:r w:rsidRPr="00F6336B" w:rsidDel="00D85962">
                <w:rPr>
                  <w:rFonts w:ascii="Calibri" w:eastAsia="Helvetica" w:hAnsi="Calibri" w:cs="Calibri"/>
                  <w:b/>
                  <w:color w:val="000000"/>
                </w:rPr>
                <w:delText>2.38 (1.43, 3.95)</w:delText>
              </w:r>
            </w:del>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859AC7" w14:textId="5FBF5C00" w:rsidR="00F6336B" w:rsidRPr="00F6336B" w:rsidDel="00B06691" w:rsidRDefault="00F6336B" w:rsidP="00F6336B">
            <w:pPr>
              <w:pBdr>
                <w:top w:val="none" w:sz="0" w:space="0" w:color="000000"/>
                <w:left w:val="none" w:sz="0" w:space="0" w:color="000000"/>
                <w:bottom w:val="none" w:sz="0" w:space="0" w:color="000000"/>
                <w:right w:val="none" w:sz="0" w:space="0" w:color="000000"/>
              </w:pBdr>
              <w:spacing w:before="100" w:after="100"/>
              <w:ind w:left="100" w:right="100"/>
              <w:rPr>
                <w:del w:id="2725" w:author="Mooney, Fintan" w:date="2026-01-12T22:39:00Z" w16du:dateUtc="2026-01-13T03:39:00Z"/>
                <w:rFonts w:ascii="Calibri" w:eastAsia="Helvetica" w:hAnsi="Calibri" w:cs="Calibri"/>
                <w:b/>
                <w:color w:val="000000"/>
              </w:rPr>
            </w:pPr>
            <w:del w:id="2726" w:author="Mooney, Fintan" w:date="2026-01-12T16:32:00Z" w16du:dateUtc="2026-01-12T21:32:00Z">
              <w:r w:rsidRPr="00F6336B" w:rsidDel="00D85962">
                <w:rPr>
                  <w:rFonts w:ascii="Calibri" w:eastAsia="Helvetica" w:hAnsi="Calibri" w:cs="Calibri"/>
                  <w:b/>
                  <w:color w:val="000000"/>
                </w:rPr>
                <w:delText>1.83 (1.24, 2.71)</w:delText>
              </w:r>
            </w:del>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8F69D6" w14:textId="718EFFE0" w:rsidR="00F6336B" w:rsidRPr="00F6336B" w:rsidDel="00B06691" w:rsidRDefault="00F6336B" w:rsidP="00F6336B">
            <w:pPr>
              <w:pBdr>
                <w:top w:val="none" w:sz="0" w:space="0" w:color="000000"/>
                <w:left w:val="none" w:sz="0" w:space="0" w:color="000000"/>
                <w:bottom w:val="none" w:sz="0" w:space="0" w:color="000000"/>
                <w:right w:val="none" w:sz="0" w:space="0" w:color="000000"/>
              </w:pBdr>
              <w:spacing w:before="100" w:after="100"/>
              <w:ind w:left="100" w:right="100"/>
              <w:rPr>
                <w:del w:id="2727" w:author="Mooney, Fintan" w:date="2026-01-12T22:39:00Z" w16du:dateUtc="2026-01-13T03:39:00Z"/>
                <w:rFonts w:ascii="Calibri" w:eastAsia="Helvetica" w:hAnsi="Calibri" w:cs="Calibri"/>
                <w:b/>
                <w:color w:val="000000"/>
              </w:rPr>
            </w:pPr>
            <w:del w:id="2728" w:author="Mooney, Fintan" w:date="2026-01-12T16:32:00Z" w16du:dateUtc="2026-01-12T21:32:00Z">
              <w:r w:rsidRPr="00F6336B" w:rsidDel="00D85962">
                <w:rPr>
                  <w:rFonts w:ascii="Calibri" w:eastAsia="Helvetica" w:hAnsi="Calibri" w:cs="Calibri"/>
                  <w:b/>
                  <w:color w:val="000000"/>
                </w:rPr>
                <w:delText>1.41 (1.05, 1.89)</w:delText>
              </w:r>
            </w:del>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DBEA4B" w14:textId="5F11BB0C" w:rsidR="00F6336B" w:rsidRPr="00F6336B" w:rsidDel="00B06691" w:rsidRDefault="00F6336B" w:rsidP="00F6336B">
            <w:pPr>
              <w:pBdr>
                <w:top w:val="none" w:sz="0" w:space="0" w:color="000000"/>
                <w:left w:val="none" w:sz="0" w:space="0" w:color="000000"/>
                <w:bottom w:val="none" w:sz="0" w:space="0" w:color="000000"/>
                <w:right w:val="none" w:sz="0" w:space="0" w:color="000000"/>
              </w:pBdr>
              <w:spacing w:before="100" w:after="100"/>
              <w:ind w:left="100" w:right="100"/>
              <w:rPr>
                <w:del w:id="2729" w:author="Mooney, Fintan" w:date="2026-01-12T22:39:00Z" w16du:dateUtc="2026-01-13T03:39:00Z"/>
                <w:rFonts w:ascii="Calibri" w:eastAsia="Helvetica" w:hAnsi="Calibri" w:cs="Calibri"/>
                <w:color w:val="000000"/>
              </w:rPr>
            </w:pPr>
            <w:del w:id="2730" w:author="Mooney, Fintan" w:date="2026-01-12T16:32:00Z" w16du:dateUtc="2026-01-12T21:32:00Z">
              <w:r w:rsidRPr="00F6336B" w:rsidDel="00D85962">
                <w:rPr>
                  <w:rFonts w:ascii="Calibri" w:eastAsia="Helvetica" w:hAnsi="Calibri" w:cs="Calibri"/>
                  <w:color w:val="000000"/>
                </w:rPr>
                <w:delText>1.09 (0.85, 1.39)</w:delText>
              </w:r>
            </w:del>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B817E2" w14:textId="612A477A" w:rsidR="00F6336B" w:rsidRPr="00F6336B" w:rsidDel="00B06691" w:rsidRDefault="00F6336B" w:rsidP="00F6336B">
            <w:pPr>
              <w:pBdr>
                <w:top w:val="none" w:sz="0" w:space="0" w:color="000000"/>
                <w:left w:val="none" w:sz="0" w:space="0" w:color="000000"/>
                <w:bottom w:val="none" w:sz="0" w:space="0" w:color="000000"/>
                <w:right w:val="none" w:sz="0" w:space="0" w:color="000000"/>
              </w:pBdr>
              <w:spacing w:before="100" w:after="100"/>
              <w:ind w:left="100" w:right="100"/>
              <w:rPr>
                <w:del w:id="2731" w:author="Mooney, Fintan" w:date="2026-01-12T22:39:00Z" w16du:dateUtc="2026-01-13T03:39:00Z"/>
                <w:rFonts w:ascii="Calibri" w:eastAsia="Helvetica" w:hAnsi="Calibri" w:cs="Calibri"/>
                <w:color w:val="000000"/>
              </w:rPr>
            </w:pPr>
            <w:del w:id="2732" w:author="Mooney, Fintan" w:date="2026-01-12T16:32:00Z" w16du:dateUtc="2026-01-12T21:32:00Z">
              <w:r w:rsidRPr="00F6336B" w:rsidDel="00D85962">
                <w:rPr>
                  <w:rFonts w:ascii="Calibri" w:eastAsia="Helvetica" w:hAnsi="Calibri" w:cs="Calibri"/>
                  <w:color w:val="000000"/>
                </w:rPr>
                <w:delText>0.84 (0.64, 1.10)</w:delText>
              </w:r>
            </w:del>
          </w:p>
        </w:tc>
      </w:tr>
      <w:tr w:rsidR="00F6336B" w:rsidRPr="004846D7" w:rsidDel="00B06691" w14:paraId="6ED4BE7E" w14:textId="6CACBA42" w:rsidTr="003D6584">
        <w:trPr>
          <w:trHeight w:val="724"/>
          <w:del w:id="2733" w:author="Mooney, Fintan" w:date="2026-01-12T22:39:00Z"/>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E8DEE6" w14:textId="749D117E" w:rsidR="00F6336B" w:rsidRPr="004846D7" w:rsidDel="00B06691" w:rsidRDefault="00F6336B" w:rsidP="00F6336B">
            <w:pPr>
              <w:pBdr>
                <w:top w:val="none" w:sz="0" w:space="0" w:color="000000"/>
                <w:left w:val="none" w:sz="0" w:space="0" w:color="000000"/>
                <w:bottom w:val="none" w:sz="0" w:space="0" w:color="000000"/>
                <w:right w:val="none" w:sz="0" w:space="0" w:color="000000"/>
              </w:pBdr>
              <w:spacing w:before="100" w:after="100"/>
              <w:ind w:left="100" w:right="100"/>
              <w:rPr>
                <w:del w:id="2734" w:author="Mooney, Fintan" w:date="2026-01-12T22:39:00Z" w16du:dateUtc="2026-01-13T03:39:00Z"/>
                <w:rFonts w:ascii="Calibri" w:eastAsia="Helvetica" w:hAnsi="Calibri" w:cs="Calibri"/>
                <w:color w:val="000000"/>
              </w:rPr>
            </w:pPr>
            <w:del w:id="2735" w:author="Mooney, Fintan" w:date="2026-01-12T22:39:00Z" w16du:dateUtc="2026-01-13T03:39:00Z">
              <w:r w:rsidRPr="004846D7" w:rsidDel="00B06691">
                <w:rPr>
                  <w:rFonts w:ascii="Calibri" w:eastAsia="Helvetica" w:hAnsi="Calibri" w:cs="Calibri"/>
                  <w:color w:val="000000"/>
                </w:rPr>
                <w:delText>Soil Moisture</w:delText>
              </w:r>
            </w:del>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BBE5CA" w14:textId="61DC034B" w:rsidR="00F6336B" w:rsidRPr="00F6336B" w:rsidDel="00B06691" w:rsidRDefault="00F6336B" w:rsidP="00F6336B">
            <w:pPr>
              <w:pBdr>
                <w:top w:val="none" w:sz="0" w:space="0" w:color="000000"/>
                <w:left w:val="none" w:sz="0" w:space="0" w:color="000000"/>
                <w:bottom w:val="none" w:sz="0" w:space="0" w:color="000000"/>
                <w:right w:val="none" w:sz="0" w:space="0" w:color="000000"/>
              </w:pBdr>
              <w:spacing w:before="100" w:after="100"/>
              <w:ind w:left="100" w:right="100"/>
              <w:rPr>
                <w:del w:id="2736" w:author="Mooney, Fintan" w:date="2026-01-12T22:39:00Z" w16du:dateUtc="2026-01-13T03:39:00Z"/>
                <w:rFonts w:ascii="Calibri" w:eastAsia="Helvetica" w:hAnsi="Calibri" w:cs="Calibri"/>
                <w:color w:val="000000"/>
              </w:rPr>
            </w:pPr>
            <w:del w:id="2737" w:author="Mooney, Fintan" w:date="2026-01-12T16:32:00Z" w16du:dateUtc="2026-01-12T21:32:00Z">
              <w:r w:rsidRPr="00F6336B" w:rsidDel="00D85962">
                <w:rPr>
                  <w:rFonts w:ascii="Calibri" w:eastAsia="Helvetica" w:hAnsi="Calibri" w:cs="Calibri"/>
                  <w:color w:val="000000"/>
                </w:rPr>
                <w:delText>1.59 (0.77, 3.30)</w:delText>
              </w:r>
            </w:del>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6B2DC2" w14:textId="0B1546CB" w:rsidR="00F6336B" w:rsidRPr="00F6336B" w:rsidDel="00B06691" w:rsidRDefault="00F6336B" w:rsidP="00F6336B">
            <w:pPr>
              <w:pBdr>
                <w:top w:val="none" w:sz="0" w:space="0" w:color="000000"/>
                <w:left w:val="none" w:sz="0" w:space="0" w:color="000000"/>
                <w:bottom w:val="none" w:sz="0" w:space="0" w:color="000000"/>
                <w:right w:val="none" w:sz="0" w:space="0" w:color="000000"/>
              </w:pBdr>
              <w:spacing w:before="100" w:after="100"/>
              <w:ind w:left="100" w:right="100"/>
              <w:rPr>
                <w:del w:id="2738" w:author="Mooney, Fintan" w:date="2026-01-12T22:39:00Z" w16du:dateUtc="2026-01-13T03:39:00Z"/>
                <w:rFonts w:ascii="Calibri" w:eastAsia="Helvetica" w:hAnsi="Calibri" w:cs="Calibri"/>
                <w:color w:val="000000"/>
              </w:rPr>
            </w:pPr>
            <w:del w:id="2739" w:author="Mooney, Fintan" w:date="2026-01-12T16:32:00Z" w16du:dateUtc="2026-01-12T21:32:00Z">
              <w:r w:rsidRPr="00F6336B" w:rsidDel="00D85962">
                <w:rPr>
                  <w:rFonts w:ascii="Calibri" w:eastAsia="Helvetica" w:hAnsi="Calibri" w:cs="Calibri"/>
                  <w:color w:val="000000"/>
                </w:rPr>
                <w:delText>1.28 (0.71, 2.30)</w:delText>
              </w:r>
            </w:del>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C727DF" w14:textId="01150865" w:rsidR="00F6336B" w:rsidRPr="00F6336B" w:rsidDel="00B06691" w:rsidRDefault="00F6336B" w:rsidP="00F6336B">
            <w:pPr>
              <w:pBdr>
                <w:top w:val="none" w:sz="0" w:space="0" w:color="000000"/>
                <w:left w:val="none" w:sz="0" w:space="0" w:color="000000"/>
                <w:bottom w:val="none" w:sz="0" w:space="0" w:color="000000"/>
                <w:right w:val="none" w:sz="0" w:space="0" w:color="000000"/>
              </w:pBdr>
              <w:spacing w:before="100" w:after="100"/>
              <w:ind w:left="100" w:right="100"/>
              <w:rPr>
                <w:del w:id="2740" w:author="Mooney, Fintan" w:date="2026-01-12T22:39:00Z" w16du:dateUtc="2026-01-13T03:39:00Z"/>
                <w:rFonts w:ascii="Calibri" w:eastAsia="Helvetica" w:hAnsi="Calibri" w:cs="Calibri"/>
                <w:color w:val="000000"/>
              </w:rPr>
            </w:pPr>
            <w:del w:id="2741" w:author="Mooney, Fintan" w:date="2026-01-12T16:32:00Z" w16du:dateUtc="2026-01-12T21:32:00Z">
              <w:r w:rsidRPr="00F6336B" w:rsidDel="00D85962">
                <w:rPr>
                  <w:rFonts w:ascii="Calibri" w:eastAsia="Helvetica" w:hAnsi="Calibri" w:cs="Calibri"/>
                  <w:color w:val="000000"/>
                </w:rPr>
                <w:delText>1.02 (0.59, 1.77)</w:delText>
              </w:r>
            </w:del>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5158EC" w14:textId="6D1A77E8" w:rsidR="00F6336B" w:rsidRPr="00F6336B" w:rsidDel="00B06691" w:rsidRDefault="00F6336B" w:rsidP="00F6336B">
            <w:pPr>
              <w:pBdr>
                <w:top w:val="none" w:sz="0" w:space="0" w:color="000000"/>
                <w:left w:val="none" w:sz="0" w:space="0" w:color="000000"/>
                <w:bottom w:val="none" w:sz="0" w:space="0" w:color="000000"/>
                <w:right w:val="none" w:sz="0" w:space="0" w:color="000000"/>
              </w:pBdr>
              <w:spacing w:before="100" w:after="100"/>
              <w:ind w:left="100" w:right="100"/>
              <w:rPr>
                <w:del w:id="2742" w:author="Mooney, Fintan" w:date="2026-01-12T22:39:00Z" w16du:dateUtc="2026-01-13T03:39:00Z"/>
                <w:rFonts w:ascii="Calibri" w:eastAsia="Helvetica" w:hAnsi="Calibri" w:cs="Calibri"/>
                <w:color w:val="000000"/>
              </w:rPr>
            </w:pPr>
            <w:del w:id="2743" w:author="Mooney, Fintan" w:date="2026-01-12T16:32:00Z" w16du:dateUtc="2026-01-12T21:32:00Z">
              <w:r w:rsidRPr="00F6336B" w:rsidDel="00D85962">
                <w:rPr>
                  <w:rFonts w:ascii="Calibri" w:eastAsia="Helvetica" w:hAnsi="Calibri" w:cs="Calibri"/>
                  <w:color w:val="000000"/>
                </w:rPr>
                <w:delText>0.82 (0.44, 1.52)</w:delText>
              </w:r>
            </w:del>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CD3771" w14:textId="0BE85FB8" w:rsidR="00F6336B" w:rsidRPr="00F6336B" w:rsidDel="00B06691" w:rsidRDefault="00F6336B" w:rsidP="00F6336B">
            <w:pPr>
              <w:pBdr>
                <w:top w:val="none" w:sz="0" w:space="0" w:color="000000"/>
                <w:left w:val="none" w:sz="0" w:space="0" w:color="000000"/>
                <w:bottom w:val="none" w:sz="0" w:space="0" w:color="000000"/>
                <w:right w:val="none" w:sz="0" w:space="0" w:color="000000"/>
              </w:pBdr>
              <w:spacing w:before="100" w:after="100"/>
              <w:ind w:left="100" w:right="100"/>
              <w:rPr>
                <w:del w:id="2744" w:author="Mooney, Fintan" w:date="2026-01-12T22:39:00Z" w16du:dateUtc="2026-01-13T03:39:00Z"/>
                <w:rFonts w:ascii="Calibri" w:eastAsia="Helvetica" w:hAnsi="Calibri" w:cs="Calibri"/>
                <w:color w:val="000000"/>
              </w:rPr>
            </w:pPr>
            <w:del w:id="2745" w:author="Mooney, Fintan" w:date="2026-01-12T16:32:00Z" w16du:dateUtc="2026-01-12T21:32:00Z">
              <w:r w:rsidRPr="00F6336B" w:rsidDel="00D85962">
                <w:rPr>
                  <w:rFonts w:ascii="Calibri" w:eastAsia="Helvetica" w:hAnsi="Calibri" w:cs="Calibri"/>
                  <w:color w:val="000000"/>
                </w:rPr>
                <w:delText>0.66 (0.30, 1.42)</w:delText>
              </w:r>
            </w:del>
          </w:p>
        </w:tc>
      </w:tr>
      <w:tr w:rsidR="00F6336B" w:rsidRPr="004846D7" w:rsidDel="00B06691" w14:paraId="7A0FD003" w14:textId="426C522D" w:rsidTr="003D6584">
        <w:trPr>
          <w:trHeight w:val="744"/>
          <w:del w:id="2746" w:author="Mooney, Fintan" w:date="2026-01-12T22:39:00Z"/>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9CDCCF" w14:textId="7305044E" w:rsidR="00F6336B" w:rsidRPr="004846D7" w:rsidDel="00B06691" w:rsidRDefault="00F6336B" w:rsidP="00F6336B">
            <w:pPr>
              <w:pBdr>
                <w:top w:val="none" w:sz="0" w:space="0" w:color="000000"/>
                <w:left w:val="none" w:sz="0" w:space="0" w:color="000000"/>
                <w:bottom w:val="none" w:sz="0" w:space="0" w:color="000000"/>
                <w:right w:val="none" w:sz="0" w:space="0" w:color="000000"/>
              </w:pBdr>
              <w:spacing w:before="100" w:after="100"/>
              <w:ind w:left="100" w:right="100"/>
              <w:rPr>
                <w:del w:id="2747" w:author="Mooney, Fintan" w:date="2026-01-12T22:39:00Z" w16du:dateUtc="2026-01-13T03:39:00Z"/>
                <w:rFonts w:ascii="Calibri" w:eastAsia="Helvetica" w:hAnsi="Calibri" w:cs="Calibri"/>
                <w:color w:val="000000"/>
              </w:rPr>
            </w:pPr>
            <w:del w:id="2748" w:author="Mooney, Fintan" w:date="2026-01-12T22:39:00Z" w16du:dateUtc="2026-01-13T03:39:00Z">
              <w:r w:rsidRPr="004846D7" w:rsidDel="00B06691">
                <w:rPr>
                  <w:rFonts w:ascii="Calibri" w:eastAsia="Helvetica" w:hAnsi="Calibri" w:cs="Calibri"/>
                  <w:color w:val="000000"/>
                </w:rPr>
                <w:delText>Temperature</w:delText>
              </w:r>
            </w:del>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CFE6C4" w14:textId="1BA1F95E" w:rsidR="00F6336B" w:rsidRPr="00F6336B" w:rsidDel="00B06691" w:rsidRDefault="00F6336B" w:rsidP="00F6336B">
            <w:pPr>
              <w:pBdr>
                <w:top w:val="none" w:sz="0" w:space="0" w:color="000000"/>
                <w:left w:val="none" w:sz="0" w:space="0" w:color="000000"/>
                <w:bottom w:val="none" w:sz="0" w:space="0" w:color="000000"/>
                <w:right w:val="none" w:sz="0" w:space="0" w:color="000000"/>
              </w:pBdr>
              <w:spacing w:before="100" w:after="100"/>
              <w:ind w:left="100" w:right="100"/>
              <w:rPr>
                <w:del w:id="2749" w:author="Mooney, Fintan" w:date="2026-01-12T22:39:00Z" w16du:dateUtc="2026-01-13T03:39:00Z"/>
                <w:rFonts w:ascii="Calibri" w:eastAsia="Helvetica" w:hAnsi="Calibri" w:cs="Calibri"/>
                <w:b/>
                <w:color w:val="000000"/>
              </w:rPr>
            </w:pPr>
            <w:del w:id="2750" w:author="Mooney, Fintan" w:date="2026-01-12T16:32:00Z" w16du:dateUtc="2026-01-12T21:32:00Z">
              <w:r w:rsidRPr="00F6336B" w:rsidDel="00D85962">
                <w:rPr>
                  <w:rFonts w:ascii="Calibri" w:eastAsia="Helvetica" w:hAnsi="Calibri" w:cs="Calibri"/>
                  <w:b/>
                  <w:color w:val="000000"/>
                </w:rPr>
                <w:delText>0.41 (0.20, 0.81)</w:delText>
              </w:r>
            </w:del>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D4A087" w14:textId="7F354993" w:rsidR="00F6336B" w:rsidRPr="00F6336B" w:rsidDel="00B06691" w:rsidRDefault="00F6336B" w:rsidP="00F6336B">
            <w:pPr>
              <w:pBdr>
                <w:top w:val="none" w:sz="0" w:space="0" w:color="000000"/>
                <w:left w:val="none" w:sz="0" w:space="0" w:color="000000"/>
                <w:bottom w:val="none" w:sz="0" w:space="0" w:color="000000"/>
                <w:right w:val="none" w:sz="0" w:space="0" w:color="000000"/>
              </w:pBdr>
              <w:spacing w:before="100" w:after="100"/>
              <w:ind w:left="100" w:right="100"/>
              <w:rPr>
                <w:del w:id="2751" w:author="Mooney, Fintan" w:date="2026-01-12T22:39:00Z" w16du:dateUtc="2026-01-13T03:39:00Z"/>
                <w:rFonts w:ascii="Calibri" w:eastAsia="Helvetica" w:hAnsi="Calibri" w:cs="Calibri"/>
                <w:color w:val="000000"/>
              </w:rPr>
            </w:pPr>
            <w:del w:id="2752" w:author="Mooney, Fintan" w:date="2026-01-12T16:32:00Z" w16du:dateUtc="2026-01-12T21:32:00Z">
              <w:r w:rsidRPr="00F6336B" w:rsidDel="00D85962">
                <w:rPr>
                  <w:rFonts w:ascii="Calibri" w:eastAsia="Helvetica" w:hAnsi="Calibri" w:cs="Calibri"/>
                  <w:color w:val="000000"/>
                </w:rPr>
                <w:delText>0.75 (0.52, 1.09)</w:delText>
              </w:r>
            </w:del>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1F4525" w14:textId="5638E3C9" w:rsidR="00F6336B" w:rsidRPr="00F6336B" w:rsidDel="00B06691" w:rsidRDefault="00F6336B" w:rsidP="00F6336B">
            <w:pPr>
              <w:pBdr>
                <w:top w:val="none" w:sz="0" w:space="0" w:color="000000"/>
                <w:left w:val="none" w:sz="0" w:space="0" w:color="000000"/>
                <w:bottom w:val="none" w:sz="0" w:space="0" w:color="000000"/>
                <w:right w:val="none" w:sz="0" w:space="0" w:color="000000"/>
              </w:pBdr>
              <w:spacing w:before="100" w:after="100"/>
              <w:ind w:left="100" w:right="100"/>
              <w:rPr>
                <w:del w:id="2753" w:author="Mooney, Fintan" w:date="2026-01-12T22:39:00Z" w16du:dateUtc="2026-01-13T03:39:00Z"/>
                <w:rFonts w:ascii="Calibri" w:eastAsia="Helvetica" w:hAnsi="Calibri" w:cs="Calibri"/>
                <w:b/>
                <w:color w:val="000000"/>
              </w:rPr>
            </w:pPr>
            <w:del w:id="2754" w:author="Mooney, Fintan" w:date="2026-01-12T16:32:00Z" w16du:dateUtc="2026-01-12T21:32:00Z">
              <w:r w:rsidRPr="00F6336B" w:rsidDel="00D85962">
                <w:rPr>
                  <w:rFonts w:ascii="Calibri" w:eastAsia="Helvetica" w:hAnsi="Calibri" w:cs="Calibri"/>
                  <w:b/>
                  <w:color w:val="000000"/>
                </w:rPr>
                <w:delText>1.39 (1.01, 1.91)</w:delText>
              </w:r>
            </w:del>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AC57B5" w14:textId="6A56B708" w:rsidR="00F6336B" w:rsidRPr="00F6336B" w:rsidDel="00B06691" w:rsidRDefault="00F6336B" w:rsidP="00F6336B">
            <w:pPr>
              <w:pBdr>
                <w:top w:val="none" w:sz="0" w:space="0" w:color="000000"/>
                <w:left w:val="none" w:sz="0" w:space="0" w:color="000000"/>
                <w:bottom w:val="none" w:sz="0" w:space="0" w:color="000000"/>
                <w:right w:val="none" w:sz="0" w:space="0" w:color="000000"/>
              </w:pBdr>
              <w:spacing w:before="100" w:after="100"/>
              <w:ind w:left="100" w:right="100"/>
              <w:rPr>
                <w:del w:id="2755" w:author="Mooney, Fintan" w:date="2026-01-12T22:39:00Z" w16du:dateUtc="2026-01-13T03:39:00Z"/>
                <w:rFonts w:ascii="Calibri" w:eastAsia="Helvetica" w:hAnsi="Calibri" w:cs="Calibri"/>
                <w:b/>
                <w:color w:val="000000"/>
              </w:rPr>
            </w:pPr>
            <w:del w:id="2756" w:author="Mooney, Fintan" w:date="2026-01-12T16:32:00Z" w16du:dateUtc="2026-01-12T21:32:00Z">
              <w:r w:rsidRPr="00F6336B" w:rsidDel="00D85962">
                <w:rPr>
                  <w:rFonts w:ascii="Calibri" w:eastAsia="Helvetica" w:hAnsi="Calibri" w:cs="Calibri"/>
                  <w:b/>
                  <w:color w:val="000000"/>
                </w:rPr>
                <w:delText>2.56 (1.40, 4.67)</w:delText>
              </w:r>
            </w:del>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ADAE98" w14:textId="135BC39E" w:rsidR="00F6336B" w:rsidRPr="00F6336B" w:rsidDel="00B06691" w:rsidRDefault="00F6336B" w:rsidP="00F6336B">
            <w:pPr>
              <w:pBdr>
                <w:top w:val="none" w:sz="0" w:space="0" w:color="000000"/>
                <w:left w:val="none" w:sz="0" w:space="0" w:color="000000"/>
                <w:bottom w:val="none" w:sz="0" w:space="0" w:color="000000"/>
                <w:right w:val="none" w:sz="0" w:space="0" w:color="000000"/>
              </w:pBdr>
              <w:spacing w:before="100" w:after="100"/>
              <w:ind w:left="100" w:right="100"/>
              <w:rPr>
                <w:del w:id="2757" w:author="Mooney, Fintan" w:date="2026-01-12T22:39:00Z" w16du:dateUtc="2026-01-13T03:39:00Z"/>
                <w:rFonts w:ascii="Calibri" w:eastAsia="Helvetica" w:hAnsi="Calibri" w:cs="Calibri"/>
                <w:b/>
                <w:color w:val="000000"/>
              </w:rPr>
            </w:pPr>
            <w:del w:id="2758" w:author="Mooney, Fintan" w:date="2026-01-12T16:32:00Z" w16du:dateUtc="2026-01-12T21:32:00Z">
              <w:r w:rsidRPr="00F6336B" w:rsidDel="00D85962">
                <w:rPr>
                  <w:rFonts w:ascii="Calibri" w:eastAsia="Helvetica" w:hAnsi="Calibri" w:cs="Calibri"/>
                  <w:b/>
                  <w:color w:val="000000"/>
                </w:rPr>
                <w:delText>4.71 (1.80, 12.31)</w:delText>
              </w:r>
            </w:del>
          </w:p>
        </w:tc>
      </w:tr>
      <w:tr w:rsidR="00F6336B" w:rsidRPr="004846D7" w:rsidDel="00B06691" w14:paraId="1F58F3DE" w14:textId="1911BB59" w:rsidTr="003D6584">
        <w:trPr>
          <w:trHeight w:val="724"/>
          <w:del w:id="2759" w:author="Mooney, Fintan" w:date="2026-01-12T22:39:00Z"/>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ABF847" w14:textId="24B7FB60" w:rsidR="00F6336B" w:rsidRPr="004846D7" w:rsidDel="00B06691" w:rsidRDefault="00F6336B" w:rsidP="00F6336B">
            <w:pPr>
              <w:pBdr>
                <w:top w:val="none" w:sz="0" w:space="0" w:color="000000"/>
                <w:left w:val="none" w:sz="0" w:space="0" w:color="000000"/>
                <w:bottom w:val="none" w:sz="0" w:space="0" w:color="000000"/>
                <w:right w:val="none" w:sz="0" w:space="0" w:color="000000"/>
              </w:pBdr>
              <w:spacing w:before="100" w:after="100"/>
              <w:ind w:left="100" w:right="100"/>
              <w:rPr>
                <w:del w:id="2760" w:author="Mooney, Fintan" w:date="2026-01-12T22:39:00Z" w16du:dateUtc="2026-01-13T03:39:00Z"/>
                <w:rFonts w:ascii="Calibri" w:eastAsia="Helvetica" w:hAnsi="Calibri" w:cs="Calibri"/>
                <w:color w:val="000000"/>
              </w:rPr>
            </w:pPr>
            <w:del w:id="2761" w:author="Mooney, Fintan" w:date="2026-01-12T22:39:00Z" w16du:dateUtc="2026-01-13T03:39:00Z">
              <w:r w:rsidRPr="004846D7" w:rsidDel="00B06691">
                <w:rPr>
                  <w:rFonts w:ascii="Calibri" w:eastAsia="Helvetica" w:hAnsi="Calibri" w:cs="Calibri"/>
                  <w:color w:val="000000"/>
                </w:rPr>
                <w:delText>Precipitation</w:delText>
              </w:r>
            </w:del>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6098EE" w14:textId="67B05717" w:rsidR="00F6336B" w:rsidRPr="00F6336B" w:rsidDel="00B06691" w:rsidRDefault="00F6336B" w:rsidP="00F6336B">
            <w:pPr>
              <w:pBdr>
                <w:top w:val="none" w:sz="0" w:space="0" w:color="000000"/>
                <w:left w:val="none" w:sz="0" w:space="0" w:color="000000"/>
                <w:bottom w:val="none" w:sz="0" w:space="0" w:color="000000"/>
                <w:right w:val="none" w:sz="0" w:space="0" w:color="000000"/>
              </w:pBdr>
              <w:spacing w:before="100" w:after="100"/>
              <w:ind w:left="100" w:right="100"/>
              <w:rPr>
                <w:del w:id="2762" w:author="Mooney, Fintan" w:date="2026-01-12T22:39:00Z" w16du:dateUtc="2026-01-13T03:39:00Z"/>
                <w:rFonts w:ascii="Calibri" w:eastAsia="Helvetica" w:hAnsi="Calibri" w:cs="Calibri"/>
                <w:b/>
                <w:color w:val="000000"/>
              </w:rPr>
            </w:pPr>
            <w:del w:id="2763" w:author="Mooney, Fintan" w:date="2026-01-12T16:32:00Z" w16du:dateUtc="2026-01-12T21:32:00Z">
              <w:r w:rsidRPr="00F6336B" w:rsidDel="00D85962">
                <w:rPr>
                  <w:rFonts w:ascii="Calibri" w:eastAsia="Helvetica" w:hAnsi="Calibri" w:cs="Calibri"/>
                  <w:b/>
                  <w:color w:val="000000"/>
                </w:rPr>
                <w:delText>0.47 (0.27, 0.82)</w:delText>
              </w:r>
            </w:del>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D7B3D5" w14:textId="5E9DF355" w:rsidR="00F6336B" w:rsidRPr="00F6336B" w:rsidDel="00B06691" w:rsidRDefault="00F6336B" w:rsidP="00F6336B">
            <w:pPr>
              <w:pBdr>
                <w:top w:val="none" w:sz="0" w:space="0" w:color="000000"/>
                <w:left w:val="none" w:sz="0" w:space="0" w:color="000000"/>
                <w:bottom w:val="none" w:sz="0" w:space="0" w:color="000000"/>
                <w:right w:val="none" w:sz="0" w:space="0" w:color="000000"/>
              </w:pBdr>
              <w:spacing w:before="100" w:after="100"/>
              <w:ind w:left="100" w:right="100"/>
              <w:rPr>
                <w:del w:id="2764" w:author="Mooney, Fintan" w:date="2026-01-12T22:39:00Z" w16du:dateUtc="2026-01-13T03:39:00Z"/>
                <w:rFonts w:ascii="Calibri" w:eastAsia="Helvetica" w:hAnsi="Calibri" w:cs="Calibri"/>
                <w:b/>
                <w:color w:val="000000"/>
              </w:rPr>
            </w:pPr>
            <w:del w:id="2765" w:author="Mooney, Fintan" w:date="2026-01-12T16:32:00Z" w16du:dateUtc="2026-01-12T21:32:00Z">
              <w:r w:rsidRPr="00F6336B" w:rsidDel="00D85962">
                <w:rPr>
                  <w:rFonts w:ascii="Calibri" w:eastAsia="Helvetica" w:hAnsi="Calibri" w:cs="Calibri"/>
                  <w:b/>
                  <w:color w:val="000000"/>
                </w:rPr>
                <w:delText>0.57 (0.38, 0.87)</w:delText>
              </w:r>
            </w:del>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1AD643" w14:textId="777DFB56" w:rsidR="00F6336B" w:rsidRPr="00F6336B" w:rsidDel="00B06691" w:rsidRDefault="00F6336B" w:rsidP="00F6336B">
            <w:pPr>
              <w:pBdr>
                <w:top w:val="none" w:sz="0" w:space="0" w:color="000000"/>
                <w:left w:val="none" w:sz="0" w:space="0" w:color="000000"/>
                <w:bottom w:val="none" w:sz="0" w:space="0" w:color="000000"/>
                <w:right w:val="none" w:sz="0" w:space="0" w:color="000000"/>
              </w:pBdr>
              <w:spacing w:before="100" w:after="100"/>
              <w:ind w:left="100" w:right="100"/>
              <w:rPr>
                <w:del w:id="2766" w:author="Mooney, Fintan" w:date="2026-01-12T22:39:00Z" w16du:dateUtc="2026-01-13T03:39:00Z"/>
                <w:rFonts w:ascii="Calibri" w:eastAsia="Helvetica" w:hAnsi="Calibri" w:cs="Calibri"/>
                <w:b/>
                <w:color w:val="000000"/>
              </w:rPr>
            </w:pPr>
            <w:del w:id="2767" w:author="Mooney, Fintan" w:date="2026-01-12T16:32:00Z" w16du:dateUtc="2026-01-12T21:32:00Z">
              <w:r w:rsidRPr="00F6336B" w:rsidDel="00D85962">
                <w:rPr>
                  <w:rFonts w:ascii="Calibri" w:eastAsia="Helvetica" w:hAnsi="Calibri" w:cs="Calibri"/>
                  <w:b/>
                  <w:color w:val="000000"/>
                </w:rPr>
                <w:delText>0.70 (0.51, 0.95)</w:delText>
              </w:r>
            </w:del>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9A80AF" w14:textId="6076DEF1" w:rsidR="00F6336B" w:rsidRPr="00F6336B" w:rsidDel="00B06691" w:rsidRDefault="00F6336B" w:rsidP="00F6336B">
            <w:pPr>
              <w:pBdr>
                <w:top w:val="none" w:sz="0" w:space="0" w:color="000000"/>
                <w:left w:val="none" w:sz="0" w:space="0" w:color="000000"/>
                <w:bottom w:val="none" w:sz="0" w:space="0" w:color="000000"/>
                <w:right w:val="none" w:sz="0" w:space="0" w:color="000000"/>
              </w:pBdr>
              <w:spacing w:before="100" w:after="100"/>
              <w:ind w:left="100" w:right="100"/>
              <w:rPr>
                <w:del w:id="2768" w:author="Mooney, Fintan" w:date="2026-01-12T22:39:00Z" w16du:dateUtc="2026-01-13T03:39:00Z"/>
                <w:rFonts w:ascii="Calibri" w:eastAsia="Helvetica" w:hAnsi="Calibri" w:cs="Calibri"/>
                <w:color w:val="000000"/>
              </w:rPr>
            </w:pPr>
            <w:del w:id="2769" w:author="Mooney, Fintan" w:date="2026-01-12T16:32:00Z" w16du:dateUtc="2026-01-12T21:32:00Z">
              <w:r w:rsidRPr="00F6336B" w:rsidDel="00D85962">
                <w:rPr>
                  <w:rFonts w:ascii="Calibri" w:eastAsia="Helvetica" w:hAnsi="Calibri" w:cs="Calibri"/>
                  <w:color w:val="000000"/>
                </w:rPr>
                <w:delText>0.85 (0.64, 1.11)</w:delText>
              </w:r>
            </w:del>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47AA30" w14:textId="62EC29F0" w:rsidR="00F6336B" w:rsidRPr="00F6336B" w:rsidDel="00B06691" w:rsidRDefault="00F6336B" w:rsidP="00F6336B">
            <w:pPr>
              <w:pBdr>
                <w:top w:val="none" w:sz="0" w:space="0" w:color="000000"/>
                <w:left w:val="none" w:sz="0" w:space="0" w:color="000000"/>
                <w:bottom w:val="none" w:sz="0" w:space="0" w:color="000000"/>
                <w:right w:val="none" w:sz="0" w:space="0" w:color="000000"/>
              </w:pBdr>
              <w:spacing w:before="100" w:after="100"/>
              <w:ind w:left="100" w:right="100"/>
              <w:rPr>
                <w:del w:id="2770" w:author="Mooney, Fintan" w:date="2026-01-12T22:39:00Z" w16du:dateUtc="2026-01-13T03:39:00Z"/>
                <w:rFonts w:ascii="Calibri" w:eastAsia="Helvetica" w:hAnsi="Calibri" w:cs="Calibri"/>
                <w:color w:val="000000"/>
              </w:rPr>
            </w:pPr>
            <w:del w:id="2771" w:author="Mooney, Fintan" w:date="2026-01-12T16:32:00Z" w16du:dateUtc="2026-01-12T21:32:00Z">
              <w:r w:rsidRPr="00F6336B" w:rsidDel="00D85962">
                <w:rPr>
                  <w:rFonts w:ascii="Calibri" w:eastAsia="Helvetica" w:hAnsi="Calibri" w:cs="Calibri"/>
                  <w:color w:val="000000"/>
                </w:rPr>
                <w:delText>1.03 (0.74, 1.43)</w:delText>
              </w:r>
            </w:del>
          </w:p>
        </w:tc>
      </w:tr>
      <w:tr w:rsidR="00F6336B" w:rsidRPr="004846D7" w:rsidDel="00B06691" w14:paraId="569ACCA1" w14:textId="36AFFB93" w:rsidTr="003D6584">
        <w:trPr>
          <w:trHeight w:val="724"/>
          <w:del w:id="2772" w:author="Mooney, Fintan" w:date="2026-01-12T22:39:00Z"/>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904BDD" w14:textId="1FE0019C" w:rsidR="00F6336B" w:rsidRPr="004846D7" w:rsidDel="00B06691" w:rsidRDefault="00F6336B" w:rsidP="00F6336B">
            <w:pPr>
              <w:pBdr>
                <w:top w:val="none" w:sz="0" w:space="0" w:color="000000"/>
                <w:left w:val="none" w:sz="0" w:space="0" w:color="000000"/>
                <w:bottom w:val="none" w:sz="0" w:space="0" w:color="000000"/>
                <w:right w:val="none" w:sz="0" w:space="0" w:color="000000"/>
              </w:pBdr>
              <w:spacing w:before="100" w:after="100"/>
              <w:ind w:left="100" w:right="100"/>
              <w:rPr>
                <w:del w:id="2773" w:author="Mooney, Fintan" w:date="2026-01-12T22:39:00Z" w16du:dateUtc="2026-01-13T03:39:00Z"/>
                <w:rFonts w:ascii="Calibri" w:eastAsia="Helvetica" w:hAnsi="Calibri" w:cs="Calibri"/>
                <w:color w:val="000000"/>
              </w:rPr>
            </w:pPr>
            <w:del w:id="2774" w:author="Mooney, Fintan" w:date="2026-01-12T22:39:00Z" w16du:dateUtc="2026-01-13T03:39:00Z">
              <w:r w:rsidRPr="004846D7" w:rsidDel="00B06691">
                <w:rPr>
                  <w:rFonts w:ascii="Calibri" w:eastAsia="Helvetica" w:hAnsi="Calibri" w:cs="Calibri"/>
                  <w:color w:val="000000"/>
                </w:rPr>
                <w:delText>Snow Density</w:delText>
              </w:r>
            </w:del>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BB2A4F" w14:textId="7B02769C" w:rsidR="00F6336B" w:rsidRPr="00F6336B" w:rsidDel="00B06691" w:rsidRDefault="00F6336B" w:rsidP="00F6336B">
            <w:pPr>
              <w:pBdr>
                <w:top w:val="none" w:sz="0" w:space="0" w:color="000000"/>
                <w:left w:val="none" w:sz="0" w:space="0" w:color="000000"/>
                <w:bottom w:val="none" w:sz="0" w:space="0" w:color="000000"/>
                <w:right w:val="none" w:sz="0" w:space="0" w:color="000000"/>
              </w:pBdr>
              <w:spacing w:before="100" w:after="100"/>
              <w:ind w:left="100" w:right="100"/>
              <w:rPr>
                <w:del w:id="2775" w:author="Mooney, Fintan" w:date="2026-01-12T22:39:00Z" w16du:dateUtc="2026-01-13T03:39:00Z"/>
                <w:rFonts w:ascii="Calibri" w:eastAsia="Helvetica" w:hAnsi="Calibri" w:cs="Calibri"/>
                <w:b/>
                <w:color w:val="000000"/>
              </w:rPr>
            </w:pPr>
            <w:del w:id="2776" w:author="Mooney, Fintan" w:date="2026-01-12T16:32:00Z" w16du:dateUtc="2026-01-12T21:32:00Z">
              <w:r w:rsidRPr="00F6336B" w:rsidDel="00D85962">
                <w:rPr>
                  <w:rFonts w:ascii="Calibri" w:eastAsia="Helvetica" w:hAnsi="Calibri" w:cs="Calibri"/>
                  <w:b/>
                  <w:color w:val="000000"/>
                </w:rPr>
                <w:delText>0.47 (0.26, 0.83)</w:delText>
              </w:r>
            </w:del>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530E69" w14:textId="4AD7C9F8" w:rsidR="00F6336B" w:rsidRPr="00F6336B" w:rsidDel="00B06691" w:rsidRDefault="00F6336B" w:rsidP="00F6336B">
            <w:pPr>
              <w:pBdr>
                <w:top w:val="none" w:sz="0" w:space="0" w:color="000000"/>
                <w:left w:val="none" w:sz="0" w:space="0" w:color="000000"/>
                <w:bottom w:val="none" w:sz="0" w:space="0" w:color="000000"/>
                <w:right w:val="none" w:sz="0" w:space="0" w:color="000000"/>
              </w:pBdr>
              <w:spacing w:before="100" w:after="100"/>
              <w:ind w:left="100" w:right="100"/>
              <w:rPr>
                <w:del w:id="2777" w:author="Mooney, Fintan" w:date="2026-01-12T22:39:00Z" w16du:dateUtc="2026-01-13T03:39:00Z"/>
                <w:rFonts w:ascii="Calibri" w:eastAsia="Helvetica" w:hAnsi="Calibri" w:cs="Calibri"/>
                <w:b/>
                <w:color w:val="000000"/>
              </w:rPr>
            </w:pPr>
            <w:del w:id="2778" w:author="Mooney, Fintan" w:date="2026-01-12T16:32:00Z" w16du:dateUtc="2026-01-12T21:32:00Z">
              <w:r w:rsidRPr="00F6336B" w:rsidDel="00D85962">
                <w:rPr>
                  <w:rFonts w:ascii="Calibri" w:eastAsia="Helvetica" w:hAnsi="Calibri" w:cs="Calibri"/>
                  <w:b/>
                  <w:color w:val="000000"/>
                </w:rPr>
                <w:delText>0.60 (0.40, 0.89)</w:delText>
              </w:r>
            </w:del>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5CB9B2" w14:textId="753D4C5C" w:rsidR="00F6336B" w:rsidRPr="00F6336B" w:rsidDel="00B06691" w:rsidRDefault="00F6336B" w:rsidP="00F6336B">
            <w:pPr>
              <w:pBdr>
                <w:top w:val="none" w:sz="0" w:space="0" w:color="000000"/>
                <w:left w:val="none" w:sz="0" w:space="0" w:color="000000"/>
                <w:bottom w:val="none" w:sz="0" w:space="0" w:color="000000"/>
                <w:right w:val="none" w:sz="0" w:space="0" w:color="000000"/>
              </w:pBdr>
              <w:spacing w:before="100" w:after="100"/>
              <w:ind w:left="100" w:right="100"/>
              <w:rPr>
                <w:del w:id="2779" w:author="Mooney, Fintan" w:date="2026-01-12T22:39:00Z" w16du:dateUtc="2026-01-13T03:39:00Z"/>
                <w:rFonts w:ascii="Calibri" w:eastAsia="Helvetica" w:hAnsi="Calibri" w:cs="Calibri"/>
                <w:color w:val="000000"/>
              </w:rPr>
            </w:pPr>
            <w:del w:id="2780" w:author="Mooney, Fintan" w:date="2026-01-12T16:32:00Z" w16du:dateUtc="2026-01-12T21:32:00Z">
              <w:r w:rsidRPr="00F6336B" w:rsidDel="00D85962">
                <w:rPr>
                  <w:rFonts w:ascii="Calibri" w:eastAsia="Helvetica" w:hAnsi="Calibri" w:cs="Calibri"/>
                  <w:color w:val="000000"/>
                </w:rPr>
                <w:delText>0.76 (0.55, 1.04)</w:delText>
              </w:r>
            </w:del>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4CBC8D" w14:textId="6FB61F83" w:rsidR="00F6336B" w:rsidRPr="00F6336B" w:rsidDel="00B06691" w:rsidRDefault="00F6336B" w:rsidP="00F6336B">
            <w:pPr>
              <w:pBdr>
                <w:top w:val="none" w:sz="0" w:space="0" w:color="000000"/>
                <w:left w:val="none" w:sz="0" w:space="0" w:color="000000"/>
                <w:bottom w:val="none" w:sz="0" w:space="0" w:color="000000"/>
                <w:right w:val="none" w:sz="0" w:space="0" w:color="000000"/>
              </w:pBdr>
              <w:spacing w:before="100" w:after="100"/>
              <w:ind w:left="100" w:right="100"/>
              <w:rPr>
                <w:del w:id="2781" w:author="Mooney, Fintan" w:date="2026-01-12T22:39:00Z" w16du:dateUtc="2026-01-13T03:39:00Z"/>
                <w:rFonts w:ascii="Calibri" w:eastAsia="Helvetica" w:hAnsi="Calibri" w:cs="Calibri"/>
                <w:color w:val="000000"/>
              </w:rPr>
            </w:pPr>
            <w:del w:id="2782" w:author="Mooney, Fintan" w:date="2026-01-12T16:32:00Z" w16du:dateUtc="2026-01-12T21:32:00Z">
              <w:r w:rsidRPr="00F6336B" w:rsidDel="00D85962">
                <w:rPr>
                  <w:rFonts w:ascii="Calibri" w:eastAsia="Helvetica" w:hAnsi="Calibri" w:cs="Calibri"/>
                  <w:color w:val="000000"/>
                </w:rPr>
                <w:delText>0.97 (0.66, 1.43)</w:delText>
              </w:r>
            </w:del>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EA53BA" w14:textId="1574A378" w:rsidR="00F6336B" w:rsidRPr="00F6336B" w:rsidDel="00B06691" w:rsidRDefault="00F6336B" w:rsidP="00F6336B">
            <w:pPr>
              <w:pBdr>
                <w:top w:val="none" w:sz="0" w:space="0" w:color="000000"/>
                <w:left w:val="none" w:sz="0" w:space="0" w:color="000000"/>
                <w:bottom w:val="none" w:sz="0" w:space="0" w:color="000000"/>
                <w:right w:val="none" w:sz="0" w:space="0" w:color="000000"/>
              </w:pBdr>
              <w:spacing w:before="100" w:after="100"/>
              <w:ind w:left="100" w:right="100"/>
              <w:rPr>
                <w:del w:id="2783" w:author="Mooney, Fintan" w:date="2026-01-12T22:39:00Z" w16du:dateUtc="2026-01-13T03:39:00Z"/>
                <w:rFonts w:ascii="Calibri" w:eastAsia="Helvetica" w:hAnsi="Calibri" w:cs="Calibri"/>
                <w:color w:val="000000"/>
              </w:rPr>
            </w:pPr>
            <w:del w:id="2784" w:author="Mooney, Fintan" w:date="2026-01-12T16:32:00Z" w16du:dateUtc="2026-01-12T21:32:00Z">
              <w:r w:rsidRPr="00F6336B" w:rsidDel="00D85962">
                <w:rPr>
                  <w:rFonts w:ascii="Calibri" w:eastAsia="Helvetica" w:hAnsi="Calibri" w:cs="Calibri"/>
                  <w:color w:val="000000"/>
                </w:rPr>
                <w:delText>1.25 (0.71, 2.17)</w:delText>
              </w:r>
            </w:del>
          </w:p>
        </w:tc>
      </w:tr>
      <w:tr w:rsidR="00F6336B" w:rsidRPr="004846D7" w:rsidDel="00B06691" w14:paraId="60AD219D" w14:textId="5BF4DD88" w:rsidTr="003D6584">
        <w:trPr>
          <w:trHeight w:val="744"/>
          <w:del w:id="2785" w:author="Mooney, Fintan" w:date="2026-01-12T22:39:00Z"/>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A90FF6" w14:textId="452A31A1" w:rsidR="00F6336B" w:rsidRPr="004846D7" w:rsidDel="00B06691" w:rsidRDefault="00F6336B" w:rsidP="00F6336B">
            <w:pPr>
              <w:pBdr>
                <w:top w:val="none" w:sz="0" w:space="0" w:color="000000"/>
                <w:left w:val="none" w:sz="0" w:space="0" w:color="000000"/>
                <w:bottom w:val="none" w:sz="0" w:space="0" w:color="000000"/>
                <w:right w:val="none" w:sz="0" w:space="0" w:color="000000"/>
              </w:pBdr>
              <w:spacing w:before="100" w:after="100"/>
              <w:ind w:left="100" w:right="100"/>
              <w:rPr>
                <w:del w:id="2786" w:author="Mooney, Fintan" w:date="2026-01-12T22:39:00Z" w16du:dateUtc="2026-01-13T03:39:00Z"/>
                <w:rFonts w:ascii="Calibri" w:eastAsia="Helvetica" w:hAnsi="Calibri" w:cs="Calibri"/>
                <w:color w:val="000000"/>
              </w:rPr>
            </w:pPr>
            <w:del w:id="2787" w:author="Mooney, Fintan" w:date="2026-01-12T22:39:00Z" w16du:dateUtc="2026-01-13T03:39:00Z">
              <w:r w:rsidRPr="004846D7" w:rsidDel="00B06691">
                <w:rPr>
                  <w:rFonts w:ascii="Calibri" w:eastAsia="Helvetica" w:hAnsi="Calibri" w:cs="Calibri"/>
                  <w:color w:val="000000"/>
                </w:rPr>
                <w:delText>Wind Speed</w:delText>
              </w:r>
            </w:del>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D6112D" w14:textId="7511D44B" w:rsidR="00F6336B" w:rsidRPr="00F6336B" w:rsidDel="00B06691" w:rsidRDefault="00F6336B" w:rsidP="00F6336B">
            <w:pPr>
              <w:pBdr>
                <w:top w:val="none" w:sz="0" w:space="0" w:color="000000"/>
                <w:left w:val="none" w:sz="0" w:space="0" w:color="000000"/>
                <w:bottom w:val="none" w:sz="0" w:space="0" w:color="000000"/>
                <w:right w:val="none" w:sz="0" w:space="0" w:color="000000"/>
              </w:pBdr>
              <w:spacing w:before="100" w:after="100"/>
              <w:ind w:left="100" w:right="100"/>
              <w:rPr>
                <w:del w:id="2788" w:author="Mooney, Fintan" w:date="2026-01-12T22:39:00Z" w16du:dateUtc="2026-01-13T03:39:00Z"/>
                <w:rFonts w:ascii="Calibri" w:eastAsia="Helvetica" w:hAnsi="Calibri" w:cs="Calibri"/>
                <w:color w:val="000000"/>
              </w:rPr>
            </w:pPr>
            <w:del w:id="2789" w:author="Mooney, Fintan" w:date="2026-01-12T16:32:00Z" w16du:dateUtc="2026-01-12T21:32:00Z">
              <w:r w:rsidRPr="00F6336B" w:rsidDel="00D85962">
                <w:rPr>
                  <w:rFonts w:ascii="Calibri" w:eastAsia="Helvetica" w:hAnsi="Calibri" w:cs="Calibri"/>
                  <w:color w:val="000000"/>
                </w:rPr>
                <w:delText>1.35 (0.98, 1.85)</w:delText>
              </w:r>
            </w:del>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5DF020" w14:textId="498C8C68" w:rsidR="00F6336B" w:rsidRPr="00F6336B" w:rsidDel="00B06691" w:rsidRDefault="00F6336B" w:rsidP="00F6336B">
            <w:pPr>
              <w:pBdr>
                <w:top w:val="none" w:sz="0" w:space="0" w:color="000000"/>
                <w:left w:val="none" w:sz="0" w:space="0" w:color="000000"/>
                <w:bottom w:val="none" w:sz="0" w:space="0" w:color="000000"/>
                <w:right w:val="none" w:sz="0" w:space="0" w:color="000000"/>
              </w:pBdr>
              <w:spacing w:before="100" w:after="100"/>
              <w:ind w:left="100" w:right="100"/>
              <w:rPr>
                <w:del w:id="2790" w:author="Mooney, Fintan" w:date="2026-01-12T22:39:00Z" w16du:dateUtc="2026-01-13T03:39:00Z"/>
                <w:rFonts w:ascii="Calibri" w:eastAsia="Helvetica" w:hAnsi="Calibri" w:cs="Calibri"/>
                <w:b/>
                <w:color w:val="000000"/>
              </w:rPr>
            </w:pPr>
            <w:del w:id="2791" w:author="Mooney, Fintan" w:date="2026-01-12T16:32:00Z" w16du:dateUtc="2026-01-12T21:32:00Z">
              <w:r w:rsidRPr="00F6336B" w:rsidDel="00D85962">
                <w:rPr>
                  <w:rFonts w:ascii="Calibri" w:eastAsia="Helvetica" w:hAnsi="Calibri" w:cs="Calibri"/>
                  <w:b/>
                  <w:color w:val="000000"/>
                </w:rPr>
                <w:delText>1.41 (1.06, 1.89)</w:delText>
              </w:r>
            </w:del>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D1AA01" w14:textId="2577AF9D" w:rsidR="00F6336B" w:rsidRPr="00F6336B" w:rsidDel="00B06691" w:rsidRDefault="00F6336B" w:rsidP="00F6336B">
            <w:pPr>
              <w:pBdr>
                <w:top w:val="none" w:sz="0" w:space="0" w:color="000000"/>
                <w:left w:val="none" w:sz="0" w:space="0" w:color="000000"/>
                <w:bottom w:val="none" w:sz="0" w:space="0" w:color="000000"/>
                <w:right w:val="none" w:sz="0" w:space="0" w:color="000000"/>
              </w:pBdr>
              <w:spacing w:before="100" w:after="100"/>
              <w:ind w:left="100" w:right="100"/>
              <w:rPr>
                <w:del w:id="2792" w:author="Mooney, Fintan" w:date="2026-01-12T22:39:00Z" w16du:dateUtc="2026-01-13T03:39:00Z"/>
                <w:rFonts w:ascii="Calibri" w:eastAsia="Helvetica" w:hAnsi="Calibri" w:cs="Calibri"/>
                <w:b/>
                <w:color w:val="000000"/>
              </w:rPr>
            </w:pPr>
            <w:del w:id="2793" w:author="Mooney, Fintan" w:date="2026-01-12T16:32:00Z" w16du:dateUtc="2026-01-12T21:32:00Z">
              <w:r w:rsidRPr="00F6336B" w:rsidDel="00D85962">
                <w:rPr>
                  <w:rFonts w:ascii="Calibri" w:eastAsia="Helvetica" w:hAnsi="Calibri" w:cs="Calibri"/>
                  <w:b/>
                  <w:color w:val="000000"/>
                </w:rPr>
                <w:delText>1.48 (1.11, 1.97)</w:delText>
              </w:r>
            </w:del>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73D2EA" w14:textId="340D5E5A" w:rsidR="00F6336B" w:rsidRPr="00F6336B" w:rsidDel="00B06691" w:rsidRDefault="00F6336B" w:rsidP="00F6336B">
            <w:pPr>
              <w:pBdr>
                <w:top w:val="none" w:sz="0" w:space="0" w:color="000000"/>
                <w:left w:val="none" w:sz="0" w:space="0" w:color="000000"/>
                <w:bottom w:val="none" w:sz="0" w:space="0" w:color="000000"/>
                <w:right w:val="none" w:sz="0" w:space="0" w:color="000000"/>
              </w:pBdr>
              <w:spacing w:before="100" w:after="100"/>
              <w:ind w:left="100" w:right="100"/>
              <w:rPr>
                <w:del w:id="2794" w:author="Mooney, Fintan" w:date="2026-01-12T22:39:00Z" w16du:dateUtc="2026-01-13T03:39:00Z"/>
                <w:rFonts w:ascii="Calibri" w:eastAsia="Helvetica" w:hAnsi="Calibri" w:cs="Calibri"/>
                <w:b/>
                <w:color w:val="000000"/>
              </w:rPr>
            </w:pPr>
            <w:del w:id="2795" w:author="Mooney, Fintan" w:date="2026-01-12T16:32:00Z" w16du:dateUtc="2026-01-12T21:32:00Z">
              <w:r w:rsidRPr="00F6336B" w:rsidDel="00D85962">
                <w:rPr>
                  <w:rFonts w:ascii="Calibri" w:eastAsia="Helvetica" w:hAnsi="Calibri" w:cs="Calibri"/>
                  <w:b/>
                  <w:color w:val="000000"/>
                </w:rPr>
                <w:delText>1.55 (1.14, 2.10)</w:delText>
              </w:r>
            </w:del>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6F30BA" w14:textId="3A86AF03" w:rsidR="00F6336B" w:rsidRPr="00F6336B" w:rsidDel="00B06691" w:rsidRDefault="00F6336B" w:rsidP="00F6336B">
            <w:pPr>
              <w:pBdr>
                <w:top w:val="none" w:sz="0" w:space="0" w:color="000000"/>
                <w:left w:val="none" w:sz="0" w:space="0" w:color="000000"/>
                <w:bottom w:val="none" w:sz="0" w:space="0" w:color="000000"/>
                <w:right w:val="none" w:sz="0" w:space="0" w:color="000000"/>
              </w:pBdr>
              <w:spacing w:before="100" w:after="100"/>
              <w:ind w:left="100" w:right="100"/>
              <w:rPr>
                <w:del w:id="2796" w:author="Mooney, Fintan" w:date="2026-01-12T22:39:00Z" w16du:dateUtc="2026-01-13T03:39:00Z"/>
                <w:rFonts w:ascii="Calibri" w:eastAsia="Helvetica" w:hAnsi="Calibri" w:cs="Calibri"/>
                <w:b/>
                <w:color w:val="000000"/>
              </w:rPr>
            </w:pPr>
            <w:del w:id="2797" w:author="Mooney, Fintan" w:date="2026-01-12T16:32:00Z" w16du:dateUtc="2026-01-12T21:32:00Z">
              <w:r w:rsidRPr="00F6336B" w:rsidDel="00D85962">
                <w:rPr>
                  <w:rFonts w:ascii="Calibri" w:eastAsia="Helvetica" w:hAnsi="Calibri" w:cs="Calibri"/>
                  <w:b/>
                  <w:color w:val="000000"/>
                </w:rPr>
                <w:delText>1.62 (1.15, 2.28)</w:delText>
              </w:r>
            </w:del>
          </w:p>
        </w:tc>
      </w:tr>
      <w:tr w:rsidR="00F6336B" w:rsidRPr="004846D7" w:rsidDel="00B06691" w14:paraId="45AE9163" w14:textId="3CF6B78D" w:rsidTr="003D6584">
        <w:trPr>
          <w:trHeight w:val="724"/>
          <w:del w:id="2798" w:author="Mooney, Fintan" w:date="2026-01-12T22:39:00Z"/>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EF8044" w14:textId="422FD83D" w:rsidR="00F6336B" w:rsidRPr="004846D7" w:rsidDel="00B06691" w:rsidRDefault="00F6336B" w:rsidP="00F6336B">
            <w:pPr>
              <w:pBdr>
                <w:top w:val="none" w:sz="0" w:space="0" w:color="000000"/>
                <w:left w:val="none" w:sz="0" w:space="0" w:color="000000"/>
                <w:bottom w:val="none" w:sz="0" w:space="0" w:color="000000"/>
                <w:right w:val="none" w:sz="0" w:space="0" w:color="000000"/>
              </w:pBdr>
              <w:spacing w:before="100" w:after="100"/>
              <w:ind w:left="100" w:right="100"/>
              <w:rPr>
                <w:del w:id="2799" w:author="Mooney, Fintan" w:date="2026-01-12T22:39:00Z" w16du:dateUtc="2026-01-13T03:39:00Z"/>
                <w:rFonts w:ascii="Calibri" w:eastAsia="Helvetica" w:hAnsi="Calibri" w:cs="Calibri"/>
                <w:color w:val="000000"/>
              </w:rPr>
            </w:pPr>
            <w:del w:id="2800" w:author="Mooney, Fintan" w:date="2026-01-12T22:39:00Z" w16du:dateUtc="2026-01-13T03:39:00Z">
              <w:r w:rsidRPr="004846D7" w:rsidDel="00B06691">
                <w:rPr>
                  <w:rFonts w:ascii="Calibri" w:eastAsia="Helvetica" w:hAnsi="Calibri" w:cs="Calibri"/>
                  <w:color w:val="000000"/>
                </w:rPr>
                <w:delText>Total Bird Abundance</w:delText>
              </w:r>
            </w:del>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1890B0" w14:textId="29FCF632" w:rsidR="00F6336B" w:rsidRPr="00F6336B" w:rsidDel="00B06691" w:rsidRDefault="00F6336B" w:rsidP="00F6336B">
            <w:pPr>
              <w:pBdr>
                <w:top w:val="none" w:sz="0" w:space="0" w:color="000000"/>
                <w:left w:val="none" w:sz="0" w:space="0" w:color="000000"/>
                <w:bottom w:val="none" w:sz="0" w:space="0" w:color="000000"/>
                <w:right w:val="none" w:sz="0" w:space="0" w:color="000000"/>
              </w:pBdr>
              <w:spacing w:before="100" w:after="100"/>
              <w:ind w:left="100" w:right="100"/>
              <w:rPr>
                <w:del w:id="2801" w:author="Mooney, Fintan" w:date="2026-01-12T22:39:00Z" w16du:dateUtc="2026-01-13T03:39:00Z"/>
                <w:rFonts w:ascii="Calibri" w:eastAsia="Helvetica" w:hAnsi="Calibri" w:cs="Calibri"/>
                <w:b/>
                <w:color w:val="000000"/>
              </w:rPr>
            </w:pPr>
            <w:del w:id="2802" w:author="Mooney, Fintan" w:date="2026-01-12T16:32:00Z" w16du:dateUtc="2026-01-12T21:32:00Z">
              <w:r w:rsidRPr="00F6336B" w:rsidDel="00D85962">
                <w:rPr>
                  <w:rFonts w:ascii="Calibri" w:eastAsia="Helvetica" w:hAnsi="Calibri" w:cs="Calibri"/>
                  <w:b/>
                  <w:color w:val="000000"/>
                </w:rPr>
                <w:delText>0.11 (0.03, 0.41)</w:delText>
              </w:r>
            </w:del>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737DA4" w14:textId="38BC418C" w:rsidR="00F6336B" w:rsidRPr="00F6336B" w:rsidDel="00B06691" w:rsidRDefault="00F6336B" w:rsidP="00F6336B">
            <w:pPr>
              <w:pBdr>
                <w:top w:val="none" w:sz="0" w:space="0" w:color="000000"/>
                <w:left w:val="none" w:sz="0" w:space="0" w:color="000000"/>
                <w:bottom w:val="none" w:sz="0" w:space="0" w:color="000000"/>
                <w:right w:val="none" w:sz="0" w:space="0" w:color="000000"/>
              </w:pBdr>
              <w:spacing w:before="100" w:after="100"/>
              <w:ind w:left="100" w:right="100"/>
              <w:rPr>
                <w:del w:id="2803" w:author="Mooney, Fintan" w:date="2026-01-12T22:39:00Z" w16du:dateUtc="2026-01-13T03:39:00Z"/>
                <w:rFonts w:ascii="Calibri" w:eastAsia="Helvetica" w:hAnsi="Calibri" w:cs="Calibri"/>
                <w:b/>
                <w:color w:val="000000"/>
              </w:rPr>
            </w:pPr>
            <w:del w:id="2804" w:author="Mooney, Fintan" w:date="2026-01-12T16:32:00Z" w16du:dateUtc="2026-01-12T21:32:00Z">
              <w:r w:rsidRPr="00F6336B" w:rsidDel="00D85962">
                <w:rPr>
                  <w:rFonts w:ascii="Calibri" w:eastAsia="Helvetica" w:hAnsi="Calibri" w:cs="Calibri"/>
                  <w:b/>
                  <w:color w:val="000000"/>
                </w:rPr>
                <w:delText>0.37 (0.18, 0.75)</w:delText>
              </w:r>
            </w:del>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1A7BDEA" w14:textId="001DAF94" w:rsidR="00F6336B" w:rsidRPr="00F6336B" w:rsidDel="00B06691" w:rsidRDefault="00F6336B" w:rsidP="00F6336B">
            <w:pPr>
              <w:pBdr>
                <w:top w:val="none" w:sz="0" w:space="0" w:color="000000"/>
                <w:left w:val="none" w:sz="0" w:space="0" w:color="000000"/>
                <w:bottom w:val="none" w:sz="0" w:space="0" w:color="000000"/>
                <w:right w:val="none" w:sz="0" w:space="0" w:color="000000"/>
              </w:pBdr>
              <w:spacing w:before="100" w:after="100"/>
              <w:ind w:left="100" w:right="100"/>
              <w:rPr>
                <w:del w:id="2805" w:author="Mooney, Fintan" w:date="2026-01-12T22:39:00Z" w16du:dateUtc="2026-01-13T03:39:00Z"/>
                <w:rFonts w:ascii="Calibri" w:eastAsia="Helvetica" w:hAnsi="Calibri" w:cs="Calibri"/>
                <w:color w:val="000000"/>
              </w:rPr>
            </w:pPr>
            <w:del w:id="2806" w:author="Mooney, Fintan" w:date="2026-01-12T16:32:00Z" w16du:dateUtc="2026-01-12T21:32:00Z">
              <w:r w:rsidRPr="00F6336B" w:rsidDel="00D85962">
                <w:rPr>
                  <w:rFonts w:ascii="Calibri" w:eastAsia="Helvetica" w:hAnsi="Calibri" w:cs="Calibri"/>
                  <w:color w:val="000000"/>
                </w:rPr>
                <w:delText>1.24 (0.89, 1.72)</w:delText>
              </w:r>
            </w:del>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2DA2D5" w14:textId="3586ED42" w:rsidR="00F6336B" w:rsidRPr="00F6336B" w:rsidDel="00B06691" w:rsidRDefault="00F6336B" w:rsidP="00F6336B">
            <w:pPr>
              <w:pBdr>
                <w:top w:val="none" w:sz="0" w:space="0" w:color="000000"/>
                <w:left w:val="none" w:sz="0" w:space="0" w:color="000000"/>
                <w:bottom w:val="none" w:sz="0" w:space="0" w:color="000000"/>
                <w:right w:val="none" w:sz="0" w:space="0" w:color="000000"/>
              </w:pBdr>
              <w:spacing w:before="100" w:after="100"/>
              <w:ind w:left="100" w:right="100"/>
              <w:rPr>
                <w:del w:id="2807" w:author="Mooney, Fintan" w:date="2026-01-12T22:39:00Z" w16du:dateUtc="2026-01-13T03:39:00Z"/>
                <w:rFonts w:ascii="Calibri" w:eastAsia="Helvetica" w:hAnsi="Calibri" w:cs="Calibri"/>
                <w:b/>
                <w:color w:val="000000"/>
              </w:rPr>
            </w:pPr>
            <w:del w:id="2808" w:author="Mooney, Fintan" w:date="2026-01-12T16:32:00Z" w16du:dateUtc="2026-01-12T21:32:00Z">
              <w:r w:rsidRPr="00F6336B" w:rsidDel="00D85962">
                <w:rPr>
                  <w:rFonts w:ascii="Calibri" w:eastAsia="Helvetica" w:hAnsi="Calibri" w:cs="Calibri"/>
                  <w:b/>
                  <w:color w:val="000000"/>
                </w:rPr>
                <w:delText>4.17 (1.97, 8.84)</w:delText>
              </w:r>
            </w:del>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CCA3A5" w14:textId="4A9E7B8D" w:rsidR="00F6336B" w:rsidRPr="00F6336B" w:rsidDel="00B06691" w:rsidRDefault="00F6336B" w:rsidP="00F6336B">
            <w:pPr>
              <w:pBdr>
                <w:top w:val="none" w:sz="0" w:space="0" w:color="000000"/>
                <w:left w:val="none" w:sz="0" w:space="0" w:color="000000"/>
                <w:bottom w:val="none" w:sz="0" w:space="0" w:color="000000"/>
                <w:right w:val="none" w:sz="0" w:space="0" w:color="000000"/>
              </w:pBdr>
              <w:spacing w:before="100" w:after="100"/>
              <w:ind w:left="100" w:right="100"/>
              <w:rPr>
                <w:del w:id="2809" w:author="Mooney, Fintan" w:date="2026-01-12T22:39:00Z" w16du:dateUtc="2026-01-13T03:39:00Z"/>
                <w:rFonts w:ascii="Calibri" w:eastAsia="Helvetica" w:hAnsi="Calibri" w:cs="Calibri"/>
                <w:b/>
                <w:color w:val="000000"/>
              </w:rPr>
            </w:pPr>
            <w:del w:id="2810" w:author="Mooney, Fintan" w:date="2026-01-12T16:32:00Z" w16du:dateUtc="2026-01-12T21:32:00Z">
              <w:r w:rsidRPr="00F6336B" w:rsidDel="00D85962">
                <w:rPr>
                  <w:rFonts w:ascii="Calibri" w:eastAsia="Helvetica" w:hAnsi="Calibri" w:cs="Calibri"/>
                  <w:b/>
                  <w:color w:val="000000"/>
                </w:rPr>
                <w:delText>14.04 (3.57, 55.15)</w:delText>
              </w:r>
            </w:del>
          </w:p>
        </w:tc>
      </w:tr>
    </w:tbl>
    <w:p w14:paraId="68202AE3" w14:textId="5FEC6234" w:rsidR="0004601E" w:rsidRPr="004846D7" w:rsidDel="00B06691" w:rsidRDefault="0004601E">
      <w:pPr>
        <w:rPr>
          <w:del w:id="2811" w:author="Mooney, Fintan" w:date="2026-01-12T22:39:00Z" w16du:dateUtc="2026-01-13T03:39:00Z"/>
          <w:rFonts w:ascii="Calibri" w:hAnsi="Calibri" w:cs="Calibri"/>
        </w:rPr>
      </w:pPr>
    </w:p>
    <w:p w14:paraId="795917EC" w14:textId="2F009F7B" w:rsidR="003D6584" w:rsidRPr="004846D7" w:rsidDel="00B06691" w:rsidRDefault="00E76747" w:rsidP="003D6584">
      <w:pPr>
        <w:rPr>
          <w:del w:id="2812" w:author="Mooney, Fintan" w:date="2026-01-12T22:39:00Z" w16du:dateUtc="2026-01-13T03:39:00Z"/>
          <w:rFonts w:ascii="Calibri" w:hAnsi="Calibri" w:cs="Calibri"/>
        </w:rPr>
      </w:pPr>
      <w:del w:id="2813" w:author="Mooney, Fintan" w:date="2026-01-12T22:39:00Z" w16du:dateUtc="2026-01-13T03:39:00Z">
        <w:r w:rsidRPr="004846D7" w:rsidDel="00B06691">
          <w:rPr>
            <w:rFonts w:ascii="Calibri" w:hAnsi="Calibri" w:cs="Calibri"/>
          </w:rPr>
          <w:delText>Table S</w:delText>
        </w:r>
        <w:r w:rsidR="00E94769" w:rsidDel="00B06691">
          <w:rPr>
            <w:rFonts w:ascii="Calibri" w:hAnsi="Calibri" w:cs="Calibri"/>
          </w:rPr>
          <w:delText>3</w:delText>
        </w:r>
        <w:r w:rsidRPr="004846D7" w:rsidDel="00B06691">
          <w:rPr>
            <w:rFonts w:ascii="Calibri" w:hAnsi="Calibri" w:cs="Calibri"/>
          </w:rPr>
          <w:delText xml:space="preserve">. </w:delText>
        </w:r>
        <w:r w:rsidR="003D6584" w:rsidRPr="004846D7" w:rsidDel="00B06691">
          <w:rPr>
            <w:rFonts w:ascii="Calibri" w:hAnsi="Calibri" w:cs="Calibri"/>
          </w:rPr>
          <w:delText>Lag-specific odds ratios from the case-crossover stratified to fall and spring with DLNM crossbasis functions. Estimates represent odds ratios (95% CI) per 0.5 standard deviation increase in each environmental predictor; statistically significant values are shown in bold.</w:delText>
        </w:r>
      </w:del>
    </w:p>
    <w:p w14:paraId="2C5009B3" w14:textId="49DFD999" w:rsidR="00C81CA8" w:rsidRPr="004846D7" w:rsidRDefault="00C81CA8" w:rsidP="00C81CA8">
      <w:pPr>
        <w:rPr>
          <w:rFonts w:ascii="Calibri" w:hAnsi="Calibri" w:cs="Calibri"/>
        </w:rPr>
      </w:pPr>
    </w:p>
    <w:tbl>
      <w:tblPr>
        <w:tblW w:w="10402" w:type="dxa"/>
        <w:jc w:val="center"/>
        <w:tblLayout w:type="fixed"/>
        <w:tblLook w:val="0420" w:firstRow="1" w:lastRow="0" w:firstColumn="0" w:lastColumn="0" w:noHBand="0" w:noVBand="1"/>
      </w:tblPr>
      <w:tblGrid>
        <w:gridCol w:w="2526"/>
        <w:gridCol w:w="2402"/>
        <w:gridCol w:w="2086"/>
        <w:gridCol w:w="1156"/>
        <w:gridCol w:w="1271"/>
        <w:gridCol w:w="961"/>
      </w:tblGrid>
      <w:tr w:rsidR="00C81CA8" w:rsidRPr="004846D7" w14:paraId="5AEB24CA" w14:textId="77777777" w:rsidTr="006F6D9F">
        <w:trPr>
          <w:tblHeader/>
          <w:jc w:val="center"/>
        </w:trPr>
        <w:tc>
          <w:tcPr>
            <w:tcW w:w="252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90E14F" w14:textId="77777777" w:rsidR="00C81CA8" w:rsidRPr="004846D7" w:rsidRDefault="00C81CA8" w:rsidP="007E2118">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Helvetica" w:hAnsi="Calibri" w:cs="Calibri"/>
                <w:color w:val="000000"/>
              </w:rPr>
            </w:pPr>
            <w:r w:rsidRPr="004846D7">
              <w:rPr>
                <w:rFonts w:ascii="Calibri" w:eastAsia="Helvetica" w:hAnsi="Calibri" w:cs="Calibri"/>
                <w:color w:val="000000"/>
              </w:rPr>
              <w:lastRenderedPageBreak/>
              <w:t>Variable</w:t>
            </w:r>
          </w:p>
        </w:tc>
        <w:tc>
          <w:tcPr>
            <w:tcW w:w="240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205FE6" w14:textId="77777777" w:rsidR="00C81CA8" w:rsidRPr="004846D7" w:rsidRDefault="00C81CA8" w:rsidP="007E2118">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Helvetica" w:hAnsi="Calibri" w:cs="Calibri"/>
                <w:color w:val="000000"/>
              </w:rPr>
            </w:pPr>
            <w:r w:rsidRPr="004846D7">
              <w:rPr>
                <w:rFonts w:ascii="Calibri" w:eastAsia="Helvetica" w:hAnsi="Calibri" w:cs="Calibri"/>
                <w:color w:val="000000"/>
              </w:rPr>
              <w:t>Active Terms (β ≠ 0)</w:t>
            </w:r>
          </w:p>
        </w:tc>
        <w:tc>
          <w:tcPr>
            <w:tcW w:w="208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0BF057" w14:textId="77777777" w:rsidR="00C81CA8" w:rsidRPr="004846D7" w:rsidRDefault="00C81CA8" w:rsidP="007E2118">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Helvetica" w:hAnsi="Calibri" w:cs="Calibri"/>
                <w:color w:val="000000"/>
              </w:rPr>
            </w:pPr>
            <w:r w:rsidRPr="004846D7">
              <w:rPr>
                <w:rFonts w:ascii="Calibri" w:eastAsia="Helvetica" w:hAnsi="Calibri" w:cs="Calibri"/>
                <w:color w:val="000000"/>
              </w:rPr>
              <w:t>Proportion Active</w:t>
            </w:r>
          </w:p>
        </w:tc>
        <w:tc>
          <w:tcPr>
            <w:tcW w:w="115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0281F" w14:textId="77777777" w:rsidR="00C81CA8" w:rsidRPr="004846D7" w:rsidRDefault="00C81CA8" w:rsidP="007E2118">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Helvetica" w:hAnsi="Calibri" w:cs="Calibri"/>
                <w:color w:val="000000"/>
              </w:rPr>
            </w:pPr>
            <w:r w:rsidRPr="004846D7">
              <w:rPr>
                <w:rFonts w:ascii="Calibri" w:eastAsia="Helvetica" w:hAnsi="Calibri" w:cs="Calibri"/>
                <w:color w:val="000000"/>
              </w:rPr>
              <w:t>Mean β</w:t>
            </w:r>
          </w:p>
        </w:tc>
        <w:tc>
          <w:tcPr>
            <w:tcW w:w="12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E02A64" w14:textId="77777777" w:rsidR="00C81CA8" w:rsidRPr="004846D7" w:rsidRDefault="00C81CA8" w:rsidP="007E2118">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Helvetica" w:hAnsi="Calibri" w:cs="Calibri"/>
                <w:color w:val="000000"/>
              </w:rPr>
            </w:pPr>
            <w:r w:rsidRPr="004846D7">
              <w:rPr>
                <w:rFonts w:ascii="Calibri" w:eastAsia="Helvetica" w:hAnsi="Calibri" w:cs="Calibri"/>
                <w:color w:val="000000"/>
              </w:rPr>
              <w:t>Mean |β|</w:t>
            </w:r>
          </w:p>
        </w:tc>
        <w:tc>
          <w:tcPr>
            <w:tcW w:w="9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C72535" w14:textId="77777777" w:rsidR="00C81CA8" w:rsidRPr="004846D7" w:rsidRDefault="00C81CA8" w:rsidP="007E2118">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Helvetica" w:hAnsi="Calibri" w:cs="Calibri"/>
                <w:color w:val="000000"/>
              </w:rPr>
            </w:pPr>
            <w:r w:rsidRPr="004846D7">
              <w:rPr>
                <w:rFonts w:ascii="Calibri" w:eastAsia="Helvetica" w:hAnsi="Calibri" w:cs="Calibri"/>
                <w:color w:val="000000"/>
              </w:rPr>
              <w:t>Σ |β|</w:t>
            </w:r>
          </w:p>
        </w:tc>
      </w:tr>
      <w:tr w:rsidR="00D474D2" w:rsidRPr="004846D7" w14:paraId="1ABC704B" w14:textId="77777777" w:rsidTr="006F6D9F">
        <w:trPr>
          <w:jc w:val="center"/>
        </w:trPr>
        <w:tc>
          <w:tcPr>
            <w:tcW w:w="252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EF3E9D" w14:textId="77777777" w:rsidR="00D474D2" w:rsidRPr="004846D7" w:rsidRDefault="00D474D2" w:rsidP="00D474D2">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4846D7">
              <w:rPr>
                <w:rFonts w:ascii="Calibri" w:eastAsia="Helvetica" w:hAnsi="Calibri" w:cs="Calibri"/>
                <w:color w:val="000000"/>
              </w:rPr>
              <w:t>Total Bird Abundance</w:t>
            </w:r>
          </w:p>
        </w:tc>
        <w:tc>
          <w:tcPr>
            <w:tcW w:w="240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41CFB9" w14:textId="5FA8179C" w:rsidR="00D474D2" w:rsidRPr="004846D7" w:rsidRDefault="00D474D2" w:rsidP="00D474D2">
            <w:pPr>
              <w:pBdr>
                <w:top w:val="none" w:sz="0" w:space="0" w:color="000000"/>
                <w:left w:val="none" w:sz="0" w:space="0" w:color="000000"/>
                <w:bottom w:val="none" w:sz="0" w:space="0" w:color="000000"/>
                <w:right w:val="none" w:sz="0" w:space="0" w:color="000000"/>
              </w:pBdr>
              <w:spacing w:before="100" w:after="100"/>
              <w:ind w:left="100" w:right="100"/>
              <w:jc w:val="right"/>
              <w:rPr>
                <w:rFonts w:ascii="Calibri" w:eastAsia="Helvetica" w:hAnsi="Calibri" w:cs="Calibri"/>
                <w:color w:val="000000"/>
              </w:rPr>
            </w:pPr>
            <w:ins w:id="2814" w:author="Mooney, Fintan" w:date="2026-01-14T21:02:00Z" w16du:dateUtc="2026-01-15T02:02:00Z">
              <w:r>
                <w:rPr>
                  <w:rFonts w:ascii="Helvetica" w:eastAsia="Helvetica" w:hAnsi="Helvetica" w:cs="Helvetica"/>
                  <w:color w:val="000000"/>
                  <w:sz w:val="22"/>
                  <w:szCs w:val="22"/>
                </w:rPr>
                <w:t>2</w:t>
              </w:r>
            </w:ins>
            <w:del w:id="2815" w:author="Mooney, Fintan" w:date="2026-01-12T16:33:00Z" w16du:dateUtc="2026-01-12T21:33:00Z">
              <w:r w:rsidRPr="004846D7" w:rsidDel="00CC05BA">
                <w:rPr>
                  <w:rFonts w:ascii="Calibri" w:eastAsia="Helvetica" w:hAnsi="Calibri" w:cs="Calibri"/>
                  <w:color w:val="000000"/>
                </w:rPr>
                <w:delText>2</w:delText>
              </w:r>
            </w:del>
          </w:p>
        </w:tc>
        <w:tc>
          <w:tcPr>
            <w:tcW w:w="208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CAB903" w14:textId="3780F5BE" w:rsidR="00D474D2" w:rsidRPr="004846D7" w:rsidRDefault="00D474D2" w:rsidP="00D474D2">
            <w:pPr>
              <w:pBdr>
                <w:top w:val="none" w:sz="0" w:space="0" w:color="000000"/>
                <w:left w:val="none" w:sz="0" w:space="0" w:color="000000"/>
                <w:bottom w:val="none" w:sz="0" w:space="0" w:color="000000"/>
                <w:right w:val="none" w:sz="0" w:space="0" w:color="000000"/>
              </w:pBdr>
              <w:spacing w:before="100" w:after="100"/>
              <w:ind w:left="100" w:right="100"/>
              <w:jc w:val="right"/>
              <w:rPr>
                <w:rFonts w:ascii="Calibri" w:eastAsia="Helvetica" w:hAnsi="Calibri" w:cs="Calibri"/>
                <w:color w:val="000000"/>
              </w:rPr>
            </w:pPr>
            <w:ins w:id="2816" w:author="Mooney, Fintan" w:date="2026-01-14T21:02:00Z" w16du:dateUtc="2026-01-15T02:02:00Z">
              <w:r>
                <w:rPr>
                  <w:rFonts w:ascii="Helvetica" w:eastAsia="Helvetica" w:hAnsi="Helvetica" w:cs="Helvetica"/>
                  <w:color w:val="000000"/>
                  <w:sz w:val="22"/>
                  <w:szCs w:val="22"/>
                </w:rPr>
                <w:t>1.0</w:t>
              </w:r>
            </w:ins>
            <w:del w:id="2817" w:author="Mooney, Fintan" w:date="2026-01-12T16:33:00Z" w16du:dateUtc="2026-01-12T21:33:00Z">
              <w:r w:rsidRPr="004846D7" w:rsidDel="00CC05BA">
                <w:rPr>
                  <w:rFonts w:ascii="Calibri" w:eastAsia="Helvetica" w:hAnsi="Calibri" w:cs="Calibri"/>
                  <w:color w:val="000000"/>
                </w:rPr>
                <w:delText>1.0</w:delText>
              </w:r>
            </w:del>
          </w:p>
        </w:tc>
        <w:tc>
          <w:tcPr>
            <w:tcW w:w="115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286289" w14:textId="2D676F03" w:rsidR="00D474D2" w:rsidRPr="004846D7" w:rsidRDefault="00D474D2" w:rsidP="00D474D2">
            <w:pPr>
              <w:pBdr>
                <w:top w:val="none" w:sz="0" w:space="0" w:color="000000"/>
                <w:left w:val="none" w:sz="0" w:space="0" w:color="000000"/>
                <w:bottom w:val="none" w:sz="0" w:space="0" w:color="000000"/>
                <w:right w:val="none" w:sz="0" w:space="0" w:color="000000"/>
              </w:pBdr>
              <w:spacing w:before="100" w:after="100"/>
              <w:ind w:left="100" w:right="100"/>
              <w:jc w:val="right"/>
              <w:rPr>
                <w:rFonts w:ascii="Calibri" w:eastAsia="Helvetica" w:hAnsi="Calibri" w:cs="Calibri"/>
                <w:color w:val="000000"/>
              </w:rPr>
            </w:pPr>
            <w:ins w:id="2818" w:author="Mooney, Fintan" w:date="2026-01-14T21:02:00Z" w16du:dateUtc="2026-01-15T02:02:00Z">
              <w:r>
                <w:rPr>
                  <w:rFonts w:ascii="Helvetica" w:eastAsia="Helvetica" w:hAnsi="Helvetica" w:cs="Helvetica"/>
                  <w:color w:val="000000"/>
                  <w:sz w:val="22"/>
                  <w:szCs w:val="22"/>
                </w:rPr>
                <w:t>1.846</w:t>
              </w:r>
            </w:ins>
            <w:del w:id="2819" w:author="Mooney, Fintan" w:date="2026-01-12T16:33:00Z" w16du:dateUtc="2026-01-12T21:33:00Z">
              <w:r w:rsidRPr="004846D7" w:rsidDel="00CC05BA">
                <w:rPr>
                  <w:rFonts w:ascii="Calibri" w:eastAsia="Helvetica" w:hAnsi="Calibri" w:cs="Calibri"/>
                  <w:color w:val="000000"/>
                </w:rPr>
                <w:delText>1.850</w:delText>
              </w:r>
            </w:del>
          </w:p>
        </w:tc>
        <w:tc>
          <w:tcPr>
            <w:tcW w:w="127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58EF52" w14:textId="3C484134" w:rsidR="00D474D2" w:rsidRPr="004846D7" w:rsidRDefault="00D474D2" w:rsidP="00D474D2">
            <w:pPr>
              <w:pBdr>
                <w:top w:val="none" w:sz="0" w:space="0" w:color="000000"/>
                <w:left w:val="none" w:sz="0" w:space="0" w:color="000000"/>
                <w:bottom w:val="none" w:sz="0" w:space="0" w:color="000000"/>
                <w:right w:val="none" w:sz="0" w:space="0" w:color="000000"/>
              </w:pBdr>
              <w:spacing w:before="100" w:after="100"/>
              <w:ind w:left="100" w:right="100"/>
              <w:jc w:val="right"/>
              <w:rPr>
                <w:rFonts w:ascii="Calibri" w:eastAsia="Helvetica" w:hAnsi="Calibri" w:cs="Calibri"/>
                <w:color w:val="000000"/>
              </w:rPr>
            </w:pPr>
            <w:ins w:id="2820" w:author="Mooney, Fintan" w:date="2026-01-14T21:02:00Z" w16du:dateUtc="2026-01-15T02:02:00Z">
              <w:r>
                <w:rPr>
                  <w:rFonts w:ascii="Helvetica" w:eastAsia="Helvetica" w:hAnsi="Helvetica" w:cs="Helvetica"/>
                  <w:color w:val="000000"/>
                  <w:sz w:val="22"/>
                  <w:szCs w:val="22"/>
                </w:rPr>
                <w:t>1.846</w:t>
              </w:r>
            </w:ins>
            <w:del w:id="2821" w:author="Mooney, Fintan" w:date="2026-01-12T16:33:00Z" w16du:dateUtc="2026-01-12T21:33:00Z">
              <w:r w:rsidRPr="004846D7" w:rsidDel="00CC05BA">
                <w:rPr>
                  <w:rFonts w:ascii="Calibri" w:eastAsia="Helvetica" w:hAnsi="Calibri" w:cs="Calibri"/>
                  <w:color w:val="000000"/>
                </w:rPr>
                <w:delText>1.850</w:delText>
              </w:r>
            </w:del>
          </w:p>
        </w:tc>
        <w:tc>
          <w:tcPr>
            <w:tcW w:w="9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E1F68D" w14:textId="2C094801" w:rsidR="00D474D2" w:rsidRPr="004846D7" w:rsidRDefault="00D474D2" w:rsidP="00D474D2">
            <w:pPr>
              <w:pBdr>
                <w:top w:val="none" w:sz="0" w:space="0" w:color="000000"/>
                <w:left w:val="none" w:sz="0" w:space="0" w:color="000000"/>
                <w:bottom w:val="none" w:sz="0" w:space="0" w:color="000000"/>
                <w:right w:val="none" w:sz="0" w:space="0" w:color="000000"/>
              </w:pBdr>
              <w:spacing w:before="100" w:after="100"/>
              <w:ind w:left="100" w:right="100"/>
              <w:jc w:val="right"/>
              <w:rPr>
                <w:rFonts w:ascii="Calibri" w:eastAsia="Helvetica" w:hAnsi="Calibri" w:cs="Calibri"/>
                <w:color w:val="000000"/>
              </w:rPr>
            </w:pPr>
            <w:ins w:id="2822" w:author="Mooney, Fintan" w:date="2026-01-14T21:02:00Z" w16du:dateUtc="2026-01-15T02:02:00Z">
              <w:r>
                <w:rPr>
                  <w:rFonts w:ascii="Helvetica" w:eastAsia="Helvetica" w:hAnsi="Helvetica" w:cs="Helvetica"/>
                  <w:color w:val="000000"/>
                  <w:sz w:val="22"/>
                  <w:szCs w:val="22"/>
                </w:rPr>
                <w:t>3.691</w:t>
              </w:r>
            </w:ins>
            <w:del w:id="2823" w:author="Mooney, Fintan" w:date="2026-01-12T16:33:00Z" w16du:dateUtc="2026-01-12T21:33:00Z">
              <w:r w:rsidRPr="004846D7" w:rsidDel="00CC05BA">
                <w:rPr>
                  <w:rFonts w:ascii="Calibri" w:eastAsia="Helvetica" w:hAnsi="Calibri" w:cs="Calibri"/>
                  <w:color w:val="000000"/>
                </w:rPr>
                <w:delText>3.700</w:delText>
              </w:r>
            </w:del>
          </w:p>
        </w:tc>
      </w:tr>
      <w:tr w:rsidR="00D474D2" w:rsidRPr="004846D7" w14:paraId="22F271E8" w14:textId="77777777" w:rsidTr="006F6D9F">
        <w:trPr>
          <w:jc w:val="center"/>
        </w:trPr>
        <w:tc>
          <w:tcPr>
            <w:tcW w:w="25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2CA478" w14:textId="77777777" w:rsidR="00D474D2" w:rsidRPr="004846D7" w:rsidRDefault="00D474D2" w:rsidP="00D474D2">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4846D7">
              <w:rPr>
                <w:rFonts w:ascii="Calibri" w:eastAsia="Helvetica" w:hAnsi="Calibri" w:cs="Calibri"/>
                <w:color w:val="000000"/>
              </w:rPr>
              <w:t>Runoff</w:t>
            </w:r>
          </w:p>
        </w:tc>
        <w:tc>
          <w:tcPr>
            <w:tcW w:w="2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AE646A" w14:textId="02D49DD7" w:rsidR="00D474D2" w:rsidRPr="004846D7" w:rsidRDefault="00D474D2" w:rsidP="00D474D2">
            <w:pPr>
              <w:pBdr>
                <w:top w:val="none" w:sz="0" w:space="0" w:color="000000"/>
                <w:left w:val="none" w:sz="0" w:space="0" w:color="000000"/>
                <w:bottom w:val="none" w:sz="0" w:space="0" w:color="000000"/>
                <w:right w:val="none" w:sz="0" w:space="0" w:color="000000"/>
              </w:pBdr>
              <w:spacing w:before="100" w:after="100"/>
              <w:ind w:left="100" w:right="100"/>
              <w:jc w:val="right"/>
              <w:rPr>
                <w:rFonts w:ascii="Calibri" w:eastAsia="Helvetica" w:hAnsi="Calibri" w:cs="Calibri"/>
                <w:color w:val="000000"/>
              </w:rPr>
            </w:pPr>
            <w:ins w:id="2824" w:author="Mooney, Fintan" w:date="2026-01-14T21:02:00Z" w16du:dateUtc="2026-01-15T02:02:00Z">
              <w:r>
                <w:rPr>
                  <w:rFonts w:ascii="Helvetica" w:eastAsia="Helvetica" w:hAnsi="Helvetica" w:cs="Helvetica"/>
                  <w:color w:val="000000"/>
                  <w:sz w:val="22"/>
                  <w:szCs w:val="22"/>
                </w:rPr>
                <w:t>2</w:t>
              </w:r>
            </w:ins>
            <w:del w:id="2825" w:author="Mooney, Fintan" w:date="2026-01-12T16:33:00Z" w16du:dateUtc="2026-01-12T21:33:00Z">
              <w:r w:rsidRPr="004846D7" w:rsidDel="00CC05BA">
                <w:rPr>
                  <w:rFonts w:ascii="Calibri" w:eastAsia="Helvetica" w:hAnsi="Calibri" w:cs="Calibri"/>
                  <w:color w:val="000000"/>
                </w:rPr>
                <w:delText>2</w:delText>
              </w:r>
            </w:del>
          </w:p>
        </w:tc>
        <w:tc>
          <w:tcPr>
            <w:tcW w:w="20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4F01AA" w14:textId="7B7EEF29" w:rsidR="00D474D2" w:rsidRPr="004846D7" w:rsidRDefault="00D474D2" w:rsidP="00D474D2">
            <w:pPr>
              <w:pBdr>
                <w:top w:val="none" w:sz="0" w:space="0" w:color="000000"/>
                <w:left w:val="none" w:sz="0" w:space="0" w:color="000000"/>
                <w:bottom w:val="none" w:sz="0" w:space="0" w:color="000000"/>
                <w:right w:val="none" w:sz="0" w:space="0" w:color="000000"/>
              </w:pBdr>
              <w:spacing w:before="100" w:after="100"/>
              <w:ind w:left="100" w:right="100"/>
              <w:jc w:val="right"/>
              <w:rPr>
                <w:rFonts w:ascii="Calibri" w:eastAsia="Helvetica" w:hAnsi="Calibri" w:cs="Calibri"/>
                <w:color w:val="000000"/>
              </w:rPr>
            </w:pPr>
            <w:ins w:id="2826" w:author="Mooney, Fintan" w:date="2026-01-14T21:02:00Z" w16du:dateUtc="2026-01-15T02:02:00Z">
              <w:r>
                <w:rPr>
                  <w:rFonts w:ascii="Helvetica" w:eastAsia="Helvetica" w:hAnsi="Helvetica" w:cs="Helvetica"/>
                  <w:color w:val="000000"/>
                  <w:sz w:val="22"/>
                  <w:szCs w:val="22"/>
                </w:rPr>
                <w:t>1.0</w:t>
              </w:r>
            </w:ins>
            <w:del w:id="2827" w:author="Mooney, Fintan" w:date="2026-01-12T16:33:00Z" w16du:dateUtc="2026-01-12T21:33:00Z">
              <w:r w:rsidRPr="004846D7" w:rsidDel="00CC05BA">
                <w:rPr>
                  <w:rFonts w:ascii="Calibri" w:eastAsia="Helvetica" w:hAnsi="Calibri" w:cs="Calibri"/>
                  <w:color w:val="000000"/>
                </w:rPr>
                <w:delText>1.0</w:delText>
              </w:r>
            </w:del>
          </w:p>
        </w:tc>
        <w:tc>
          <w:tcPr>
            <w:tcW w:w="11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FF9159" w14:textId="43836C94" w:rsidR="00D474D2" w:rsidRPr="004846D7" w:rsidRDefault="00D474D2" w:rsidP="00D474D2">
            <w:pPr>
              <w:pBdr>
                <w:top w:val="none" w:sz="0" w:space="0" w:color="000000"/>
                <w:left w:val="none" w:sz="0" w:space="0" w:color="000000"/>
                <w:bottom w:val="none" w:sz="0" w:space="0" w:color="000000"/>
                <w:right w:val="none" w:sz="0" w:space="0" w:color="000000"/>
              </w:pBdr>
              <w:spacing w:before="100" w:after="100"/>
              <w:ind w:left="100" w:right="100"/>
              <w:jc w:val="right"/>
              <w:rPr>
                <w:rFonts w:ascii="Calibri" w:eastAsia="Helvetica" w:hAnsi="Calibri" w:cs="Calibri"/>
                <w:color w:val="000000"/>
              </w:rPr>
            </w:pPr>
            <w:ins w:id="2828" w:author="Mooney, Fintan" w:date="2026-01-14T21:02:00Z" w16du:dateUtc="2026-01-15T02:02:00Z">
              <w:r>
                <w:rPr>
                  <w:rFonts w:ascii="Helvetica" w:eastAsia="Helvetica" w:hAnsi="Helvetica" w:cs="Helvetica"/>
                  <w:color w:val="000000"/>
                  <w:sz w:val="22"/>
                  <w:szCs w:val="22"/>
                </w:rPr>
                <w:t>0.157</w:t>
              </w:r>
            </w:ins>
            <w:del w:id="2829" w:author="Mooney, Fintan" w:date="2026-01-12T16:33:00Z" w16du:dateUtc="2026-01-12T21:33:00Z">
              <w:r w:rsidRPr="004846D7" w:rsidDel="00CC05BA">
                <w:rPr>
                  <w:rFonts w:ascii="Calibri" w:eastAsia="Helvetica" w:hAnsi="Calibri" w:cs="Calibri"/>
                  <w:color w:val="000000"/>
                </w:rPr>
                <w:delText>0.168</w:delText>
              </w:r>
            </w:del>
          </w:p>
        </w:tc>
        <w:tc>
          <w:tcPr>
            <w:tcW w:w="12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78052F" w14:textId="455AD3EC" w:rsidR="00D474D2" w:rsidRPr="004846D7" w:rsidRDefault="00D474D2" w:rsidP="00D474D2">
            <w:pPr>
              <w:pBdr>
                <w:top w:val="none" w:sz="0" w:space="0" w:color="000000"/>
                <w:left w:val="none" w:sz="0" w:space="0" w:color="000000"/>
                <w:bottom w:val="none" w:sz="0" w:space="0" w:color="000000"/>
                <w:right w:val="none" w:sz="0" w:space="0" w:color="000000"/>
              </w:pBdr>
              <w:spacing w:before="100" w:after="100"/>
              <w:ind w:left="100" w:right="100"/>
              <w:jc w:val="right"/>
              <w:rPr>
                <w:rFonts w:ascii="Calibri" w:eastAsia="Helvetica" w:hAnsi="Calibri" w:cs="Calibri"/>
                <w:color w:val="000000"/>
              </w:rPr>
            </w:pPr>
            <w:ins w:id="2830" w:author="Mooney, Fintan" w:date="2026-01-14T21:02:00Z" w16du:dateUtc="2026-01-15T02:02:00Z">
              <w:r>
                <w:rPr>
                  <w:rFonts w:ascii="Helvetica" w:eastAsia="Helvetica" w:hAnsi="Helvetica" w:cs="Helvetica"/>
                  <w:color w:val="000000"/>
                  <w:sz w:val="22"/>
                  <w:szCs w:val="22"/>
                </w:rPr>
                <w:t>0.660</w:t>
              </w:r>
            </w:ins>
            <w:del w:id="2831" w:author="Mooney, Fintan" w:date="2026-01-12T16:33:00Z" w16du:dateUtc="2026-01-12T21:33:00Z">
              <w:r w:rsidRPr="004846D7" w:rsidDel="00CC05BA">
                <w:rPr>
                  <w:rFonts w:ascii="Calibri" w:eastAsia="Helvetica" w:hAnsi="Calibri" w:cs="Calibri"/>
                  <w:color w:val="000000"/>
                </w:rPr>
                <w:delText>0.698</w:delText>
              </w:r>
            </w:del>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6BADAC" w14:textId="13409B11" w:rsidR="00D474D2" w:rsidRPr="004846D7" w:rsidRDefault="00D474D2" w:rsidP="00D474D2">
            <w:pPr>
              <w:pBdr>
                <w:top w:val="none" w:sz="0" w:space="0" w:color="000000"/>
                <w:left w:val="none" w:sz="0" w:space="0" w:color="000000"/>
                <w:bottom w:val="none" w:sz="0" w:space="0" w:color="000000"/>
                <w:right w:val="none" w:sz="0" w:space="0" w:color="000000"/>
              </w:pBdr>
              <w:spacing w:before="100" w:after="100"/>
              <w:ind w:left="100" w:right="100"/>
              <w:jc w:val="right"/>
              <w:rPr>
                <w:rFonts w:ascii="Calibri" w:eastAsia="Helvetica" w:hAnsi="Calibri" w:cs="Calibri"/>
                <w:color w:val="000000"/>
              </w:rPr>
            </w:pPr>
            <w:ins w:id="2832" w:author="Mooney, Fintan" w:date="2026-01-14T21:02:00Z" w16du:dateUtc="2026-01-15T02:02:00Z">
              <w:r>
                <w:rPr>
                  <w:rFonts w:ascii="Helvetica" w:eastAsia="Helvetica" w:hAnsi="Helvetica" w:cs="Helvetica"/>
                  <w:color w:val="000000"/>
                  <w:sz w:val="22"/>
                  <w:szCs w:val="22"/>
                </w:rPr>
                <w:t>1.320</w:t>
              </w:r>
            </w:ins>
            <w:del w:id="2833" w:author="Mooney, Fintan" w:date="2026-01-12T16:33:00Z" w16du:dateUtc="2026-01-12T21:33:00Z">
              <w:r w:rsidRPr="004846D7" w:rsidDel="00CC05BA">
                <w:rPr>
                  <w:rFonts w:ascii="Calibri" w:eastAsia="Helvetica" w:hAnsi="Calibri" w:cs="Calibri"/>
                  <w:color w:val="000000"/>
                </w:rPr>
                <w:delText>1.396</w:delText>
              </w:r>
            </w:del>
          </w:p>
        </w:tc>
      </w:tr>
      <w:tr w:rsidR="00D474D2" w:rsidRPr="004846D7" w14:paraId="78B4DED3" w14:textId="77777777" w:rsidTr="006F6D9F">
        <w:trPr>
          <w:jc w:val="center"/>
        </w:trPr>
        <w:tc>
          <w:tcPr>
            <w:tcW w:w="25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08A3A1" w14:textId="77777777" w:rsidR="00D474D2" w:rsidRPr="004846D7" w:rsidRDefault="00D474D2" w:rsidP="00D474D2">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4846D7">
              <w:rPr>
                <w:rFonts w:ascii="Calibri" w:eastAsia="Helvetica" w:hAnsi="Calibri" w:cs="Calibri"/>
                <w:color w:val="000000"/>
              </w:rPr>
              <w:t>Soil Moisture</w:t>
            </w:r>
          </w:p>
        </w:tc>
        <w:tc>
          <w:tcPr>
            <w:tcW w:w="2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7A22DE" w14:textId="2BFB22C2" w:rsidR="00D474D2" w:rsidRPr="004846D7" w:rsidRDefault="00D474D2" w:rsidP="00D474D2">
            <w:pPr>
              <w:pBdr>
                <w:top w:val="none" w:sz="0" w:space="0" w:color="000000"/>
                <w:left w:val="none" w:sz="0" w:space="0" w:color="000000"/>
                <w:bottom w:val="none" w:sz="0" w:space="0" w:color="000000"/>
                <w:right w:val="none" w:sz="0" w:space="0" w:color="000000"/>
              </w:pBdr>
              <w:spacing w:before="100" w:after="100"/>
              <w:ind w:left="100" w:right="100"/>
              <w:jc w:val="right"/>
              <w:rPr>
                <w:rFonts w:ascii="Calibri" w:eastAsia="Helvetica" w:hAnsi="Calibri" w:cs="Calibri"/>
                <w:color w:val="000000"/>
              </w:rPr>
            </w:pPr>
            <w:ins w:id="2834" w:author="Mooney, Fintan" w:date="2026-01-14T21:02:00Z" w16du:dateUtc="2026-01-15T02:02:00Z">
              <w:r>
                <w:rPr>
                  <w:rFonts w:ascii="Helvetica" w:eastAsia="Helvetica" w:hAnsi="Helvetica" w:cs="Helvetica"/>
                  <w:color w:val="000000"/>
                  <w:sz w:val="22"/>
                  <w:szCs w:val="22"/>
                </w:rPr>
                <w:t>2</w:t>
              </w:r>
            </w:ins>
            <w:del w:id="2835" w:author="Mooney, Fintan" w:date="2026-01-12T16:33:00Z" w16du:dateUtc="2026-01-12T21:33:00Z">
              <w:r w:rsidRPr="004846D7" w:rsidDel="00CC05BA">
                <w:rPr>
                  <w:rFonts w:ascii="Calibri" w:eastAsia="Helvetica" w:hAnsi="Calibri" w:cs="Calibri"/>
                  <w:color w:val="000000"/>
                </w:rPr>
                <w:delText>2</w:delText>
              </w:r>
            </w:del>
          </w:p>
        </w:tc>
        <w:tc>
          <w:tcPr>
            <w:tcW w:w="20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986E27" w14:textId="7F6A1131" w:rsidR="00D474D2" w:rsidRPr="004846D7" w:rsidRDefault="00D474D2" w:rsidP="00D474D2">
            <w:pPr>
              <w:pBdr>
                <w:top w:val="none" w:sz="0" w:space="0" w:color="000000"/>
                <w:left w:val="none" w:sz="0" w:space="0" w:color="000000"/>
                <w:bottom w:val="none" w:sz="0" w:space="0" w:color="000000"/>
                <w:right w:val="none" w:sz="0" w:space="0" w:color="000000"/>
              </w:pBdr>
              <w:spacing w:before="100" w:after="100"/>
              <w:ind w:left="100" w:right="100"/>
              <w:jc w:val="right"/>
              <w:rPr>
                <w:rFonts w:ascii="Calibri" w:eastAsia="Helvetica" w:hAnsi="Calibri" w:cs="Calibri"/>
                <w:color w:val="000000"/>
              </w:rPr>
            </w:pPr>
            <w:ins w:id="2836" w:author="Mooney, Fintan" w:date="2026-01-14T21:02:00Z" w16du:dateUtc="2026-01-15T02:02:00Z">
              <w:r>
                <w:rPr>
                  <w:rFonts w:ascii="Helvetica" w:eastAsia="Helvetica" w:hAnsi="Helvetica" w:cs="Helvetica"/>
                  <w:color w:val="000000"/>
                  <w:sz w:val="22"/>
                  <w:szCs w:val="22"/>
                </w:rPr>
                <w:t>1.0</w:t>
              </w:r>
            </w:ins>
            <w:del w:id="2837" w:author="Mooney, Fintan" w:date="2026-01-12T16:33:00Z" w16du:dateUtc="2026-01-12T21:33:00Z">
              <w:r w:rsidRPr="004846D7" w:rsidDel="00CC05BA">
                <w:rPr>
                  <w:rFonts w:ascii="Calibri" w:eastAsia="Helvetica" w:hAnsi="Calibri" w:cs="Calibri"/>
                  <w:color w:val="000000"/>
                </w:rPr>
                <w:delText>1.0</w:delText>
              </w:r>
            </w:del>
          </w:p>
        </w:tc>
        <w:tc>
          <w:tcPr>
            <w:tcW w:w="11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C676EE" w14:textId="7C97BD14" w:rsidR="00D474D2" w:rsidRPr="004846D7" w:rsidRDefault="00D474D2" w:rsidP="00D474D2">
            <w:pPr>
              <w:pBdr>
                <w:top w:val="none" w:sz="0" w:space="0" w:color="000000"/>
                <w:left w:val="none" w:sz="0" w:space="0" w:color="000000"/>
                <w:bottom w:val="none" w:sz="0" w:space="0" w:color="000000"/>
                <w:right w:val="none" w:sz="0" w:space="0" w:color="000000"/>
              </w:pBdr>
              <w:spacing w:before="100" w:after="100"/>
              <w:ind w:left="100" w:right="100"/>
              <w:jc w:val="right"/>
              <w:rPr>
                <w:rFonts w:ascii="Calibri" w:eastAsia="Helvetica" w:hAnsi="Calibri" w:cs="Calibri"/>
                <w:color w:val="000000"/>
              </w:rPr>
            </w:pPr>
            <w:ins w:id="2838" w:author="Mooney, Fintan" w:date="2026-01-14T21:02:00Z" w16du:dateUtc="2026-01-15T02:02:00Z">
              <w:r>
                <w:rPr>
                  <w:rFonts w:ascii="Helvetica" w:eastAsia="Helvetica" w:hAnsi="Helvetica" w:cs="Helvetica"/>
                  <w:color w:val="000000"/>
                  <w:sz w:val="22"/>
                  <w:szCs w:val="22"/>
                </w:rPr>
                <w:t>0.474</w:t>
              </w:r>
            </w:ins>
            <w:del w:id="2839" w:author="Mooney, Fintan" w:date="2026-01-12T16:33:00Z" w16du:dateUtc="2026-01-12T21:33:00Z">
              <w:r w:rsidRPr="004846D7" w:rsidDel="00CC05BA">
                <w:rPr>
                  <w:rFonts w:ascii="Calibri" w:eastAsia="Helvetica" w:hAnsi="Calibri" w:cs="Calibri"/>
                  <w:color w:val="000000"/>
                </w:rPr>
                <w:delText>0.501</w:delText>
              </w:r>
            </w:del>
          </w:p>
        </w:tc>
        <w:tc>
          <w:tcPr>
            <w:tcW w:w="12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CD5B1B" w14:textId="2A610D31" w:rsidR="00D474D2" w:rsidRPr="004846D7" w:rsidRDefault="00D474D2" w:rsidP="00D474D2">
            <w:pPr>
              <w:pBdr>
                <w:top w:val="none" w:sz="0" w:space="0" w:color="000000"/>
                <w:left w:val="none" w:sz="0" w:space="0" w:color="000000"/>
                <w:bottom w:val="none" w:sz="0" w:space="0" w:color="000000"/>
                <w:right w:val="none" w:sz="0" w:space="0" w:color="000000"/>
              </w:pBdr>
              <w:spacing w:before="100" w:after="100"/>
              <w:ind w:left="100" w:right="100"/>
              <w:jc w:val="right"/>
              <w:rPr>
                <w:rFonts w:ascii="Calibri" w:eastAsia="Helvetica" w:hAnsi="Calibri" w:cs="Calibri"/>
                <w:color w:val="000000"/>
              </w:rPr>
            </w:pPr>
            <w:ins w:id="2840" w:author="Mooney, Fintan" w:date="2026-01-14T21:02:00Z" w16du:dateUtc="2026-01-15T02:02:00Z">
              <w:r>
                <w:rPr>
                  <w:rFonts w:ascii="Helvetica" w:eastAsia="Helvetica" w:hAnsi="Helvetica" w:cs="Helvetica"/>
                  <w:color w:val="000000"/>
                  <w:sz w:val="22"/>
                  <w:szCs w:val="22"/>
                </w:rPr>
                <w:t>0.474</w:t>
              </w:r>
            </w:ins>
            <w:del w:id="2841" w:author="Mooney, Fintan" w:date="2026-01-12T16:33:00Z" w16du:dateUtc="2026-01-12T21:33:00Z">
              <w:r w:rsidRPr="004846D7" w:rsidDel="00CC05BA">
                <w:rPr>
                  <w:rFonts w:ascii="Calibri" w:eastAsia="Helvetica" w:hAnsi="Calibri" w:cs="Calibri"/>
                  <w:color w:val="000000"/>
                </w:rPr>
                <w:delText>0.501</w:delText>
              </w:r>
            </w:del>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2D0210" w14:textId="0FC1506F" w:rsidR="00D474D2" w:rsidRPr="004846D7" w:rsidRDefault="00D474D2" w:rsidP="00D474D2">
            <w:pPr>
              <w:pBdr>
                <w:top w:val="none" w:sz="0" w:space="0" w:color="000000"/>
                <w:left w:val="none" w:sz="0" w:space="0" w:color="000000"/>
                <w:bottom w:val="none" w:sz="0" w:space="0" w:color="000000"/>
                <w:right w:val="none" w:sz="0" w:space="0" w:color="000000"/>
              </w:pBdr>
              <w:spacing w:before="100" w:after="100"/>
              <w:ind w:left="100" w:right="100"/>
              <w:jc w:val="right"/>
              <w:rPr>
                <w:rFonts w:ascii="Calibri" w:eastAsia="Helvetica" w:hAnsi="Calibri" w:cs="Calibri"/>
                <w:color w:val="000000"/>
              </w:rPr>
            </w:pPr>
            <w:ins w:id="2842" w:author="Mooney, Fintan" w:date="2026-01-14T21:02:00Z" w16du:dateUtc="2026-01-15T02:02:00Z">
              <w:r>
                <w:rPr>
                  <w:rFonts w:ascii="Helvetica" w:eastAsia="Helvetica" w:hAnsi="Helvetica" w:cs="Helvetica"/>
                  <w:color w:val="000000"/>
                  <w:sz w:val="22"/>
                  <w:szCs w:val="22"/>
                </w:rPr>
                <w:t>0.948</w:t>
              </w:r>
            </w:ins>
            <w:del w:id="2843" w:author="Mooney, Fintan" w:date="2026-01-12T16:33:00Z" w16du:dateUtc="2026-01-12T21:33:00Z">
              <w:r w:rsidRPr="004846D7" w:rsidDel="00CC05BA">
                <w:rPr>
                  <w:rFonts w:ascii="Calibri" w:eastAsia="Helvetica" w:hAnsi="Calibri" w:cs="Calibri"/>
                  <w:color w:val="000000"/>
                </w:rPr>
                <w:delText>1.002</w:delText>
              </w:r>
            </w:del>
          </w:p>
        </w:tc>
      </w:tr>
      <w:tr w:rsidR="00D474D2" w:rsidRPr="004846D7" w14:paraId="34675EA3" w14:textId="77777777" w:rsidTr="006F6D9F">
        <w:trPr>
          <w:jc w:val="center"/>
        </w:trPr>
        <w:tc>
          <w:tcPr>
            <w:tcW w:w="25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D53BA3" w14:textId="77777777" w:rsidR="00D474D2" w:rsidRPr="004846D7" w:rsidRDefault="00D474D2" w:rsidP="00D474D2">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4846D7">
              <w:rPr>
                <w:rFonts w:ascii="Calibri" w:eastAsia="Helvetica" w:hAnsi="Calibri" w:cs="Calibri"/>
                <w:color w:val="000000"/>
              </w:rPr>
              <w:t>Precipitation</w:t>
            </w:r>
          </w:p>
        </w:tc>
        <w:tc>
          <w:tcPr>
            <w:tcW w:w="2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5DC724" w14:textId="19D2B269" w:rsidR="00D474D2" w:rsidRPr="004846D7" w:rsidRDefault="00D474D2" w:rsidP="00D474D2">
            <w:pPr>
              <w:pBdr>
                <w:top w:val="none" w:sz="0" w:space="0" w:color="000000"/>
                <w:left w:val="none" w:sz="0" w:space="0" w:color="000000"/>
                <w:bottom w:val="none" w:sz="0" w:space="0" w:color="000000"/>
                <w:right w:val="none" w:sz="0" w:space="0" w:color="000000"/>
              </w:pBdr>
              <w:spacing w:before="100" w:after="100"/>
              <w:ind w:left="100" w:right="100"/>
              <w:jc w:val="right"/>
              <w:rPr>
                <w:rFonts w:ascii="Calibri" w:eastAsia="Helvetica" w:hAnsi="Calibri" w:cs="Calibri"/>
                <w:color w:val="000000"/>
              </w:rPr>
            </w:pPr>
            <w:ins w:id="2844" w:author="Mooney, Fintan" w:date="2026-01-14T21:02:00Z" w16du:dateUtc="2026-01-15T02:02:00Z">
              <w:r>
                <w:rPr>
                  <w:rFonts w:ascii="Helvetica" w:eastAsia="Helvetica" w:hAnsi="Helvetica" w:cs="Helvetica"/>
                  <w:color w:val="000000"/>
                  <w:sz w:val="22"/>
                  <w:szCs w:val="22"/>
                </w:rPr>
                <w:t>2</w:t>
              </w:r>
            </w:ins>
            <w:del w:id="2845" w:author="Mooney, Fintan" w:date="2026-01-12T16:33:00Z" w16du:dateUtc="2026-01-12T21:33:00Z">
              <w:r w:rsidRPr="004846D7" w:rsidDel="00CC05BA">
                <w:rPr>
                  <w:rFonts w:ascii="Calibri" w:eastAsia="Helvetica" w:hAnsi="Calibri" w:cs="Calibri"/>
                  <w:color w:val="000000"/>
                </w:rPr>
                <w:delText>2</w:delText>
              </w:r>
            </w:del>
          </w:p>
        </w:tc>
        <w:tc>
          <w:tcPr>
            <w:tcW w:w="20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AD6B46" w14:textId="4FA8107A" w:rsidR="00D474D2" w:rsidRPr="004846D7" w:rsidRDefault="00D474D2" w:rsidP="00D474D2">
            <w:pPr>
              <w:pBdr>
                <w:top w:val="none" w:sz="0" w:space="0" w:color="000000"/>
                <w:left w:val="none" w:sz="0" w:space="0" w:color="000000"/>
                <w:bottom w:val="none" w:sz="0" w:space="0" w:color="000000"/>
                <w:right w:val="none" w:sz="0" w:space="0" w:color="000000"/>
              </w:pBdr>
              <w:spacing w:before="100" w:after="100"/>
              <w:ind w:left="100" w:right="100"/>
              <w:jc w:val="right"/>
              <w:rPr>
                <w:rFonts w:ascii="Calibri" w:eastAsia="Helvetica" w:hAnsi="Calibri" w:cs="Calibri"/>
                <w:color w:val="000000"/>
              </w:rPr>
            </w:pPr>
            <w:ins w:id="2846" w:author="Mooney, Fintan" w:date="2026-01-14T21:02:00Z" w16du:dateUtc="2026-01-15T02:02:00Z">
              <w:r>
                <w:rPr>
                  <w:rFonts w:ascii="Helvetica" w:eastAsia="Helvetica" w:hAnsi="Helvetica" w:cs="Helvetica"/>
                  <w:color w:val="000000"/>
                  <w:sz w:val="22"/>
                  <w:szCs w:val="22"/>
                </w:rPr>
                <w:t>1.0</w:t>
              </w:r>
            </w:ins>
            <w:del w:id="2847" w:author="Mooney, Fintan" w:date="2026-01-12T16:33:00Z" w16du:dateUtc="2026-01-12T21:33:00Z">
              <w:r w:rsidRPr="004846D7" w:rsidDel="00CC05BA">
                <w:rPr>
                  <w:rFonts w:ascii="Calibri" w:eastAsia="Helvetica" w:hAnsi="Calibri" w:cs="Calibri"/>
                  <w:color w:val="000000"/>
                </w:rPr>
                <w:delText>1.0</w:delText>
              </w:r>
            </w:del>
          </w:p>
        </w:tc>
        <w:tc>
          <w:tcPr>
            <w:tcW w:w="11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F922EF" w14:textId="21921352" w:rsidR="00D474D2" w:rsidRPr="004846D7" w:rsidRDefault="00D474D2" w:rsidP="00D474D2">
            <w:pPr>
              <w:pBdr>
                <w:top w:val="none" w:sz="0" w:space="0" w:color="000000"/>
                <w:left w:val="none" w:sz="0" w:space="0" w:color="000000"/>
                <w:bottom w:val="none" w:sz="0" w:space="0" w:color="000000"/>
                <w:right w:val="none" w:sz="0" w:space="0" w:color="000000"/>
              </w:pBdr>
              <w:spacing w:before="100" w:after="100"/>
              <w:ind w:left="100" w:right="100"/>
              <w:jc w:val="right"/>
              <w:rPr>
                <w:rFonts w:ascii="Calibri" w:eastAsia="Helvetica" w:hAnsi="Calibri" w:cs="Calibri"/>
                <w:color w:val="000000"/>
              </w:rPr>
            </w:pPr>
            <w:ins w:id="2848" w:author="Mooney, Fintan" w:date="2026-01-14T21:02:00Z" w16du:dateUtc="2026-01-15T02:02:00Z">
              <w:r>
                <w:rPr>
                  <w:rFonts w:ascii="Helvetica" w:eastAsia="Helvetica" w:hAnsi="Helvetica" w:cs="Helvetica"/>
                  <w:color w:val="000000"/>
                  <w:sz w:val="22"/>
                  <w:szCs w:val="22"/>
                </w:rPr>
                <w:t>-0.235</w:t>
              </w:r>
            </w:ins>
            <w:del w:id="2849" w:author="Mooney, Fintan" w:date="2026-01-12T16:33:00Z" w16du:dateUtc="2026-01-12T21:33:00Z">
              <w:r w:rsidRPr="004846D7" w:rsidDel="00CC05BA">
                <w:rPr>
                  <w:rFonts w:ascii="Calibri" w:eastAsia="Helvetica" w:hAnsi="Calibri" w:cs="Calibri"/>
                  <w:color w:val="000000"/>
                </w:rPr>
                <w:delText>-0.107</w:delText>
              </w:r>
            </w:del>
          </w:p>
        </w:tc>
        <w:tc>
          <w:tcPr>
            <w:tcW w:w="12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BE281A" w14:textId="0CB270E0" w:rsidR="00D474D2" w:rsidRPr="004846D7" w:rsidRDefault="00D474D2" w:rsidP="00D474D2">
            <w:pPr>
              <w:pBdr>
                <w:top w:val="none" w:sz="0" w:space="0" w:color="000000"/>
                <w:left w:val="none" w:sz="0" w:space="0" w:color="000000"/>
                <w:bottom w:val="none" w:sz="0" w:space="0" w:color="000000"/>
                <w:right w:val="none" w:sz="0" w:space="0" w:color="000000"/>
              </w:pBdr>
              <w:spacing w:before="100" w:after="100"/>
              <w:ind w:left="100" w:right="100"/>
              <w:jc w:val="right"/>
              <w:rPr>
                <w:rFonts w:ascii="Calibri" w:eastAsia="Helvetica" w:hAnsi="Calibri" w:cs="Calibri"/>
                <w:color w:val="000000"/>
              </w:rPr>
            </w:pPr>
            <w:ins w:id="2850" w:author="Mooney, Fintan" w:date="2026-01-14T21:02:00Z" w16du:dateUtc="2026-01-15T02:02:00Z">
              <w:r>
                <w:rPr>
                  <w:rFonts w:ascii="Helvetica" w:eastAsia="Helvetica" w:hAnsi="Helvetica" w:cs="Helvetica"/>
                  <w:color w:val="000000"/>
                  <w:sz w:val="22"/>
                  <w:szCs w:val="22"/>
                </w:rPr>
                <w:t>0.431</w:t>
              </w:r>
            </w:ins>
            <w:del w:id="2851" w:author="Mooney, Fintan" w:date="2026-01-12T16:33:00Z" w16du:dateUtc="2026-01-12T21:33:00Z">
              <w:r w:rsidRPr="004846D7" w:rsidDel="00CC05BA">
                <w:rPr>
                  <w:rFonts w:ascii="Calibri" w:eastAsia="Helvetica" w:hAnsi="Calibri" w:cs="Calibri"/>
                  <w:color w:val="000000"/>
                </w:rPr>
                <w:delText>0.425</w:delText>
              </w:r>
            </w:del>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156243" w14:textId="1CECABBC" w:rsidR="00D474D2" w:rsidRPr="004846D7" w:rsidRDefault="00D474D2" w:rsidP="00D474D2">
            <w:pPr>
              <w:pBdr>
                <w:top w:val="none" w:sz="0" w:space="0" w:color="000000"/>
                <w:left w:val="none" w:sz="0" w:space="0" w:color="000000"/>
                <w:bottom w:val="none" w:sz="0" w:space="0" w:color="000000"/>
                <w:right w:val="none" w:sz="0" w:space="0" w:color="000000"/>
              </w:pBdr>
              <w:spacing w:before="100" w:after="100"/>
              <w:ind w:left="100" w:right="100"/>
              <w:jc w:val="right"/>
              <w:rPr>
                <w:rFonts w:ascii="Calibri" w:eastAsia="Helvetica" w:hAnsi="Calibri" w:cs="Calibri"/>
                <w:color w:val="000000"/>
              </w:rPr>
            </w:pPr>
            <w:ins w:id="2852" w:author="Mooney, Fintan" w:date="2026-01-14T21:02:00Z" w16du:dateUtc="2026-01-15T02:02:00Z">
              <w:r>
                <w:rPr>
                  <w:rFonts w:ascii="Helvetica" w:eastAsia="Helvetica" w:hAnsi="Helvetica" w:cs="Helvetica"/>
                  <w:color w:val="000000"/>
                  <w:sz w:val="22"/>
                  <w:szCs w:val="22"/>
                </w:rPr>
                <w:t>0.862</w:t>
              </w:r>
            </w:ins>
            <w:del w:id="2853" w:author="Mooney, Fintan" w:date="2026-01-12T16:33:00Z" w16du:dateUtc="2026-01-12T21:33:00Z">
              <w:r w:rsidRPr="004846D7" w:rsidDel="00CC05BA">
                <w:rPr>
                  <w:rFonts w:ascii="Calibri" w:eastAsia="Helvetica" w:hAnsi="Calibri" w:cs="Calibri"/>
                  <w:color w:val="000000"/>
                </w:rPr>
                <w:delText>0.850</w:delText>
              </w:r>
            </w:del>
          </w:p>
        </w:tc>
      </w:tr>
      <w:tr w:rsidR="00D474D2" w:rsidRPr="004846D7" w14:paraId="1A96588E" w14:textId="77777777" w:rsidTr="006F6D9F">
        <w:trPr>
          <w:jc w:val="center"/>
        </w:trPr>
        <w:tc>
          <w:tcPr>
            <w:tcW w:w="25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A652D3" w14:textId="77777777" w:rsidR="00D474D2" w:rsidRPr="004846D7" w:rsidRDefault="00D474D2" w:rsidP="00D474D2">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4846D7">
              <w:rPr>
                <w:rFonts w:ascii="Calibri" w:eastAsia="Helvetica" w:hAnsi="Calibri" w:cs="Calibri"/>
                <w:color w:val="000000"/>
              </w:rPr>
              <w:t>Snow Density</w:t>
            </w:r>
          </w:p>
        </w:tc>
        <w:tc>
          <w:tcPr>
            <w:tcW w:w="2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C47106" w14:textId="0F4002D4" w:rsidR="00D474D2" w:rsidRPr="004846D7" w:rsidRDefault="00D474D2" w:rsidP="00D474D2">
            <w:pPr>
              <w:pBdr>
                <w:top w:val="none" w:sz="0" w:space="0" w:color="000000"/>
                <w:left w:val="none" w:sz="0" w:space="0" w:color="000000"/>
                <w:bottom w:val="none" w:sz="0" w:space="0" w:color="000000"/>
                <w:right w:val="none" w:sz="0" w:space="0" w:color="000000"/>
              </w:pBdr>
              <w:spacing w:before="100" w:after="100"/>
              <w:ind w:left="100" w:right="100"/>
              <w:jc w:val="right"/>
              <w:rPr>
                <w:rFonts w:ascii="Calibri" w:eastAsia="Helvetica" w:hAnsi="Calibri" w:cs="Calibri"/>
                <w:color w:val="000000"/>
              </w:rPr>
            </w:pPr>
            <w:ins w:id="2854" w:author="Mooney, Fintan" w:date="2026-01-14T21:02:00Z" w16du:dateUtc="2026-01-15T02:02:00Z">
              <w:r>
                <w:rPr>
                  <w:rFonts w:ascii="Helvetica" w:eastAsia="Helvetica" w:hAnsi="Helvetica" w:cs="Helvetica"/>
                  <w:color w:val="000000"/>
                  <w:sz w:val="22"/>
                  <w:szCs w:val="22"/>
                </w:rPr>
                <w:t>2</w:t>
              </w:r>
            </w:ins>
            <w:del w:id="2855" w:author="Mooney, Fintan" w:date="2026-01-12T16:33:00Z" w16du:dateUtc="2026-01-12T21:33:00Z">
              <w:r w:rsidRPr="004846D7" w:rsidDel="00CC05BA">
                <w:rPr>
                  <w:rFonts w:ascii="Calibri" w:eastAsia="Helvetica" w:hAnsi="Calibri" w:cs="Calibri"/>
                  <w:color w:val="000000"/>
                </w:rPr>
                <w:delText>2</w:delText>
              </w:r>
            </w:del>
          </w:p>
        </w:tc>
        <w:tc>
          <w:tcPr>
            <w:tcW w:w="20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30BD22" w14:textId="4ECCC6AF" w:rsidR="00D474D2" w:rsidRPr="004846D7" w:rsidRDefault="00D474D2" w:rsidP="00D474D2">
            <w:pPr>
              <w:pBdr>
                <w:top w:val="none" w:sz="0" w:space="0" w:color="000000"/>
                <w:left w:val="none" w:sz="0" w:space="0" w:color="000000"/>
                <w:bottom w:val="none" w:sz="0" w:space="0" w:color="000000"/>
                <w:right w:val="none" w:sz="0" w:space="0" w:color="000000"/>
              </w:pBdr>
              <w:spacing w:before="100" w:after="100"/>
              <w:ind w:left="100" w:right="100"/>
              <w:jc w:val="right"/>
              <w:rPr>
                <w:rFonts w:ascii="Calibri" w:eastAsia="Helvetica" w:hAnsi="Calibri" w:cs="Calibri"/>
                <w:color w:val="000000"/>
              </w:rPr>
            </w:pPr>
            <w:ins w:id="2856" w:author="Mooney, Fintan" w:date="2026-01-14T21:02:00Z" w16du:dateUtc="2026-01-15T02:02:00Z">
              <w:r>
                <w:rPr>
                  <w:rFonts w:ascii="Helvetica" w:eastAsia="Helvetica" w:hAnsi="Helvetica" w:cs="Helvetica"/>
                  <w:color w:val="000000"/>
                  <w:sz w:val="22"/>
                  <w:szCs w:val="22"/>
                </w:rPr>
                <w:t>1.0</w:t>
              </w:r>
            </w:ins>
            <w:del w:id="2857" w:author="Mooney, Fintan" w:date="2026-01-12T16:33:00Z" w16du:dateUtc="2026-01-12T21:33:00Z">
              <w:r w:rsidRPr="004846D7" w:rsidDel="00CC05BA">
                <w:rPr>
                  <w:rFonts w:ascii="Calibri" w:eastAsia="Helvetica" w:hAnsi="Calibri" w:cs="Calibri"/>
                  <w:color w:val="000000"/>
                </w:rPr>
                <w:delText>1.0</w:delText>
              </w:r>
            </w:del>
          </w:p>
        </w:tc>
        <w:tc>
          <w:tcPr>
            <w:tcW w:w="11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D4A5E8" w14:textId="0C8ECBC0" w:rsidR="00D474D2" w:rsidRPr="004846D7" w:rsidRDefault="00D474D2" w:rsidP="00D474D2">
            <w:pPr>
              <w:pBdr>
                <w:top w:val="none" w:sz="0" w:space="0" w:color="000000"/>
                <w:left w:val="none" w:sz="0" w:space="0" w:color="000000"/>
                <w:bottom w:val="none" w:sz="0" w:space="0" w:color="000000"/>
                <w:right w:val="none" w:sz="0" w:space="0" w:color="000000"/>
              </w:pBdr>
              <w:spacing w:before="100" w:after="100"/>
              <w:ind w:left="100" w:right="100"/>
              <w:jc w:val="right"/>
              <w:rPr>
                <w:rFonts w:ascii="Calibri" w:eastAsia="Helvetica" w:hAnsi="Calibri" w:cs="Calibri"/>
                <w:color w:val="000000"/>
              </w:rPr>
            </w:pPr>
            <w:ins w:id="2858" w:author="Mooney, Fintan" w:date="2026-01-14T21:02:00Z" w16du:dateUtc="2026-01-15T02:02:00Z">
              <w:r>
                <w:rPr>
                  <w:rFonts w:ascii="Helvetica" w:eastAsia="Helvetica" w:hAnsi="Helvetica" w:cs="Helvetica"/>
                  <w:color w:val="000000"/>
                  <w:sz w:val="22"/>
                  <w:szCs w:val="22"/>
                </w:rPr>
                <w:t>-0.145</w:t>
              </w:r>
            </w:ins>
            <w:del w:id="2859" w:author="Mooney, Fintan" w:date="2026-01-12T16:33:00Z" w16du:dateUtc="2026-01-12T21:33:00Z">
              <w:r w:rsidRPr="004846D7" w:rsidDel="00CC05BA">
                <w:rPr>
                  <w:rFonts w:ascii="Calibri" w:eastAsia="Helvetica" w:hAnsi="Calibri" w:cs="Calibri"/>
                  <w:color w:val="000000"/>
                </w:rPr>
                <w:delText>-0.164</w:delText>
              </w:r>
            </w:del>
          </w:p>
        </w:tc>
        <w:tc>
          <w:tcPr>
            <w:tcW w:w="12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ED85FB" w14:textId="60D63B2F" w:rsidR="00D474D2" w:rsidRPr="004846D7" w:rsidRDefault="00D474D2" w:rsidP="00D474D2">
            <w:pPr>
              <w:pBdr>
                <w:top w:val="none" w:sz="0" w:space="0" w:color="000000"/>
                <w:left w:val="none" w:sz="0" w:space="0" w:color="000000"/>
                <w:bottom w:val="none" w:sz="0" w:space="0" w:color="000000"/>
                <w:right w:val="none" w:sz="0" w:space="0" w:color="000000"/>
              </w:pBdr>
              <w:spacing w:before="100" w:after="100"/>
              <w:ind w:left="100" w:right="100"/>
              <w:jc w:val="right"/>
              <w:rPr>
                <w:rFonts w:ascii="Calibri" w:eastAsia="Helvetica" w:hAnsi="Calibri" w:cs="Calibri"/>
                <w:color w:val="000000"/>
              </w:rPr>
            </w:pPr>
            <w:ins w:id="2860" w:author="Mooney, Fintan" w:date="2026-01-14T21:02:00Z" w16du:dateUtc="2026-01-15T02:02:00Z">
              <w:r>
                <w:rPr>
                  <w:rFonts w:ascii="Helvetica" w:eastAsia="Helvetica" w:hAnsi="Helvetica" w:cs="Helvetica"/>
                  <w:color w:val="000000"/>
                  <w:sz w:val="22"/>
                  <w:szCs w:val="22"/>
                </w:rPr>
                <w:t>0.405</w:t>
              </w:r>
            </w:ins>
            <w:del w:id="2861" w:author="Mooney, Fintan" w:date="2026-01-12T16:33:00Z" w16du:dateUtc="2026-01-12T21:33:00Z">
              <w:r w:rsidRPr="004846D7" w:rsidDel="00CC05BA">
                <w:rPr>
                  <w:rFonts w:ascii="Calibri" w:eastAsia="Helvetica" w:hAnsi="Calibri" w:cs="Calibri"/>
                  <w:color w:val="000000"/>
                </w:rPr>
                <w:delText>0.397</w:delText>
              </w:r>
            </w:del>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39B9B6" w14:textId="207D1636" w:rsidR="00D474D2" w:rsidRPr="004846D7" w:rsidRDefault="00D474D2" w:rsidP="00D474D2">
            <w:pPr>
              <w:pBdr>
                <w:top w:val="none" w:sz="0" w:space="0" w:color="000000"/>
                <w:left w:val="none" w:sz="0" w:space="0" w:color="000000"/>
                <w:bottom w:val="none" w:sz="0" w:space="0" w:color="000000"/>
                <w:right w:val="none" w:sz="0" w:space="0" w:color="000000"/>
              </w:pBdr>
              <w:spacing w:before="100" w:after="100"/>
              <w:ind w:left="100" w:right="100"/>
              <w:jc w:val="right"/>
              <w:rPr>
                <w:rFonts w:ascii="Calibri" w:eastAsia="Helvetica" w:hAnsi="Calibri" w:cs="Calibri"/>
                <w:color w:val="000000"/>
              </w:rPr>
            </w:pPr>
            <w:ins w:id="2862" w:author="Mooney, Fintan" w:date="2026-01-14T21:02:00Z" w16du:dateUtc="2026-01-15T02:02:00Z">
              <w:r>
                <w:rPr>
                  <w:rFonts w:ascii="Helvetica" w:eastAsia="Helvetica" w:hAnsi="Helvetica" w:cs="Helvetica"/>
                  <w:color w:val="000000"/>
                  <w:sz w:val="22"/>
                  <w:szCs w:val="22"/>
                </w:rPr>
                <w:t>0.810</w:t>
              </w:r>
            </w:ins>
            <w:del w:id="2863" w:author="Mooney, Fintan" w:date="2026-01-12T16:33:00Z" w16du:dateUtc="2026-01-12T21:33:00Z">
              <w:r w:rsidRPr="004846D7" w:rsidDel="00CC05BA">
                <w:rPr>
                  <w:rFonts w:ascii="Calibri" w:eastAsia="Helvetica" w:hAnsi="Calibri" w:cs="Calibri"/>
                  <w:color w:val="000000"/>
                </w:rPr>
                <w:delText>0.795</w:delText>
              </w:r>
            </w:del>
          </w:p>
        </w:tc>
      </w:tr>
      <w:tr w:rsidR="00D474D2" w:rsidRPr="004846D7" w14:paraId="253396B4" w14:textId="77777777" w:rsidTr="006F6D9F">
        <w:trPr>
          <w:jc w:val="center"/>
        </w:trPr>
        <w:tc>
          <w:tcPr>
            <w:tcW w:w="25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D00679" w14:textId="77777777" w:rsidR="00D474D2" w:rsidRPr="004846D7" w:rsidRDefault="00D474D2" w:rsidP="00D474D2">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4846D7">
              <w:rPr>
                <w:rFonts w:ascii="Calibri" w:eastAsia="Helvetica" w:hAnsi="Calibri" w:cs="Calibri"/>
                <w:color w:val="000000"/>
              </w:rPr>
              <w:t>Temperature</w:t>
            </w:r>
          </w:p>
        </w:tc>
        <w:tc>
          <w:tcPr>
            <w:tcW w:w="2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94FCFE" w14:textId="4E8D5FDF" w:rsidR="00D474D2" w:rsidRPr="004846D7" w:rsidRDefault="00D474D2" w:rsidP="00D474D2">
            <w:pPr>
              <w:pBdr>
                <w:top w:val="none" w:sz="0" w:space="0" w:color="000000"/>
                <w:left w:val="none" w:sz="0" w:space="0" w:color="000000"/>
                <w:bottom w:val="none" w:sz="0" w:space="0" w:color="000000"/>
                <w:right w:val="none" w:sz="0" w:space="0" w:color="000000"/>
              </w:pBdr>
              <w:spacing w:before="100" w:after="100"/>
              <w:ind w:left="100" w:right="100"/>
              <w:jc w:val="right"/>
              <w:rPr>
                <w:rFonts w:ascii="Calibri" w:eastAsia="Helvetica" w:hAnsi="Calibri" w:cs="Calibri"/>
                <w:color w:val="000000"/>
              </w:rPr>
            </w:pPr>
            <w:ins w:id="2864" w:author="Mooney, Fintan" w:date="2026-01-14T21:02:00Z" w16du:dateUtc="2026-01-15T02:02:00Z">
              <w:r>
                <w:rPr>
                  <w:rFonts w:ascii="Helvetica" w:eastAsia="Helvetica" w:hAnsi="Helvetica" w:cs="Helvetica"/>
                  <w:color w:val="000000"/>
                  <w:sz w:val="22"/>
                  <w:szCs w:val="22"/>
                </w:rPr>
                <w:t>2</w:t>
              </w:r>
            </w:ins>
            <w:del w:id="2865" w:author="Mooney, Fintan" w:date="2026-01-12T16:33:00Z" w16du:dateUtc="2026-01-12T21:33:00Z">
              <w:r w:rsidRPr="004846D7" w:rsidDel="00CC05BA">
                <w:rPr>
                  <w:rFonts w:ascii="Calibri" w:eastAsia="Helvetica" w:hAnsi="Calibri" w:cs="Calibri"/>
                  <w:color w:val="000000"/>
                </w:rPr>
                <w:delText>2</w:delText>
              </w:r>
            </w:del>
          </w:p>
        </w:tc>
        <w:tc>
          <w:tcPr>
            <w:tcW w:w="20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BA561E" w14:textId="46C68167" w:rsidR="00D474D2" w:rsidRPr="004846D7" w:rsidRDefault="00D474D2" w:rsidP="00D474D2">
            <w:pPr>
              <w:pBdr>
                <w:top w:val="none" w:sz="0" w:space="0" w:color="000000"/>
                <w:left w:val="none" w:sz="0" w:space="0" w:color="000000"/>
                <w:bottom w:val="none" w:sz="0" w:space="0" w:color="000000"/>
                <w:right w:val="none" w:sz="0" w:space="0" w:color="000000"/>
              </w:pBdr>
              <w:spacing w:before="100" w:after="100"/>
              <w:ind w:left="100" w:right="100"/>
              <w:jc w:val="right"/>
              <w:rPr>
                <w:rFonts w:ascii="Calibri" w:eastAsia="Helvetica" w:hAnsi="Calibri" w:cs="Calibri"/>
                <w:color w:val="000000"/>
              </w:rPr>
            </w:pPr>
            <w:ins w:id="2866" w:author="Mooney, Fintan" w:date="2026-01-14T21:02:00Z" w16du:dateUtc="2026-01-15T02:02:00Z">
              <w:r>
                <w:rPr>
                  <w:rFonts w:ascii="Helvetica" w:eastAsia="Helvetica" w:hAnsi="Helvetica" w:cs="Helvetica"/>
                  <w:color w:val="000000"/>
                  <w:sz w:val="22"/>
                  <w:szCs w:val="22"/>
                </w:rPr>
                <w:t>1.0</w:t>
              </w:r>
            </w:ins>
            <w:del w:id="2867" w:author="Mooney, Fintan" w:date="2026-01-12T16:33:00Z" w16du:dateUtc="2026-01-12T21:33:00Z">
              <w:r w:rsidRPr="004846D7" w:rsidDel="00CC05BA">
                <w:rPr>
                  <w:rFonts w:ascii="Calibri" w:eastAsia="Helvetica" w:hAnsi="Calibri" w:cs="Calibri"/>
                  <w:color w:val="000000"/>
                </w:rPr>
                <w:delText>1.0</w:delText>
              </w:r>
            </w:del>
          </w:p>
        </w:tc>
        <w:tc>
          <w:tcPr>
            <w:tcW w:w="11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869F6E" w14:textId="03181D00" w:rsidR="00D474D2" w:rsidRPr="004846D7" w:rsidRDefault="00D474D2" w:rsidP="00D474D2">
            <w:pPr>
              <w:pBdr>
                <w:top w:val="none" w:sz="0" w:space="0" w:color="000000"/>
                <w:left w:val="none" w:sz="0" w:space="0" w:color="000000"/>
                <w:bottom w:val="none" w:sz="0" w:space="0" w:color="000000"/>
                <w:right w:val="none" w:sz="0" w:space="0" w:color="000000"/>
              </w:pBdr>
              <w:spacing w:before="100" w:after="100"/>
              <w:ind w:left="100" w:right="100"/>
              <w:jc w:val="right"/>
              <w:rPr>
                <w:rFonts w:ascii="Calibri" w:eastAsia="Helvetica" w:hAnsi="Calibri" w:cs="Calibri"/>
                <w:color w:val="000000"/>
              </w:rPr>
            </w:pPr>
            <w:ins w:id="2868" w:author="Mooney, Fintan" w:date="2026-01-14T21:02:00Z" w16du:dateUtc="2026-01-15T02:02:00Z">
              <w:r>
                <w:rPr>
                  <w:rFonts w:ascii="Helvetica" w:eastAsia="Helvetica" w:hAnsi="Helvetica" w:cs="Helvetica"/>
                  <w:color w:val="000000"/>
                  <w:sz w:val="22"/>
                  <w:szCs w:val="22"/>
                </w:rPr>
                <w:t>0.189</w:t>
              </w:r>
            </w:ins>
            <w:del w:id="2869" w:author="Mooney, Fintan" w:date="2026-01-12T16:33:00Z" w16du:dateUtc="2026-01-12T21:33:00Z">
              <w:r w:rsidRPr="004846D7" w:rsidDel="00CC05BA">
                <w:rPr>
                  <w:rFonts w:ascii="Calibri" w:eastAsia="Helvetica" w:hAnsi="Calibri" w:cs="Calibri"/>
                  <w:color w:val="000000"/>
                </w:rPr>
                <w:delText>0.290</w:delText>
              </w:r>
            </w:del>
          </w:p>
        </w:tc>
        <w:tc>
          <w:tcPr>
            <w:tcW w:w="12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9F1367" w14:textId="2FE52327" w:rsidR="00D474D2" w:rsidRPr="004846D7" w:rsidRDefault="00D474D2" w:rsidP="00D474D2">
            <w:pPr>
              <w:pBdr>
                <w:top w:val="none" w:sz="0" w:space="0" w:color="000000"/>
                <w:left w:val="none" w:sz="0" w:space="0" w:color="000000"/>
                <w:bottom w:val="none" w:sz="0" w:space="0" w:color="000000"/>
                <w:right w:val="none" w:sz="0" w:space="0" w:color="000000"/>
              </w:pBdr>
              <w:spacing w:before="100" w:after="100"/>
              <w:ind w:left="100" w:right="100"/>
              <w:jc w:val="right"/>
              <w:rPr>
                <w:rFonts w:ascii="Calibri" w:eastAsia="Helvetica" w:hAnsi="Calibri" w:cs="Calibri"/>
                <w:color w:val="000000"/>
              </w:rPr>
            </w:pPr>
            <w:ins w:id="2870" w:author="Mooney, Fintan" w:date="2026-01-14T21:02:00Z" w16du:dateUtc="2026-01-15T02:02:00Z">
              <w:r>
                <w:rPr>
                  <w:rFonts w:ascii="Helvetica" w:eastAsia="Helvetica" w:hAnsi="Helvetica" w:cs="Helvetica"/>
                  <w:color w:val="000000"/>
                  <w:sz w:val="22"/>
                  <w:szCs w:val="22"/>
                </w:rPr>
                <w:t>0.189</w:t>
              </w:r>
            </w:ins>
            <w:del w:id="2871" w:author="Mooney, Fintan" w:date="2026-01-12T16:33:00Z" w16du:dateUtc="2026-01-12T21:33:00Z">
              <w:r w:rsidRPr="004846D7" w:rsidDel="00CC05BA">
                <w:rPr>
                  <w:rFonts w:ascii="Calibri" w:eastAsia="Helvetica" w:hAnsi="Calibri" w:cs="Calibri"/>
                  <w:color w:val="000000"/>
                </w:rPr>
                <w:delText>0.290</w:delText>
              </w:r>
            </w:del>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B84B74" w14:textId="158E16BE" w:rsidR="00D474D2" w:rsidRPr="004846D7" w:rsidRDefault="00D474D2" w:rsidP="00D474D2">
            <w:pPr>
              <w:pBdr>
                <w:top w:val="none" w:sz="0" w:space="0" w:color="000000"/>
                <w:left w:val="none" w:sz="0" w:space="0" w:color="000000"/>
                <w:bottom w:val="none" w:sz="0" w:space="0" w:color="000000"/>
                <w:right w:val="none" w:sz="0" w:space="0" w:color="000000"/>
              </w:pBdr>
              <w:spacing w:before="100" w:after="100"/>
              <w:ind w:left="100" w:right="100"/>
              <w:jc w:val="right"/>
              <w:rPr>
                <w:rFonts w:ascii="Calibri" w:eastAsia="Helvetica" w:hAnsi="Calibri" w:cs="Calibri"/>
                <w:color w:val="000000"/>
              </w:rPr>
            </w:pPr>
            <w:ins w:id="2872" w:author="Mooney, Fintan" w:date="2026-01-14T21:02:00Z" w16du:dateUtc="2026-01-15T02:02:00Z">
              <w:r>
                <w:rPr>
                  <w:rFonts w:ascii="Helvetica" w:eastAsia="Helvetica" w:hAnsi="Helvetica" w:cs="Helvetica"/>
                  <w:color w:val="000000"/>
                  <w:sz w:val="22"/>
                  <w:szCs w:val="22"/>
                </w:rPr>
                <w:t>0.379</w:t>
              </w:r>
            </w:ins>
            <w:del w:id="2873" w:author="Mooney, Fintan" w:date="2026-01-12T16:33:00Z" w16du:dateUtc="2026-01-12T21:33:00Z">
              <w:r w:rsidRPr="004846D7" w:rsidDel="00CC05BA">
                <w:rPr>
                  <w:rFonts w:ascii="Calibri" w:eastAsia="Helvetica" w:hAnsi="Calibri" w:cs="Calibri"/>
                  <w:color w:val="000000"/>
                </w:rPr>
                <w:delText>0.579</w:delText>
              </w:r>
            </w:del>
          </w:p>
        </w:tc>
      </w:tr>
      <w:tr w:rsidR="00D474D2" w:rsidRPr="004846D7" w14:paraId="7744A68A" w14:textId="77777777" w:rsidTr="006F6D9F">
        <w:trPr>
          <w:jc w:val="center"/>
        </w:trPr>
        <w:tc>
          <w:tcPr>
            <w:tcW w:w="252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295101" w14:textId="77777777" w:rsidR="00D474D2" w:rsidRPr="004846D7" w:rsidRDefault="00D474D2" w:rsidP="00D474D2">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4846D7">
              <w:rPr>
                <w:rFonts w:ascii="Calibri" w:eastAsia="Helvetica" w:hAnsi="Calibri" w:cs="Calibri"/>
                <w:color w:val="000000"/>
              </w:rPr>
              <w:t>Wind Speed</w:t>
            </w:r>
          </w:p>
        </w:tc>
        <w:tc>
          <w:tcPr>
            <w:tcW w:w="240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15767F" w14:textId="56107824" w:rsidR="00D474D2" w:rsidRPr="004846D7" w:rsidRDefault="00D474D2" w:rsidP="00D474D2">
            <w:pPr>
              <w:pBdr>
                <w:top w:val="none" w:sz="0" w:space="0" w:color="000000"/>
                <w:left w:val="none" w:sz="0" w:space="0" w:color="000000"/>
                <w:bottom w:val="none" w:sz="0" w:space="0" w:color="000000"/>
                <w:right w:val="none" w:sz="0" w:space="0" w:color="000000"/>
              </w:pBdr>
              <w:spacing w:before="100" w:after="100"/>
              <w:ind w:left="100" w:right="100"/>
              <w:jc w:val="right"/>
              <w:rPr>
                <w:rFonts w:ascii="Calibri" w:eastAsia="Helvetica" w:hAnsi="Calibri" w:cs="Calibri"/>
                <w:color w:val="000000"/>
              </w:rPr>
            </w:pPr>
            <w:ins w:id="2874" w:author="Mooney, Fintan" w:date="2026-01-14T21:02:00Z" w16du:dateUtc="2026-01-15T02:02:00Z">
              <w:r>
                <w:rPr>
                  <w:rFonts w:ascii="Helvetica" w:eastAsia="Helvetica" w:hAnsi="Helvetica" w:cs="Helvetica"/>
                  <w:color w:val="000000"/>
                  <w:sz w:val="22"/>
                  <w:szCs w:val="22"/>
                </w:rPr>
                <w:t>1</w:t>
              </w:r>
            </w:ins>
            <w:del w:id="2875" w:author="Mooney, Fintan" w:date="2026-01-12T16:33:00Z" w16du:dateUtc="2026-01-12T21:33:00Z">
              <w:r w:rsidRPr="004846D7" w:rsidDel="00CC05BA">
                <w:rPr>
                  <w:rFonts w:ascii="Calibri" w:eastAsia="Helvetica" w:hAnsi="Calibri" w:cs="Calibri"/>
                  <w:color w:val="000000"/>
                </w:rPr>
                <w:delText>1</w:delText>
              </w:r>
            </w:del>
          </w:p>
        </w:tc>
        <w:tc>
          <w:tcPr>
            <w:tcW w:w="208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6FA587" w14:textId="69FAE1FF" w:rsidR="00D474D2" w:rsidRPr="004846D7" w:rsidRDefault="00D474D2" w:rsidP="00D474D2">
            <w:pPr>
              <w:pBdr>
                <w:top w:val="none" w:sz="0" w:space="0" w:color="000000"/>
                <w:left w:val="none" w:sz="0" w:space="0" w:color="000000"/>
                <w:bottom w:val="none" w:sz="0" w:space="0" w:color="000000"/>
                <w:right w:val="none" w:sz="0" w:space="0" w:color="000000"/>
              </w:pBdr>
              <w:spacing w:before="100" w:after="100"/>
              <w:ind w:left="100" w:right="100"/>
              <w:jc w:val="right"/>
              <w:rPr>
                <w:rFonts w:ascii="Calibri" w:eastAsia="Helvetica" w:hAnsi="Calibri" w:cs="Calibri"/>
                <w:color w:val="000000"/>
              </w:rPr>
            </w:pPr>
            <w:ins w:id="2876" w:author="Mooney, Fintan" w:date="2026-01-14T21:02:00Z" w16du:dateUtc="2026-01-15T02:02:00Z">
              <w:r>
                <w:rPr>
                  <w:rFonts w:ascii="Helvetica" w:eastAsia="Helvetica" w:hAnsi="Helvetica" w:cs="Helvetica"/>
                  <w:color w:val="000000"/>
                  <w:sz w:val="22"/>
                  <w:szCs w:val="22"/>
                </w:rPr>
                <w:t>0.5</w:t>
              </w:r>
            </w:ins>
            <w:del w:id="2877" w:author="Mooney, Fintan" w:date="2026-01-12T16:33:00Z" w16du:dateUtc="2026-01-12T21:33:00Z">
              <w:r w:rsidRPr="004846D7" w:rsidDel="00CC05BA">
                <w:rPr>
                  <w:rFonts w:ascii="Calibri" w:eastAsia="Helvetica" w:hAnsi="Calibri" w:cs="Calibri"/>
                  <w:color w:val="000000"/>
                </w:rPr>
                <w:delText>0.5</w:delText>
              </w:r>
            </w:del>
          </w:p>
        </w:tc>
        <w:tc>
          <w:tcPr>
            <w:tcW w:w="115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2DF925" w14:textId="62BB3E19" w:rsidR="00D474D2" w:rsidRPr="004846D7" w:rsidRDefault="00D474D2" w:rsidP="00D474D2">
            <w:pPr>
              <w:pBdr>
                <w:top w:val="none" w:sz="0" w:space="0" w:color="000000"/>
                <w:left w:val="none" w:sz="0" w:space="0" w:color="000000"/>
                <w:bottom w:val="none" w:sz="0" w:space="0" w:color="000000"/>
                <w:right w:val="none" w:sz="0" w:space="0" w:color="000000"/>
              </w:pBdr>
              <w:spacing w:before="100" w:after="100"/>
              <w:ind w:left="100" w:right="100"/>
              <w:jc w:val="right"/>
              <w:rPr>
                <w:rFonts w:ascii="Calibri" w:eastAsia="Helvetica" w:hAnsi="Calibri" w:cs="Calibri"/>
                <w:color w:val="000000"/>
              </w:rPr>
            </w:pPr>
            <w:ins w:id="2878" w:author="Mooney, Fintan" w:date="2026-01-14T21:02:00Z" w16du:dateUtc="2026-01-15T02:02:00Z">
              <w:r>
                <w:rPr>
                  <w:rFonts w:ascii="Helvetica" w:eastAsia="Helvetica" w:hAnsi="Helvetica" w:cs="Helvetica"/>
                  <w:color w:val="000000"/>
                  <w:sz w:val="22"/>
                  <w:szCs w:val="22"/>
                </w:rPr>
                <w:t>0.037</w:t>
              </w:r>
            </w:ins>
            <w:del w:id="2879" w:author="Mooney, Fintan" w:date="2026-01-12T16:33:00Z" w16du:dateUtc="2026-01-12T21:33:00Z">
              <w:r w:rsidRPr="004846D7" w:rsidDel="00CC05BA">
                <w:rPr>
                  <w:rFonts w:ascii="Calibri" w:eastAsia="Helvetica" w:hAnsi="Calibri" w:cs="Calibri"/>
                  <w:color w:val="000000"/>
                </w:rPr>
                <w:delText>0.098</w:delText>
              </w:r>
            </w:del>
          </w:p>
        </w:tc>
        <w:tc>
          <w:tcPr>
            <w:tcW w:w="12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BBD6C3" w14:textId="6ADEB1EA" w:rsidR="00D474D2" w:rsidRPr="004846D7" w:rsidRDefault="00D474D2" w:rsidP="00D474D2">
            <w:pPr>
              <w:pBdr>
                <w:top w:val="none" w:sz="0" w:space="0" w:color="000000"/>
                <w:left w:val="none" w:sz="0" w:space="0" w:color="000000"/>
                <w:bottom w:val="none" w:sz="0" w:space="0" w:color="000000"/>
                <w:right w:val="none" w:sz="0" w:space="0" w:color="000000"/>
              </w:pBdr>
              <w:spacing w:before="100" w:after="100"/>
              <w:ind w:left="100" w:right="100"/>
              <w:jc w:val="right"/>
              <w:rPr>
                <w:rFonts w:ascii="Calibri" w:eastAsia="Helvetica" w:hAnsi="Calibri" w:cs="Calibri"/>
                <w:color w:val="000000"/>
              </w:rPr>
            </w:pPr>
            <w:ins w:id="2880" w:author="Mooney, Fintan" w:date="2026-01-14T21:02:00Z" w16du:dateUtc="2026-01-15T02:02:00Z">
              <w:r>
                <w:rPr>
                  <w:rFonts w:ascii="Helvetica" w:eastAsia="Helvetica" w:hAnsi="Helvetica" w:cs="Helvetica"/>
                  <w:color w:val="000000"/>
                  <w:sz w:val="22"/>
                  <w:szCs w:val="22"/>
                </w:rPr>
                <w:t>0.037</w:t>
              </w:r>
            </w:ins>
            <w:del w:id="2881" w:author="Mooney, Fintan" w:date="2026-01-12T16:33:00Z" w16du:dateUtc="2026-01-12T21:33:00Z">
              <w:r w:rsidRPr="004846D7" w:rsidDel="00CC05BA">
                <w:rPr>
                  <w:rFonts w:ascii="Calibri" w:eastAsia="Helvetica" w:hAnsi="Calibri" w:cs="Calibri"/>
                  <w:color w:val="000000"/>
                </w:rPr>
                <w:delText>0.098</w:delText>
              </w:r>
            </w:del>
          </w:p>
        </w:tc>
        <w:tc>
          <w:tcPr>
            <w:tcW w:w="9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2AB3E7" w14:textId="7958ABAE" w:rsidR="00D474D2" w:rsidRPr="004846D7" w:rsidRDefault="00D474D2" w:rsidP="00D474D2">
            <w:pPr>
              <w:pBdr>
                <w:top w:val="none" w:sz="0" w:space="0" w:color="000000"/>
                <w:left w:val="none" w:sz="0" w:space="0" w:color="000000"/>
                <w:bottom w:val="none" w:sz="0" w:space="0" w:color="000000"/>
                <w:right w:val="none" w:sz="0" w:space="0" w:color="000000"/>
              </w:pBdr>
              <w:spacing w:before="100" w:after="100"/>
              <w:ind w:left="100" w:right="100"/>
              <w:jc w:val="right"/>
              <w:rPr>
                <w:rFonts w:ascii="Calibri" w:eastAsia="Helvetica" w:hAnsi="Calibri" w:cs="Calibri"/>
                <w:color w:val="000000"/>
              </w:rPr>
            </w:pPr>
            <w:ins w:id="2882" w:author="Mooney, Fintan" w:date="2026-01-14T21:02:00Z" w16du:dateUtc="2026-01-15T02:02:00Z">
              <w:r>
                <w:rPr>
                  <w:rFonts w:ascii="Helvetica" w:eastAsia="Helvetica" w:hAnsi="Helvetica" w:cs="Helvetica"/>
                  <w:color w:val="000000"/>
                  <w:sz w:val="22"/>
                  <w:szCs w:val="22"/>
                </w:rPr>
                <w:t>0.037</w:t>
              </w:r>
            </w:ins>
            <w:del w:id="2883" w:author="Mooney, Fintan" w:date="2026-01-12T16:33:00Z" w16du:dateUtc="2026-01-12T21:33:00Z">
              <w:r w:rsidRPr="004846D7" w:rsidDel="00CC05BA">
                <w:rPr>
                  <w:rFonts w:ascii="Calibri" w:eastAsia="Helvetica" w:hAnsi="Calibri" w:cs="Calibri"/>
                  <w:color w:val="000000"/>
                </w:rPr>
                <w:delText>0.098</w:delText>
              </w:r>
            </w:del>
          </w:p>
        </w:tc>
      </w:tr>
    </w:tbl>
    <w:p w14:paraId="2BAB9D52" w14:textId="77777777" w:rsidR="00C81CA8" w:rsidRPr="004846D7" w:rsidRDefault="00C81CA8" w:rsidP="00C81CA8">
      <w:pPr>
        <w:rPr>
          <w:rFonts w:ascii="Calibri" w:hAnsi="Calibri" w:cs="Calibri"/>
        </w:rPr>
      </w:pPr>
    </w:p>
    <w:p w14:paraId="66D6A351" w14:textId="5EE4DC88" w:rsidR="00DF483B" w:rsidRDefault="00C81CA8" w:rsidP="009F47DD">
      <w:pPr>
        <w:rPr>
          <w:ins w:id="2884" w:author="Mooney, Fintan" w:date="2026-01-12T22:42:00Z" w16du:dateUtc="2026-01-13T03:42:00Z"/>
          <w:rFonts w:ascii="Calibri" w:hAnsi="Calibri" w:cs="Calibri"/>
        </w:rPr>
      </w:pPr>
      <w:r w:rsidRPr="004846D7">
        <w:rPr>
          <w:rFonts w:ascii="Calibri" w:hAnsi="Calibri" w:cs="Calibri"/>
        </w:rPr>
        <w:t>Table S</w:t>
      </w:r>
      <w:r w:rsidR="00E94769">
        <w:rPr>
          <w:rFonts w:ascii="Calibri" w:hAnsi="Calibri" w:cs="Calibri"/>
        </w:rPr>
        <w:t>4</w:t>
      </w:r>
      <w:r w:rsidRPr="004846D7">
        <w:rPr>
          <w:rFonts w:ascii="Calibri" w:hAnsi="Calibri" w:cs="Calibri"/>
        </w:rPr>
        <w:t xml:space="preserve">. </w:t>
      </w:r>
      <w:r w:rsidR="009F47DD" w:rsidRPr="004846D7">
        <w:rPr>
          <w:rFonts w:ascii="Calibri" w:hAnsi="Calibri" w:cs="Calibri"/>
        </w:rPr>
        <w:t>Summary of LASSO-selected crossbasis terms from the penalized conditional logistic regression model at the optimal penalty value, aggregated by environmental and bird abundance predictors.</w:t>
      </w:r>
    </w:p>
    <w:p w14:paraId="6EA35323" w14:textId="77777777" w:rsidR="00594446" w:rsidRDefault="00594446" w:rsidP="009F47DD">
      <w:pPr>
        <w:rPr>
          <w:ins w:id="2885" w:author="Mooney, Fintan" w:date="2026-01-12T22:42:00Z" w16du:dateUtc="2026-01-13T03:42:00Z"/>
          <w:rFonts w:ascii="Calibri" w:hAnsi="Calibri" w:cs="Calibri"/>
        </w:rPr>
      </w:pPr>
    </w:p>
    <w:p w14:paraId="1AB77DCA" w14:textId="77777777" w:rsidR="00594446" w:rsidRDefault="00594446" w:rsidP="009F47DD">
      <w:pPr>
        <w:rPr>
          <w:ins w:id="2886" w:author="Mooney, Fintan" w:date="2026-01-15T15:36:00Z" w16du:dateUtc="2026-01-15T20:36:00Z"/>
          <w:rFonts w:ascii="Calibri" w:hAnsi="Calibri" w:cs="Calibri"/>
        </w:rPr>
      </w:pPr>
    </w:p>
    <w:p w14:paraId="1B420F10" w14:textId="77777777" w:rsidR="00674DD0" w:rsidRDefault="00674DD0" w:rsidP="009F47DD">
      <w:pPr>
        <w:rPr>
          <w:ins w:id="2887" w:author="Mooney, Fintan" w:date="2026-01-14T21:05:00Z" w16du:dateUtc="2026-01-15T02:05:00Z"/>
          <w:rFonts w:ascii="Calibri" w:hAnsi="Calibri" w:cs="Calibri"/>
        </w:rPr>
      </w:pPr>
    </w:p>
    <w:p w14:paraId="5D4B3ABC" w14:textId="77777777" w:rsidR="00EE2EE0" w:rsidRDefault="00EE2EE0" w:rsidP="009F47DD">
      <w:pPr>
        <w:rPr>
          <w:ins w:id="2888" w:author="Mooney, Fintan" w:date="2026-01-14T21:05:00Z" w16du:dateUtc="2026-01-15T02:05:00Z"/>
          <w:rFonts w:ascii="Calibri" w:hAnsi="Calibri" w:cs="Calibri"/>
        </w:rPr>
      </w:pPr>
    </w:p>
    <w:p w14:paraId="3ED6C451" w14:textId="77777777" w:rsidR="00EE2EE0" w:rsidRPr="004846D7" w:rsidRDefault="00EE2EE0" w:rsidP="009F47DD">
      <w:pPr>
        <w:rPr>
          <w:rFonts w:ascii="Calibri" w:hAnsi="Calibri" w:cs="Calibri"/>
        </w:rPr>
      </w:pPr>
    </w:p>
    <w:p w14:paraId="7B5F1D52" w14:textId="77777777" w:rsidR="00DF483B" w:rsidRPr="004846D7" w:rsidRDefault="00DF483B">
      <w:pPr>
        <w:rPr>
          <w:rFonts w:ascii="Calibri" w:hAnsi="Calibri" w:cs="Calibri"/>
        </w:rPr>
      </w:pPr>
    </w:p>
    <w:p w14:paraId="6A414F32" w14:textId="77777777" w:rsidR="00DF483B" w:rsidRPr="004846D7" w:rsidRDefault="00DF483B">
      <w:pPr>
        <w:rPr>
          <w:rFonts w:ascii="Calibri" w:hAnsi="Calibri" w:cs="Calibri"/>
        </w:rPr>
      </w:pPr>
    </w:p>
    <w:p w14:paraId="5E72A91A" w14:textId="478C2E16" w:rsidR="00504D18" w:rsidRDefault="0004601E">
      <w:pPr>
        <w:rPr>
          <w:ins w:id="2889" w:author="Mooney, Fintan" w:date="2026-01-12T16:34:00Z" w16du:dateUtc="2026-01-12T21:34:00Z"/>
          <w:rFonts w:ascii="Calibri" w:hAnsi="Calibri" w:cs="Calibri"/>
        </w:rPr>
      </w:pPr>
      <w:del w:id="2890" w:author="Mooney, Fintan" w:date="2026-01-12T16:34:00Z" w16du:dateUtc="2026-01-12T21:34:00Z">
        <w:r w:rsidRPr="004846D7" w:rsidDel="00504D18">
          <w:rPr>
            <w:rFonts w:ascii="Calibri" w:hAnsi="Calibri" w:cs="Calibri"/>
            <w:noProof/>
            <w14:ligatures w14:val="standardContextual"/>
          </w:rPr>
          <w:drawing>
            <wp:inline distT="0" distB="0" distL="0" distR="0" wp14:anchorId="6C660365" wp14:editId="29D110C1">
              <wp:extent cx="5943600" cy="3782060"/>
              <wp:effectExtent l="0" t="0" r="0" b="2540"/>
              <wp:docPr id="1686082538" name="Picture 1" descr="A group of graphs showing different types of so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082538" name="Picture 1" descr="A group of graphs showing different types of soil&#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782060"/>
                      </a:xfrm>
                      <a:prstGeom prst="rect">
                        <a:avLst/>
                      </a:prstGeom>
                    </pic:spPr>
                  </pic:pic>
                </a:graphicData>
              </a:graphic>
            </wp:inline>
          </w:drawing>
        </w:r>
      </w:del>
    </w:p>
    <w:p w14:paraId="32214460" w14:textId="77423FCE" w:rsidR="00504D18" w:rsidRPr="004846D7" w:rsidRDefault="006C753B">
      <w:pPr>
        <w:rPr>
          <w:rFonts w:ascii="Calibri" w:hAnsi="Calibri" w:cs="Calibri"/>
        </w:rPr>
      </w:pPr>
      <w:ins w:id="2891" w:author="Mooney, Fintan" w:date="2026-01-14T21:05:00Z" w16du:dateUtc="2026-01-15T02:05:00Z">
        <w:r>
          <w:rPr>
            <w:rFonts w:ascii="Calibri" w:hAnsi="Calibri" w:cs="Calibri"/>
            <w:noProof/>
            <w14:ligatures w14:val="standardContextual"/>
          </w:rPr>
          <w:lastRenderedPageBreak/>
          <w:drawing>
            <wp:inline distT="0" distB="0" distL="0" distR="0" wp14:anchorId="4396AFE8" wp14:editId="38E877D2">
              <wp:extent cx="5943600" cy="3782060"/>
              <wp:effectExtent l="0" t="0" r="0" b="2540"/>
              <wp:docPr id="955206815" name="Picture 11" descr="A group of graphs showing different types of so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206815" name="Picture 11" descr="A group of graphs showing different types of soil&#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782060"/>
                      </a:xfrm>
                      <a:prstGeom prst="rect">
                        <a:avLst/>
                      </a:prstGeom>
                    </pic:spPr>
                  </pic:pic>
                </a:graphicData>
              </a:graphic>
            </wp:inline>
          </w:drawing>
        </w:r>
      </w:ins>
    </w:p>
    <w:p w14:paraId="672244B1" w14:textId="12727856" w:rsidR="0004601E" w:rsidRPr="004846D7" w:rsidRDefault="003D254A" w:rsidP="0004601E">
      <w:pPr>
        <w:rPr>
          <w:rFonts w:ascii="Calibri" w:hAnsi="Calibri" w:cs="Calibri"/>
        </w:rPr>
      </w:pPr>
      <w:r w:rsidRPr="004846D7">
        <w:rPr>
          <w:rFonts w:ascii="Calibri" w:hAnsi="Calibri" w:cs="Calibri"/>
        </w:rPr>
        <w:t xml:space="preserve">Figure </w:t>
      </w:r>
      <w:r w:rsidR="003877A3" w:rsidRPr="004846D7">
        <w:rPr>
          <w:rFonts w:ascii="Calibri" w:hAnsi="Calibri" w:cs="Calibri"/>
        </w:rPr>
        <w:t>S</w:t>
      </w:r>
      <w:r w:rsidRPr="004846D7">
        <w:rPr>
          <w:rFonts w:ascii="Calibri" w:hAnsi="Calibri" w:cs="Calibri"/>
        </w:rPr>
        <w:t>1</w:t>
      </w:r>
      <w:r w:rsidR="003877A3" w:rsidRPr="004846D7">
        <w:rPr>
          <w:rFonts w:ascii="Calibri" w:hAnsi="Calibri" w:cs="Calibri"/>
        </w:rPr>
        <w:t xml:space="preserve">. </w:t>
      </w:r>
      <w:r w:rsidR="0004601E" w:rsidRPr="004846D7">
        <w:rPr>
          <w:rFonts w:ascii="Calibri" w:hAnsi="Calibri" w:cs="Calibri"/>
        </w:rPr>
        <w:t xml:space="preserve">Cumulative odds ratios for the association between meteorological conditions and </w:t>
      </w:r>
    </w:p>
    <w:p w14:paraId="28B2163D" w14:textId="6DC8D08A" w:rsidR="0004601E" w:rsidRPr="004846D7" w:rsidRDefault="0004601E" w:rsidP="0004601E">
      <w:pPr>
        <w:rPr>
          <w:rFonts w:ascii="Calibri" w:hAnsi="Calibri" w:cs="Calibri"/>
        </w:rPr>
      </w:pPr>
      <w:r w:rsidRPr="004846D7">
        <w:rPr>
          <w:rFonts w:ascii="Calibri" w:hAnsi="Calibri" w:cs="Calibri"/>
        </w:rPr>
        <w:t xml:space="preserve">wild-bird abundance on odds of </w:t>
      </w:r>
      <w:del w:id="2892" w:author="Mooney, Fintan" w:date="2026-01-13T10:16:00Z" w16du:dateUtc="2026-01-13T15:16:00Z">
        <w:r w:rsidRPr="004846D7" w:rsidDel="003B7A77">
          <w:rPr>
            <w:rFonts w:ascii="Calibri" w:hAnsi="Calibri" w:cs="Calibri"/>
          </w:rPr>
          <w:delText>a HPAI</w:delText>
        </w:r>
      </w:del>
      <w:ins w:id="2893" w:author="Mooney, Fintan" w:date="2026-01-13T10:16:00Z" w16du:dateUtc="2026-01-13T15:16:00Z">
        <w:r w:rsidR="003B7A77">
          <w:rPr>
            <w:rFonts w:ascii="Calibri" w:hAnsi="Calibri" w:cs="Calibri"/>
          </w:rPr>
          <w:t>an HPAI</w:t>
        </w:r>
      </w:ins>
      <w:r w:rsidRPr="004846D7">
        <w:rPr>
          <w:rFonts w:ascii="Calibri" w:hAnsi="Calibri" w:cs="Calibri"/>
        </w:rPr>
        <w:t xml:space="preserve"> </w:t>
      </w:r>
      <w:del w:id="2894" w:author="Mooney, Fintan" w:date="2026-01-12T21:59:00Z" w16du:dateUtc="2026-01-13T02:59:00Z">
        <w:r w:rsidRPr="004846D7" w:rsidDel="00481F42">
          <w:rPr>
            <w:rFonts w:ascii="Calibri" w:hAnsi="Calibri" w:cs="Calibri"/>
          </w:rPr>
          <w:delText>outbreak event</w:delText>
        </w:r>
      </w:del>
      <w:ins w:id="2895" w:author="Mooney, Fintan" w:date="2026-01-12T21:59:00Z" w16du:dateUtc="2026-01-13T02:59:00Z">
        <w:r w:rsidR="00481F42">
          <w:rPr>
            <w:rFonts w:ascii="Calibri" w:hAnsi="Calibri" w:cs="Calibri"/>
          </w:rPr>
          <w:t>spillover event</w:t>
        </w:r>
      </w:ins>
      <w:r w:rsidRPr="004846D7">
        <w:rPr>
          <w:rFonts w:ascii="Calibri" w:hAnsi="Calibri" w:cs="Calibri"/>
        </w:rPr>
        <w:t>. Estimates represent odds ratios (95% CI) per 0.5 standard deviation increase in each environmental predictor.</w:t>
      </w:r>
      <w:ins w:id="2896" w:author="Mooney, Fintan" w:date="2026-01-12T22:02:00Z" w16du:dateUtc="2026-01-13T03:02:00Z">
        <w:r w:rsidR="00A654B6">
          <w:rPr>
            <w:rFonts w:ascii="Calibri" w:hAnsi="Calibri" w:cs="Calibri"/>
          </w:rPr>
          <w:t xml:space="preserve"> </w:t>
        </w:r>
        <w:r w:rsidR="00A654B6" w:rsidRPr="00A654B6">
          <w:rPr>
            <w:rFonts w:ascii="Calibri" w:hAnsi="Calibri" w:cs="Calibri"/>
            <w:rPrChange w:id="2897" w:author="Mooney, Fintan" w:date="2026-01-12T22:03:00Z" w16du:dateUtc="2026-01-13T03:03:00Z">
              <w:rPr>
                <w:rFonts w:ascii="Calibri" w:hAnsi="Calibri" w:cs="Calibri"/>
                <w:i/>
                <w:iCs/>
              </w:rPr>
            </w:rPrChange>
          </w:rPr>
          <w:t>Solid lines represent the odds ratio in each lag week. Shaded areas show the respective 95% confidence intervals.</w:t>
        </w:r>
      </w:ins>
    </w:p>
    <w:p w14:paraId="75C3D4CC" w14:textId="530BF721" w:rsidR="003877A3" w:rsidRPr="004846D7" w:rsidRDefault="003877A3">
      <w:pPr>
        <w:rPr>
          <w:rFonts w:ascii="Calibri" w:hAnsi="Calibri" w:cs="Calibri"/>
        </w:rPr>
      </w:pPr>
    </w:p>
    <w:p w14:paraId="774553DC" w14:textId="77777777" w:rsidR="003877A3" w:rsidRPr="004846D7" w:rsidRDefault="003877A3">
      <w:pPr>
        <w:rPr>
          <w:rFonts w:ascii="Calibri" w:hAnsi="Calibri" w:cs="Calibri"/>
        </w:rPr>
      </w:pPr>
    </w:p>
    <w:p w14:paraId="0BE87BCB" w14:textId="77777777" w:rsidR="003877A3" w:rsidRPr="004846D7" w:rsidRDefault="003877A3">
      <w:pPr>
        <w:rPr>
          <w:rFonts w:ascii="Calibri" w:hAnsi="Calibri" w:cs="Calibri"/>
        </w:rPr>
      </w:pPr>
    </w:p>
    <w:p w14:paraId="215DD622" w14:textId="77777777" w:rsidR="003877A3" w:rsidRPr="004846D7" w:rsidRDefault="003877A3">
      <w:pPr>
        <w:rPr>
          <w:rFonts w:ascii="Calibri" w:hAnsi="Calibri" w:cs="Calibri"/>
        </w:rPr>
      </w:pPr>
    </w:p>
    <w:p w14:paraId="390B94B4" w14:textId="77777777" w:rsidR="003877A3" w:rsidRPr="004846D7" w:rsidRDefault="003877A3">
      <w:pPr>
        <w:rPr>
          <w:rFonts w:ascii="Calibri" w:hAnsi="Calibri" w:cs="Calibri"/>
        </w:rPr>
      </w:pPr>
    </w:p>
    <w:p w14:paraId="254E77B1" w14:textId="77777777" w:rsidR="003877A3" w:rsidRPr="004846D7" w:rsidRDefault="003877A3">
      <w:pPr>
        <w:rPr>
          <w:rFonts w:ascii="Calibri" w:hAnsi="Calibri" w:cs="Calibri"/>
        </w:rPr>
      </w:pPr>
    </w:p>
    <w:p w14:paraId="50395B38" w14:textId="77777777" w:rsidR="003877A3" w:rsidRPr="004846D7" w:rsidRDefault="003877A3">
      <w:pPr>
        <w:rPr>
          <w:rFonts w:ascii="Calibri" w:hAnsi="Calibri" w:cs="Calibri"/>
        </w:rPr>
      </w:pPr>
    </w:p>
    <w:p w14:paraId="522E61A5" w14:textId="77777777" w:rsidR="003877A3" w:rsidRPr="004846D7" w:rsidRDefault="003877A3">
      <w:pPr>
        <w:rPr>
          <w:rFonts w:ascii="Calibri" w:hAnsi="Calibri" w:cs="Calibri"/>
        </w:rPr>
      </w:pPr>
    </w:p>
    <w:p w14:paraId="2DECA2DD" w14:textId="77777777" w:rsidR="003877A3" w:rsidRPr="004846D7" w:rsidRDefault="003877A3">
      <w:pPr>
        <w:rPr>
          <w:rFonts w:ascii="Calibri" w:hAnsi="Calibri" w:cs="Calibri"/>
        </w:rPr>
      </w:pPr>
    </w:p>
    <w:p w14:paraId="6E6CE21F" w14:textId="77777777" w:rsidR="003877A3" w:rsidRPr="004846D7" w:rsidRDefault="003877A3">
      <w:pPr>
        <w:rPr>
          <w:rFonts w:ascii="Calibri" w:hAnsi="Calibri" w:cs="Calibri"/>
        </w:rPr>
      </w:pPr>
    </w:p>
    <w:p w14:paraId="4196DE69" w14:textId="77777777" w:rsidR="003877A3" w:rsidRPr="004846D7" w:rsidRDefault="003877A3">
      <w:pPr>
        <w:rPr>
          <w:rFonts w:ascii="Calibri" w:hAnsi="Calibri" w:cs="Calibri"/>
        </w:rPr>
      </w:pPr>
    </w:p>
    <w:p w14:paraId="36DEDAC7" w14:textId="77777777" w:rsidR="003877A3" w:rsidRPr="004846D7" w:rsidRDefault="003877A3">
      <w:pPr>
        <w:rPr>
          <w:rFonts w:ascii="Calibri" w:hAnsi="Calibri" w:cs="Calibri"/>
        </w:rPr>
      </w:pPr>
    </w:p>
    <w:p w14:paraId="11DD2654" w14:textId="77777777" w:rsidR="003877A3" w:rsidRPr="004846D7" w:rsidRDefault="003877A3">
      <w:pPr>
        <w:rPr>
          <w:rFonts w:ascii="Calibri" w:hAnsi="Calibri" w:cs="Calibri"/>
        </w:rPr>
      </w:pPr>
    </w:p>
    <w:p w14:paraId="5984A178" w14:textId="77777777" w:rsidR="003877A3" w:rsidRPr="004846D7" w:rsidRDefault="003877A3">
      <w:pPr>
        <w:rPr>
          <w:rFonts w:ascii="Calibri" w:hAnsi="Calibri" w:cs="Calibri"/>
        </w:rPr>
      </w:pPr>
    </w:p>
    <w:p w14:paraId="603E0C55" w14:textId="77777777" w:rsidR="003877A3" w:rsidRPr="004846D7" w:rsidRDefault="003877A3">
      <w:pPr>
        <w:rPr>
          <w:rFonts w:ascii="Calibri" w:hAnsi="Calibri" w:cs="Calibri"/>
        </w:rPr>
      </w:pPr>
    </w:p>
    <w:p w14:paraId="1789DDA2" w14:textId="77777777" w:rsidR="003877A3" w:rsidRPr="004846D7" w:rsidRDefault="003877A3">
      <w:pPr>
        <w:rPr>
          <w:rFonts w:ascii="Calibri" w:hAnsi="Calibri" w:cs="Calibri"/>
        </w:rPr>
      </w:pPr>
    </w:p>
    <w:p w14:paraId="1D3F25D8" w14:textId="77777777" w:rsidR="003877A3" w:rsidRPr="004846D7" w:rsidRDefault="003877A3">
      <w:pPr>
        <w:rPr>
          <w:rFonts w:ascii="Calibri" w:hAnsi="Calibri" w:cs="Calibri"/>
        </w:rPr>
      </w:pPr>
    </w:p>
    <w:p w14:paraId="5A9993FB" w14:textId="77777777" w:rsidR="003877A3" w:rsidRPr="004846D7" w:rsidRDefault="003877A3">
      <w:pPr>
        <w:rPr>
          <w:rFonts w:ascii="Calibri" w:hAnsi="Calibri" w:cs="Calibri"/>
        </w:rPr>
      </w:pPr>
    </w:p>
    <w:p w14:paraId="2ED7336F" w14:textId="0FF5FE58" w:rsidR="003877A3" w:rsidRPr="004846D7" w:rsidDel="00504D18" w:rsidRDefault="003877A3">
      <w:pPr>
        <w:rPr>
          <w:del w:id="2898" w:author="Mooney, Fintan" w:date="2026-01-12T16:34:00Z" w16du:dateUtc="2026-01-12T21:34:00Z"/>
          <w:rFonts w:ascii="Calibri" w:hAnsi="Calibri" w:cs="Calibri"/>
        </w:rPr>
      </w:pPr>
    </w:p>
    <w:p w14:paraId="0865043A" w14:textId="77777777" w:rsidR="003877A3" w:rsidRPr="004846D7" w:rsidDel="00504D18" w:rsidRDefault="003877A3">
      <w:pPr>
        <w:rPr>
          <w:del w:id="2899" w:author="Mooney, Fintan" w:date="2026-01-12T16:34:00Z" w16du:dateUtc="2026-01-12T21:34:00Z"/>
          <w:rFonts w:ascii="Calibri" w:hAnsi="Calibri" w:cs="Calibri"/>
        </w:rPr>
      </w:pPr>
    </w:p>
    <w:p w14:paraId="4905A1DF" w14:textId="77777777" w:rsidR="003877A3" w:rsidRPr="004846D7" w:rsidDel="00504D18" w:rsidRDefault="003877A3">
      <w:pPr>
        <w:rPr>
          <w:del w:id="2900" w:author="Mooney, Fintan" w:date="2026-01-12T16:34:00Z" w16du:dateUtc="2026-01-12T21:34:00Z"/>
          <w:rFonts w:ascii="Calibri" w:hAnsi="Calibri" w:cs="Calibri"/>
        </w:rPr>
      </w:pPr>
    </w:p>
    <w:p w14:paraId="7681CCAC" w14:textId="77777777" w:rsidR="003877A3" w:rsidRPr="004846D7" w:rsidDel="00504D18" w:rsidRDefault="003877A3">
      <w:pPr>
        <w:rPr>
          <w:del w:id="2901" w:author="Mooney, Fintan" w:date="2026-01-12T16:34:00Z" w16du:dateUtc="2026-01-12T21:34:00Z"/>
          <w:rFonts w:ascii="Calibri" w:hAnsi="Calibri" w:cs="Calibri"/>
        </w:rPr>
      </w:pPr>
    </w:p>
    <w:p w14:paraId="4D54499D" w14:textId="77777777" w:rsidR="003877A3" w:rsidRPr="004846D7" w:rsidDel="00504D18" w:rsidRDefault="003877A3">
      <w:pPr>
        <w:rPr>
          <w:del w:id="2902" w:author="Mooney, Fintan" w:date="2026-01-12T16:34:00Z" w16du:dateUtc="2026-01-12T21:34:00Z"/>
          <w:rFonts w:ascii="Calibri" w:hAnsi="Calibri" w:cs="Calibri"/>
        </w:rPr>
      </w:pPr>
    </w:p>
    <w:p w14:paraId="4852760B" w14:textId="77777777" w:rsidR="003877A3" w:rsidRPr="004846D7" w:rsidRDefault="003877A3">
      <w:pPr>
        <w:rPr>
          <w:rFonts w:ascii="Calibri" w:hAnsi="Calibri" w:cs="Calibri"/>
        </w:rPr>
      </w:pPr>
    </w:p>
    <w:p w14:paraId="4A896804" w14:textId="4D37326B" w:rsidR="003877A3" w:rsidRPr="004846D7" w:rsidRDefault="002A70BF">
      <w:pPr>
        <w:rPr>
          <w:rFonts w:ascii="Calibri" w:hAnsi="Calibri" w:cs="Calibri"/>
        </w:rPr>
      </w:pPr>
      <w:ins w:id="2903" w:author="Mooney, Fintan" w:date="2026-01-14T21:15:00Z" w16du:dateUtc="2026-01-15T02:15:00Z">
        <w:r>
          <w:rPr>
            <w:rFonts w:ascii="Calibri" w:hAnsi="Calibri" w:cs="Calibri"/>
            <w:noProof/>
            <w14:ligatures w14:val="standardContextual"/>
          </w:rPr>
          <w:lastRenderedPageBreak/>
          <w:drawing>
            <wp:inline distT="0" distB="0" distL="0" distR="0" wp14:anchorId="59960B6F" wp14:editId="7F8DB4A3">
              <wp:extent cx="5943600" cy="3782060"/>
              <wp:effectExtent l="0" t="0" r="0" b="2540"/>
              <wp:docPr id="1213378304" name="Picture 14" descr="A graph of different types of soil mois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378304" name="Picture 14" descr="A graph of different types of soil moisture&#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782060"/>
                      </a:xfrm>
                      <a:prstGeom prst="rect">
                        <a:avLst/>
                      </a:prstGeom>
                    </pic:spPr>
                  </pic:pic>
                </a:graphicData>
              </a:graphic>
            </wp:inline>
          </w:drawing>
        </w:r>
      </w:ins>
    </w:p>
    <w:p w14:paraId="7FA5E7AC" w14:textId="77777777" w:rsidR="003877A3" w:rsidRPr="004846D7" w:rsidRDefault="003877A3">
      <w:pPr>
        <w:rPr>
          <w:rFonts w:ascii="Calibri" w:hAnsi="Calibri" w:cs="Calibri"/>
        </w:rPr>
      </w:pPr>
    </w:p>
    <w:p w14:paraId="242C1EA3" w14:textId="5308B8B6" w:rsidR="00206783" w:rsidRPr="004846D7" w:rsidDel="009C79D2" w:rsidRDefault="00276ED0">
      <w:pPr>
        <w:rPr>
          <w:del w:id="2904" w:author="Mooney, Fintan" w:date="2026-01-12T16:34:00Z" w16du:dateUtc="2026-01-12T21:34:00Z"/>
          <w:rFonts w:ascii="Calibri" w:hAnsi="Calibri" w:cs="Calibri"/>
        </w:rPr>
      </w:pPr>
      <w:del w:id="2905" w:author="Mooney, Fintan" w:date="2026-01-12T16:34:00Z" w16du:dateUtc="2026-01-12T21:34:00Z">
        <w:r w:rsidRPr="004846D7" w:rsidDel="009C79D2">
          <w:rPr>
            <w:rFonts w:ascii="Calibri" w:hAnsi="Calibri" w:cs="Calibri"/>
            <w:noProof/>
            <w14:ligatures w14:val="standardContextual"/>
          </w:rPr>
          <w:drawing>
            <wp:inline distT="0" distB="0" distL="0" distR="0" wp14:anchorId="764163F9" wp14:editId="10A303A6">
              <wp:extent cx="5943600" cy="3782060"/>
              <wp:effectExtent l="0" t="0" r="0" b="2540"/>
              <wp:docPr id="1580175064" name="Picture 6" descr="A graph of different types of grow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175064" name="Picture 6" descr="A graph of different types of growth&#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782060"/>
                      </a:xfrm>
                      <a:prstGeom prst="rect">
                        <a:avLst/>
                      </a:prstGeom>
                    </pic:spPr>
                  </pic:pic>
                </a:graphicData>
              </a:graphic>
            </wp:inline>
          </w:drawing>
        </w:r>
      </w:del>
    </w:p>
    <w:p w14:paraId="70178770" w14:textId="5BB8C508" w:rsidR="00C94F02" w:rsidRPr="00521DB1" w:rsidRDefault="00206783" w:rsidP="00C94F02">
      <w:pPr>
        <w:rPr>
          <w:rFonts w:ascii="Calibri" w:hAnsi="Calibri" w:cs="Calibri"/>
        </w:rPr>
      </w:pPr>
      <w:r w:rsidRPr="004846D7">
        <w:rPr>
          <w:rFonts w:ascii="Calibri" w:hAnsi="Calibri" w:cs="Calibri"/>
        </w:rPr>
        <w:t>Figure S</w:t>
      </w:r>
      <w:r w:rsidR="003877A3" w:rsidRPr="004846D7">
        <w:rPr>
          <w:rFonts w:ascii="Calibri" w:hAnsi="Calibri" w:cs="Calibri"/>
        </w:rPr>
        <w:t>2</w:t>
      </w:r>
      <w:r w:rsidRPr="004846D7">
        <w:rPr>
          <w:rFonts w:ascii="Calibri" w:hAnsi="Calibri" w:cs="Calibri"/>
        </w:rPr>
        <w:t xml:space="preserve">. </w:t>
      </w:r>
      <w:r w:rsidR="00C94F02" w:rsidRPr="00521DB1">
        <w:rPr>
          <w:rFonts w:ascii="Calibri" w:hAnsi="Calibri" w:cs="Calibri"/>
        </w:rPr>
        <w:t xml:space="preserve">Lag-specific odds ratios for the association between meteorological conditions and </w:t>
      </w:r>
    </w:p>
    <w:p w14:paraId="659DF0F5" w14:textId="7BAA4363" w:rsidR="00E22FC5" w:rsidRPr="004846D7" w:rsidRDefault="00C94F02">
      <w:pPr>
        <w:rPr>
          <w:rFonts w:ascii="Calibri" w:hAnsi="Calibri" w:cs="Calibri"/>
        </w:rPr>
      </w:pPr>
      <w:r w:rsidRPr="00521DB1">
        <w:rPr>
          <w:rFonts w:ascii="Calibri" w:hAnsi="Calibri" w:cs="Calibri"/>
        </w:rPr>
        <w:t xml:space="preserve">wild-bird abundance on odds of </w:t>
      </w:r>
      <w:del w:id="2906" w:author="Mooney, Fintan" w:date="2026-01-13T10:16:00Z" w16du:dateUtc="2026-01-13T15:16:00Z">
        <w:r w:rsidRPr="00521DB1" w:rsidDel="003B7A77">
          <w:rPr>
            <w:rFonts w:ascii="Calibri" w:hAnsi="Calibri" w:cs="Calibri"/>
          </w:rPr>
          <w:delText>a HPAI</w:delText>
        </w:r>
      </w:del>
      <w:ins w:id="2907" w:author="Mooney, Fintan" w:date="2026-01-13T10:16:00Z" w16du:dateUtc="2026-01-13T15:16:00Z">
        <w:r w:rsidR="003B7A77">
          <w:rPr>
            <w:rFonts w:ascii="Calibri" w:hAnsi="Calibri" w:cs="Calibri"/>
          </w:rPr>
          <w:t>an HPAI</w:t>
        </w:r>
      </w:ins>
      <w:r w:rsidRPr="00521DB1">
        <w:rPr>
          <w:rFonts w:ascii="Calibri" w:hAnsi="Calibri" w:cs="Calibri"/>
        </w:rPr>
        <w:t xml:space="preserve"> </w:t>
      </w:r>
      <w:del w:id="2908" w:author="Mooney, Fintan" w:date="2026-01-12T21:59:00Z" w16du:dateUtc="2026-01-13T02:59:00Z">
        <w:r w:rsidRPr="00521DB1" w:rsidDel="00481F42">
          <w:rPr>
            <w:rFonts w:ascii="Calibri" w:hAnsi="Calibri" w:cs="Calibri"/>
          </w:rPr>
          <w:delText>outbreak event</w:delText>
        </w:r>
      </w:del>
      <w:ins w:id="2909" w:author="Mooney, Fintan" w:date="2026-01-12T21:59:00Z" w16du:dateUtc="2026-01-13T02:59:00Z">
        <w:r w:rsidR="00481F42">
          <w:rPr>
            <w:rFonts w:ascii="Calibri" w:hAnsi="Calibri" w:cs="Calibri"/>
          </w:rPr>
          <w:t>spillover event</w:t>
        </w:r>
      </w:ins>
      <w:r w:rsidR="003E0FEB">
        <w:rPr>
          <w:rFonts w:ascii="Calibri" w:hAnsi="Calibri" w:cs="Calibri"/>
        </w:rPr>
        <w:t>, excluding cases in the winter and summer</w:t>
      </w:r>
      <w:ins w:id="2910" w:author="Mooney, Fintan" w:date="2026-01-14T21:05:00Z" w16du:dateUtc="2026-01-15T02:05:00Z">
        <w:r w:rsidR="00EE2EE0">
          <w:rPr>
            <w:rFonts w:ascii="Calibri" w:hAnsi="Calibri" w:cs="Calibri"/>
          </w:rPr>
          <w:t xml:space="preserve"> (de</w:t>
        </w:r>
      </w:ins>
      <w:ins w:id="2911" w:author="Mooney, Fintan" w:date="2026-01-14T21:06:00Z" w16du:dateUtc="2026-01-15T02:06:00Z">
        <w:r w:rsidR="00EE2EE0">
          <w:rPr>
            <w:rFonts w:ascii="Calibri" w:hAnsi="Calibri" w:cs="Calibri"/>
          </w:rPr>
          <w:t>fined by the meteorological seasons)</w:t>
        </w:r>
      </w:ins>
      <w:r w:rsidR="003E0FEB">
        <w:rPr>
          <w:rFonts w:ascii="Calibri" w:hAnsi="Calibri" w:cs="Calibri"/>
        </w:rPr>
        <w:t>.</w:t>
      </w:r>
      <w:r w:rsidRPr="00521DB1">
        <w:rPr>
          <w:rFonts w:ascii="Calibri" w:hAnsi="Calibri" w:cs="Calibri"/>
        </w:rPr>
        <w:t xml:space="preserve"> </w:t>
      </w:r>
      <w:r w:rsidR="00E47BA4" w:rsidRPr="002B50A0">
        <w:rPr>
          <w:rFonts w:ascii="Calibri" w:hAnsi="Calibri" w:cs="Calibri"/>
        </w:rPr>
        <w:t>Estimates represent odds ratios (95% CI) per 0.5 standard deviation increase in each environmental predictor</w:t>
      </w:r>
      <w:r w:rsidR="00E47BA4">
        <w:rPr>
          <w:rFonts w:ascii="Calibri" w:hAnsi="Calibri" w:cs="Calibri"/>
        </w:rPr>
        <w:t>.</w:t>
      </w:r>
      <w:ins w:id="2912" w:author="Mooney, Fintan" w:date="2026-01-12T22:03:00Z" w16du:dateUtc="2026-01-13T03:03:00Z">
        <w:r w:rsidR="00A654B6">
          <w:rPr>
            <w:rFonts w:ascii="Calibri" w:hAnsi="Calibri" w:cs="Calibri"/>
          </w:rPr>
          <w:t xml:space="preserve"> </w:t>
        </w:r>
        <w:r w:rsidR="00A654B6" w:rsidRPr="00A654B6">
          <w:rPr>
            <w:rFonts w:ascii="Calibri" w:hAnsi="Calibri" w:cs="Calibri"/>
            <w:rPrChange w:id="2913" w:author="Mooney, Fintan" w:date="2026-01-12T22:03:00Z" w16du:dateUtc="2026-01-13T03:03:00Z">
              <w:rPr>
                <w:rFonts w:ascii="Calibri" w:hAnsi="Calibri" w:cs="Calibri"/>
                <w:i/>
                <w:iCs/>
              </w:rPr>
            </w:rPrChange>
          </w:rPr>
          <w:t>Solid lines represent the odds ratio in each lag week. Shaded areas show the respective 95% confidence intervals.</w:t>
        </w:r>
      </w:ins>
    </w:p>
    <w:p w14:paraId="61365103" w14:textId="77777777" w:rsidR="005119B6" w:rsidRPr="004846D7" w:rsidRDefault="005119B6">
      <w:pPr>
        <w:rPr>
          <w:rFonts w:ascii="Calibri" w:hAnsi="Calibri" w:cs="Calibri"/>
        </w:rPr>
      </w:pPr>
    </w:p>
    <w:p w14:paraId="44D6B019" w14:textId="77777777" w:rsidR="005119B6" w:rsidRPr="004846D7" w:rsidRDefault="005119B6">
      <w:pPr>
        <w:rPr>
          <w:rFonts w:ascii="Calibri" w:hAnsi="Calibri" w:cs="Calibri"/>
        </w:rPr>
      </w:pPr>
    </w:p>
    <w:p w14:paraId="44054EDF" w14:textId="77777777" w:rsidR="005119B6" w:rsidRPr="004846D7" w:rsidRDefault="005119B6">
      <w:pPr>
        <w:rPr>
          <w:rFonts w:ascii="Calibri" w:hAnsi="Calibri" w:cs="Calibri"/>
        </w:rPr>
      </w:pPr>
    </w:p>
    <w:p w14:paraId="5D3EF597" w14:textId="77777777" w:rsidR="005119B6" w:rsidRPr="004846D7" w:rsidRDefault="005119B6">
      <w:pPr>
        <w:rPr>
          <w:rFonts w:ascii="Calibri" w:hAnsi="Calibri" w:cs="Calibri"/>
        </w:rPr>
      </w:pPr>
    </w:p>
    <w:p w14:paraId="3AC34751" w14:textId="77777777" w:rsidR="005119B6" w:rsidRPr="004846D7" w:rsidRDefault="005119B6">
      <w:pPr>
        <w:rPr>
          <w:rFonts w:ascii="Calibri" w:hAnsi="Calibri" w:cs="Calibri"/>
        </w:rPr>
      </w:pPr>
    </w:p>
    <w:p w14:paraId="6D0CD1B0" w14:textId="77777777" w:rsidR="005119B6" w:rsidRPr="004846D7" w:rsidRDefault="005119B6">
      <w:pPr>
        <w:rPr>
          <w:rFonts w:ascii="Calibri" w:hAnsi="Calibri" w:cs="Calibri"/>
        </w:rPr>
      </w:pPr>
    </w:p>
    <w:p w14:paraId="52F2075D" w14:textId="77777777" w:rsidR="005119B6" w:rsidRPr="004846D7" w:rsidRDefault="005119B6">
      <w:pPr>
        <w:rPr>
          <w:rFonts w:ascii="Calibri" w:hAnsi="Calibri" w:cs="Calibri"/>
        </w:rPr>
      </w:pPr>
    </w:p>
    <w:p w14:paraId="744D424A" w14:textId="77777777" w:rsidR="005119B6" w:rsidRPr="004846D7" w:rsidRDefault="005119B6">
      <w:pPr>
        <w:rPr>
          <w:rFonts w:ascii="Calibri" w:hAnsi="Calibri" w:cs="Calibri"/>
        </w:rPr>
      </w:pPr>
    </w:p>
    <w:p w14:paraId="1AE015BB" w14:textId="77777777" w:rsidR="005119B6" w:rsidRPr="004846D7" w:rsidRDefault="005119B6">
      <w:pPr>
        <w:rPr>
          <w:rFonts w:ascii="Calibri" w:hAnsi="Calibri" w:cs="Calibri"/>
        </w:rPr>
      </w:pPr>
    </w:p>
    <w:p w14:paraId="3D2D6D82" w14:textId="23DD35BA" w:rsidR="005119B6" w:rsidRDefault="005119B6">
      <w:pPr>
        <w:rPr>
          <w:ins w:id="2914" w:author="Mooney, Fintan" w:date="2026-01-14T21:16:00Z" w16du:dateUtc="2026-01-15T02:16:00Z"/>
          <w:rFonts w:ascii="Calibri" w:hAnsi="Calibri" w:cs="Calibri"/>
        </w:rPr>
      </w:pPr>
    </w:p>
    <w:p w14:paraId="37484BC9" w14:textId="674AA207" w:rsidR="00A70D94" w:rsidRPr="004846D7" w:rsidRDefault="00A70D94">
      <w:pPr>
        <w:rPr>
          <w:rFonts w:ascii="Calibri" w:hAnsi="Calibri" w:cs="Calibri"/>
        </w:rPr>
      </w:pPr>
      <w:ins w:id="2915" w:author="Mooney, Fintan" w:date="2026-01-14T21:16:00Z" w16du:dateUtc="2026-01-15T02:16:00Z">
        <w:r>
          <w:rPr>
            <w:rFonts w:ascii="Calibri" w:hAnsi="Calibri" w:cs="Calibri"/>
            <w:noProof/>
            <w14:ligatures w14:val="standardContextual"/>
          </w:rPr>
          <w:lastRenderedPageBreak/>
          <w:drawing>
            <wp:inline distT="0" distB="0" distL="0" distR="0" wp14:anchorId="3536C999" wp14:editId="1F7C74B3">
              <wp:extent cx="5943600" cy="3782060"/>
              <wp:effectExtent l="0" t="0" r="0" b="2540"/>
              <wp:docPr id="132753968" name="Picture 15" descr="A graph of different types of weath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53968" name="Picture 15" descr="A graph of different types of weath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782060"/>
                      </a:xfrm>
                      <a:prstGeom prst="rect">
                        <a:avLst/>
                      </a:prstGeom>
                    </pic:spPr>
                  </pic:pic>
                </a:graphicData>
              </a:graphic>
            </wp:inline>
          </w:drawing>
        </w:r>
      </w:ins>
    </w:p>
    <w:p w14:paraId="049DCA8F" w14:textId="6F348600" w:rsidR="00A07E72" w:rsidRPr="004846D7" w:rsidRDefault="00F3539A">
      <w:pPr>
        <w:rPr>
          <w:rFonts w:ascii="Calibri" w:hAnsi="Calibri" w:cs="Calibri"/>
        </w:rPr>
      </w:pPr>
      <w:del w:id="2916" w:author="Mooney, Fintan" w:date="2026-01-12T16:35:00Z" w16du:dateUtc="2026-01-12T21:35:00Z">
        <w:r w:rsidRPr="004846D7" w:rsidDel="00587024">
          <w:rPr>
            <w:rFonts w:ascii="Calibri" w:hAnsi="Calibri" w:cs="Calibri"/>
            <w:noProof/>
            <w14:ligatures w14:val="standardContextual"/>
          </w:rPr>
          <w:drawing>
            <wp:inline distT="0" distB="0" distL="0" distR="0" wp14:anchorId="4FE1E0D7" wp14:editId="4D05A01E">
              <wp:extent cx="6087300" cy="3873500"/>
              <wp:effectExtent l="0" t="0" r="0" b="0"/>
              <wp:docPr id="1189318641" name="Picture 1" descr="A group of graphs showing different types of so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318641" name="Picture 1" descr="A group of graphs showing different types of soil&#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089158" cy="3874682"/>
                      </a:xfrm>
                      <a:prstGeom prst="rect">
                        <a:avLst/>
                      </a:prstGeom>
                    </pic:spPr>
                  </pic:pic>
                </a:graphicData>
              </a:graphic>
            </wp:inline>
          </w:drawing>
        </w:r>
      </w:del>
    </w:p>
    <w:p w14:paraId="21E1EE11" w14:textId="70CC0015" w:rsidR="00F3539A" w:rsidRPr="00521DB1" w:rsidRDefault="00F3539A" w:rsidP="00F3539A">
      <w:pPr>
        <w:rPr>
          <w:rFonts w:ascii="Calibri" w:hAnsi="Calibri" w:cs="Calibri"/>
        </w:rPr>
      </w:pPr>
      <w:r>
        <w:rPr>
          <w:rFonts w:ascii="Calibri" w:hAnsi="Calibri" w:cs="Calibri"/>
        </w:rPr>
        <w:t xml:space="preserve">Figure </w:t>
      </w:r>
      <w:r w:rsidRPr="004846D7">
        <w:rPr>
          <w:rFonts w:ascii="Calibri" w:hAnsi="Calibri" w:cs="Calibri"/>
        </w:rPr>
        <w:t>S</w:t>
      </w:r>
      <w:ins w:id="2917" w:author="Mooney, Fintan" w:date="2026-01-12T16:35:00Z" w16du:dateUtc="2026-01-12T21:35:00Z">
        <w:r w:rsidR="009C79D2">
          <w:rPr>
            <w:rFonts w:ascii="Calibri" w:hAnsi="Calibri" w:cs="Calibri"/>
          </w:rPr>
          <w:t>3</w:t>
        </w:r>
      </w:ins>
      <w:del w:id="2918" w:author="Mooney, Fintan" w:date="2026-01-12T16:35:00Z" w16du:dateUtc="2026-01-12T21:35:00Z">
        <w:r w:rsidR="005119B6" w:rsidRPr="004846D7" w:rsidDel="009C79D2">
          <w:rPr>
            <w:rFonts w:ascii="Calibri" w:hAnsi="Calibri" w:cs="Calibri"/>
          </w:rPr>
          <w:delText>4</w:delText>
        </w:r>
      </w:del>
      <w:r>
        <w:rPr>
          <w:rFonts w:ascii="Calibri" w:hAnsi="Calibri" w:cs="Calibri"/>
        </w:rPr>
        <w:t xml:space="preserve">. </w:t>
      </w:r>
      <w:r w:rsidRPr="00521DB1">
        <w:rPr>
          <w:rFonts w:ascii="Calibri" w:hAnsi="Calibri" w:cs="Calibri"/>
        </w:rPr>
        <w:t xml:space="preserve">Lag-specific odds ratios for the association between meteorological conditions and </w:t>
      </w:r>
    </w:p>
    <w:p w14:paraId="6D77F71F" w14:textId="19908490" w:rsidR="000835DB" w:rsidRDefault="00F3539A" w:rsidP="00F3539A">
      <w:pPr>
        <w:rPr>
          <w:rFonts w:ascii="Calibri" w:hAnsi="Calibri" w:cs="Calibri"/>
        </w:rPr>
      </w:pPr>
      <w:r w:rsidRPr="00521DB1">
        <w:rPr>
          <w:rFonts w:ascii="Calibri" w:hAnsi="Calibri" w:cs="Calibri"/>
        </w:rPr>
        <w:t xml:space="preserve">wild-bird abundance on odds of </w:t>
      </w:r>
      <w:del w:id="2919" w:author="Mooney, Fintan" w:date="2026-01-13T10:16:00Z" w16du:dateUtc="2026-01-13T15:16:00Z">
        <w:r w:rsidRPr="00521DB1" w:rsidDel="003B7A77">
          <w:rPr>
            <w:rFonts w:ascii="Calibri" w:hAnsi="Calibri" w:cs="Calibri"/>
          </w:rPr>
          <w:delText>a HPAI</w:delText>
        </w:r>
      </w:del>
      <w:ins w:id="2920" w:author="Mooney, Fintan" w:date="2026-01-13T10:16:00Z" w16du:dateUtc="2026-01-13T15:16:00Z">
        <w:r w:rsidR="003B7A77">
          <w:rPr>
            <w:rFonts w:ascii="Calibri" w:hAnsi="Calibri" w:cs="Calibri"/>
          </w:rPr>
          <w:t>an HPAI</w:t>
        </w:r>
      </w:ins>
      <w:r w:rsidRPr="00521DB1">
        <w:rPr>
          <w:rFonts w:ascii="Calibri" w:hAnsi="Calibri" w:cs="Calibri"/>
        </w:rPr>
        <w:t xml:space="preserve"> </w:t>
      </w:r>
      <w:del w:id="2921" w:author="Mooney, Fintan" w:date="2026-01-12T21:59:00Z" w16du:dateUtc="2026-01-13T02:59:00Z">
        <w:r w:rsidRPr="00521DB1" w:rsidDel="00481F42">
          <w:rPr>
            <w:rFonts w:ascii="Calibri" w:hAnsi="Calibri" w:cs="Calibri"/>
          </w:rPr>
          <w:delText>outbreak event</w:delText>
        </w:r>
      </w:del>
      <w:ins w:id="2922" w:author="Mooney, Fintan" w:date="2026-01-12T21:59:00Z" w16du:dateUtc="2026-01-13T02:59:00Z">
        <w:r w:rsidR="00481F42">
          <w:rPr>
            <w:rFonts w:ascii="Calibri" w:hAnsi="Calibri" w:cs="Calibri"/>
          </w:rPr>
          <w:t>spillover event</w:t>
        </w:r>
      </w:ins>
      <w:r w:rsidRPr="00521DB1">
        <w:rPr>
          <w:rFonts w:ascii="Calibri" w:hAnsi="Calibri" w:cs="Calibri"/>
        </w:rPr>
        <w:t xml:space="preserve">. </w:t>
      </w:r>
      <w:r w:rsidR="00893581" w:rsidRPr="00521DB1">
        <w:rPr>
          <w:rFonts w:ascii="Calibri" w:hAnsi="Calibri" w:cs="Calibri"/>
        </w:rPr>
        <w:t xml:space="preserve">Estimates are produced from the case-crossover </w:t>
      </w:r>
      <w:r w:rsidR="006B2B10">
        <w:rPr>
          <w:rFonts w:ascii="Calibri" w:hAnsi="Calibri" w:cs="Calibri"/>
        </w:rPr>
        <w:t xml:space="preserve">model </w:t>
      </w:r>
      <w:r w:rsidR="00893581" w:rsidRPr="00521DB1">
        <w:rPr>
          <w:rFonts w:ascii="Calibri" w:hAnsi="Calibri" w:cs="Calibri"/>
        </w:rPr>
        <w:t xml:space="preserve">with flexible degrees of freedom and </w:t>
      </w:r>
      <w:r w:rsidR="00521DB1" w:rsidRPr="00521DB1">
        <w:rPr>
          <w:rFonts w:ascii="Calibri" w:hAnsi="Calibri" w:cs="Calibri"/>
        </w:rPr>
        <w:t>polynomial splines.</w:t>
      </w:r>
      <w:r w:rsidR="003E0FEB">
        <w:rPr>
          <w:rFonts w:ascii="Calibri" w:hAnsi="Calibri" w:cs="Calibri"/>
        </w:rPr>
        <w:t xml:space="preserve"> </w:t>
      </w:r>
      <w:r w:rsidR="00E47BA4" w:rsidRPr="002B50A0">
        <w:rPr>
          <w:rFonts w:ascii="Calibri" w:hAnsi="Calibri" w:cs="Calibri"/>
        </w:rPr>
        <w:t>Estimates represent odds ratios (95% CI) per 0.5 standard deviation increase in each environmental predictor</w:t>
      </w:r>
      <w:r w:rsidR="00E47BA4">
        <w:rPr>
          <w:rFonts w:ascii="Calibri" w:hAnsi="Calibri" w:cs="Calibri"/>
        </w:rPr>
        <w:t>.</w:t>
      </w:r>
      <w:ins w:id="2923" w:author="Mooney, Fintan" w:date="2026-01-12T22:03:00Z" w16du:dateUtc="2026-01-13T03:03:00Z">
        <w:r w:rsidR="00E05BED">
          <w:rPr>
            <w:rFonts w:ascii="Calibri" w:hAnsi="Calibri" w:cs="Calibri"/>
          </w:rPr>
          <w:t xml:space="preserve"> </w:t>
        </w:r>
        <w:r w:rsidR="00E05BED" w:rsidRPr="00E05BED">
          <w:rPr>
            <w:rFonts w:ascii="Calibri" w:hAnsi="Calibri" w:cs="Calibri"/>
            <w:rPrChange w:id="2924" w:author="Mooney, Fintan" w:date="2026-01-12T22:03:00Z" w16du:dateUtc="2026-01-13T03:03:00Z">
              <w:rPr>
                <w:rFonts w:ascii="Calibri" w:hAnsi="Calibri" w:cs="Calibri"/>
                <w:i/>
                <w:iCs/>
              </w:rPr>
            </w:rPrChange>
          </w:rPr>
          <w:t>Solid lines represent the odds ratio in each lag week. Shaded areas show the respective 95% confidence intervals.</w:t>
        </w:r>
      </w:ins>
    </w:p>
    <w:p w14:paraId="57A0BFE1" w14:textId="32D1243E" w:rsidR="000835DB" w:rsidRDefault="00D73D51" w:rsidP="00F3539A">
      <w:pPr>
        <w:rPr>
          <w:rFonts w:ascii="Calibri" w:hAnsi="Calibri" w:cs="Calibri"/>
        </w:rPr>
      </w:pPr>
      <w:del w:id="2925" w:author="Mooney, Fintan" w:date="2026-01-12T16:36:00Z" w16du:dateUtc="2026-01-12T21:36:00Z">
        <w:r w:rsidDel="0071025F">
          <w:rPr>
            <w:rFonts w:ascii="Calibri" w:hAnsi="Calibri" w:cs="Calibri"/>
            <w:noProof/>
            <w14:ligatures w14:val="standardContextual"/>
          </w:rPr>
          <w:drawing>
            <wp:inline distT="0" distB="0" distL="0" distR="0" wp14:anchorId="5D009F42" wp14:editId="1C6835D1">
              <wp:extent cx="5943600" cy="3782060"/>
              <wp:effectExtent l="0" t="0" r="0" b="2540"/>
              <wp:docPr id="1930007942" name="Picture 3" descr="A graph of different stages of grow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007942" name="Picture 3" descr="A graph of different stages of growth&#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782060"/>
                      </a:xfrm>
                      <a:prstGeom prst="rect">
                        <a:avLst/>
                      </a:prstGeom>
                    </pic:spPr>
                  </pic:pic>
                </a:graphicData>
              </a:graphic>
            </wp:inline>
          </w:drawing>
        </w:r>
      </w:del>
    </w:p>
    <w:p w14:paraId="70F9142C" w14:textId="77777777" w:rsidR="00D73D51" w:rsidRDefault="00D73D51" w:rsidP="00F3539A">
      <w:pPr>
        <w:rPr>
          <w:ins w:id="2926" w:author="Mooney, Fintan" w:date="2026-01-12T16:36:00Z" w16du:dateUtc="2026-01-12T21:36:00Z"/>
          <w:rFonts w:ascii="Calibri" w:hAnsi="Calibri" w:cs="Calibri"/>
        </w:rPr>
      </w:pPr>
    </w:p>
    <w:p w14:paraId="7B77BA1E" w14:textId="0978109D" w:rsidR="0071025F" w:rsidRDefault="0071025F" w:rsidP="00F3539A">
      <w:pPr>
        <w:rPr>
          <w:ins w:id="2927" w:author="Mooney, Fintan" w:date="2026-01-14T21:16:00Z" w16du:dateUtc="2026-01-15T02:16:00Z"/>
          <w:rFonts w:ascii="Calibri" w:hAnsi="Calibri" w:cs="Calibri"/>
        </w:rPr>
      </w:pPr>
    </w:p>
    <w:p w14:paraId="3ACA00E7" w14:textId="1AE3596D" w:rsidR="00A70D94" w:rsidRPr="00521DB1" w:rsidRDefault="00A70D94" w:rsidP="00F3539A">
      <w:pPr>
        <w:rPr>
          <w:rFonts w:ascii="Calibri" w:hAnsi="Calibri" w:cs="Calibri"/>
        </w:rPr>
      </w:pPr>
      <w:ins w:id="2928" w:author="Mooney, Fintan" w:date="2026-01-14T21:16:00Z" w16du:dateUtc="2026-01-15T02:16:00Z">
        <w:r>
          <w:rPr>
            <w:rFonts w:ascii="Calibri" w:hAnsi="Calibri" w:cs="Calibri"/>
            <w:noProof/>
            <w14:ligatures w14:val="standardContextual"/>
          </w:rPr>
          <w:lastRenderedPageBreak/>
          <w:drawing>
            <wp:inline distT="0" distB="0" distL="0" distR="0" wp14:anchorId="1EEA6D49" wp14:editId="4BD402CE">
              <wp:extent cx="5943600" cy="3782060"/>
              <wp:effectExtent l="0" t="0" r="0" b="2540"/>
              <wp:docPr id="519169426" name="Picture 16" descr="A graph of different stages of grow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169426" name="Picture 16" descr="A graph of different stages of growth&#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782060"/>
                      </a:xfrm>
                      <a:prstGeom prst="rect">
                        <a:avLst/>
                      </a:prstGeom>
                    </pic:spPr>
                  </pic:pic>
                </a:graphicData>
              </a:graphic>
            </wp:inline>
          </w:drawing>
        </w:r>
      </w:ins>
    </w:p>
    <w:p w14:paraId="491164D1" w14:textId="0318E96C" w:rsidR="00D73D51" w:rsidRPr="004846D7" w:rsidRDefault="00CF7567">
      <w:pPr>
        <w:rPr>
          <w:rFonts w:ascii="Calibri" w:hAnsi="Calibri" w:cs="Calibri"/>
        </w:rPr>
      </w:pPr>
      <w:r>
        <w:rPr>
          <w:rFonts w:ascii="Calibri" w:hAnsi="Calibri" w:cs="Calibri"/>
        </w:rPr>
        <w:t xml:space="preserve">Figure </w:t>
      </w:r>
      <w:r w:rsidRPr="004846D7">
        <w:rPr>
          <w:rFonts w:ascii="Calibri" w:hAnsi="Calibri" w:cs="Calibri"/>
        </w:rPr>
        <w:t>S</w:t>
      </w:r>
      <w:ins w:id="2929" w:author="Mooney, Fintan" w:date="2026-01-12T16:35:00Z" w16du:dateUtc="2026-01-12T21:35:00Z">
        <w:r w:rsidR="009C79D2">
          <w:rPr>
            <w:rFonts w:ascii="Calibri" w:hAnsi="Calibri" w:cs="Calibri"/>
          </w:rPr>
          <w:t>4</w:t>
        </w:r>
      </w:ins>
      <w:del w:id="2930" w:author="Mooney, Fintan" w:date="2026-01-12T16:35:00Z" w16du:dateUtc="2026-01-12T21:35:00Z">
        <w:r w:rsidR="005119B6" w:rsidRPr="004846D7" w:rsidDel="009C79D2">
          <w:rPr>
            <w:rFonts w:ascii="Calibri" w:hAnsi="Calibri" w:cs="Calibri"/>
          </w:rPr>
          <w:delText>5</w:delText>
        </w:r>
      </w:del>
      <w:r>
        <w:rPr>
          <w:rFonts w:ascii="Calibri" w:hAnsi="Calibri" w:cs="Calibri"/>
        </w:rPr>
        <w:t xml:space="preserve">. </w:t>
      </w:r>
      <w:r w:rsidR="00456A06">
        <w:rPr>
          <w:rFonts w:ascii="Calibri" w:hAnsi="Calibri" w:cs="Calibri"/>
        </w:rPr>
        <w:t>L</w:t>
      </w:r>
      <w:r w:rsidR="00456A06" w:rsidRPr="00456A06">
        <w:rPr>
          <w:rFonts w:ascii="Calibri" w:hAnsi="Calibri" w:cs="Calibri"/>
        </w:rPr>
        <w:t xml:space="preserve">ag-specific odds ratios from the reduced case-crossover model examining meteorological conditions and wild-bird abundance in relation to HPAI </w:t>
      </w:r>
      <w:del w:id="2931" w:author="Mooney, Fintan" w:date="2026-01-12T22:42:00Z" w16du:dateUtc="2026-01-13T03:42:00Z">
        <w:r w:rsidR="00456A06" w:rsidRPr="00456A06" w:rsidDel="00835F65">
          <w:rPr>
            <w:rFonts w:ascii="Calibri" w:hAnsi="Calibri" w:cs="Calibri"/>
          </w:rPr>
          <w:delText>outbreak risk</w:delText>
        </w:r>
      </w:del>
      <w:ins w:id="2932" w:author="Mooney, Fintan" w:date="2026-01-12T22:42:00Z" w16du:dateUtc="2026-01-13T03:42:00Z">
        <w:r w:rsidR="00835F65">
          <w:rPr>
            <w:rFonts w:ascii="Calibri" w:hAnsi="Calibri" w:cs="Calibri"/>
          </w:rPr>
          <w:t>spillover risk</w:t>
        </w:r>
      </w:ins>
      <w:r w:rsidR="00456A06" w:rsidRPr="00456A06">
        <w:rPr>
          <w:rFonts w:ascii="Calibri" w:hAnsi="Calibri" w:cs="Calibri"/>
        </w:rPr>
        <w:t xml:space="preserve">. The reduced model excludes temperature and wind speed, which showed minimal effects in </w:t>
      </w:r>
      <w:r w:rsidR="00576082">
        <w:rPr>
          <w:rFonts w:ascii="Calibri" w:hAnsi="Calibri" w:cs="Calibri"/>
        </w:rPr>
        <w:t xml:space="preserve">a </w:t>
      </w:r>
      <w:r w:rsidR="00456A06" w:rsidRPr="00456A06">
        <w:rPr>
          <w:rFonts w:ascii="Calibri" w:hAnsi="Calibri" w:cs="Calibri"/>
        </w:rPr>
        <w:t xml:space="preserve">penalized conditional logistic regression with a LASSO penalty. </w:t>
      </w:r>
      <w:r w:rsidR="00E47BA4" w:rsidRPr="002B50A0">
        <w:rPr>
          <w:rFonts w:ascii="Calibri" w:hAnsi="Calibri" w:cs="Calibri"/>
        </w:rPr>
        <w:t>Estimates represent odds ratios (95% CI) per 0.5 standard deviation increase in each environmental predictor</w:t>
      </w:r>
      <w:r w:rsidR="00E47BA4">
        <w:rPr>
          <w:rFonts w:ascii="Calibri" w:hAnsi="Calibri" w:cs="Calibri"/>
        </w:rPr>
        <w:t>.</w:t>
      </w:r>
      <w:ins w:id="2933" w:author="Mooney, Fintan" w:date="2026-01-12T22:03:00Z" w16du:dateUtc="2026-01-13T03:03:00Z">
        <w:r w:rsidR="00E05BED">
          <w:rPr>
            <w:rFonts w:ascii="Calibri" w:hAnsi="Calibri" w:cs="Calibri"/>
          </w:rPr>
          <w:t xml:space="preserve"> </w:t>
        </w:r>
        <w:r w:rsidR="00E05BED" w:rsidRPr="00E05BED">
          <w:rPr>
            <w:rFonts w:ascii="Calibri" w:hAnsi="Calibri" w:cs="Calibri"/>
            <w:rPrChange w:id="2934" w:author="Mooney, Fintan" w:date="2026-01-12T22:03:00Z" w16du:dateUtc="2026-01-13T03:03:00Z">
              <w:rPr>
                <w:rFonts w:ascii="Calibri" w:hAnsi="Calibri" w:cs="Calibri"/>
                <w:i/>
                <w:iCs/>
              </w:rPr>
            </w:rPrChange>
          </w:rPr>
          <w:t>Solid lines represent the odds ratio in each lag week. Shaded areas show the respective 95% confidence intervals.</w:t>
        </w:r>
      </w:ins>
    </w:p>
    <w:p w14:paraId="56481217" w14:textId="77777777" w:rsidR="00164259" w:rsidRPr="004846D7" w:rsidRDefault="00164259">
      <w:pPr>
        <w:rPr>
          <w:rFonts w:ascii="Calibri" w:hAnsi="Calibri" w:cs="Calibri"/>
        </w:rPr>
      </w:pPr>
    </w:p>
    <w:p w14:paraId="410D80F6" w14:textId="77777777" w:rsidR="00164259" w:rsidRPr="004846D7" w:rsidRDefault="00164259">
      <w:pPr>
        <w:rPr>
          <w:rFonts w:ascii="Calibri" w:hAnsi="Calibri" w:cs="Calibri"/>
        </w:rPr>
      </w:pPr>
    </w:p>
    <w:p w14:paraId="66C130EF" w14:textId="77777777" w:rsidR="00164259" w:rsidRPr="004846D7" w:rsidRDefault="00164259">
      <w:pPr>
        <w:rPr>
          <w:rFonts w:ascii="Calibri" w:hAnsi="Calibri" w:cs="Calibri"/>
        </w:rPr>
      </w:pPr>
    </w:p>
    <w:p w14:paraId="57A9A9D4" w14:textId="77777777" w:rsidR="00164259" w:rsidRPr="004846D7" w:rsidRDefault="00164259">
      <w:pPr>
        <w:rPr>
          <w:rFonts w:ascii="Calibri" w:hAnsi="Calibri" w:cs="Calibri"/>
        </w:rPr>
      </w:pPr>
    </w:p>
    <w:p w14:paraId="478C91D3" w14:textId="77777777" w:rsidR="00164259" w:rsidRPr="004846D7" w:rsidRDefault="00164259">
      <w:pPr>
        <w:rPr>
          <w:rFonts w:ascii="Calibri" w:hAnsi="Calibri" w:cs="Calibri"/>
        </w:rPr>
      </w:pPr>
    </w:p>
    <w:p w14:paraId="378AC40F" w14:textId="77777777" w:rsidR="00164259" w:rsidRPr="004846D7" w:rsidRDefault="00164259">
      <w:pPr>
        <w:rPr>
          <w:rFonts w:ascii="Calibri" w:hAnsi="Calibri" w:cs="Calibri"/>
        </w:rPr>
      </w:pPr>
    </w:p>
    <w:p w14:paraId="76093789" w14:textId="77777777" w:rsidR="00164259" w:rsidRPr="004846D7" w:rsidRDefault="00164259">
      <w:pPr>
        <w:rPr>
          <w:rFonts w:ascii="Calibri" w:hAnsi="Calibri" w:cs="Calibri"/>
        </w:rPr>
      </w:pPr>
    </w:p>
    <w:p w14:paraId="75B14BA6" w14:textId="77777777" w:rsidR="00164259" w:rsidRPr="004846D7" w:rsidRDefault="00164259">
      <w:pPr>
        <w:rPr>
          <w:rFonts w:ascii="Calibri" w:hAnsi="Calibri" w:cs="Calibri"/>
        </w:rPr>
      </w:pPr>
    </w:p>
    <w:p w14:paraId="555FD64F" w14:textId="77777777" w:rsidR="00164259" w:rsidRPr="004846D7" w:rsidRDefault="00164259">
      <w:pPr>
        <w:rPr>
          <w:rFonts w:ascii="Calibri" w:hAnsi="Calibri" w:cs="Calibri"/>
        </w:rPr>
      </w:pPr>
    </w:p>
    <w:p w14:paraId="0FD85CEC" w14:textId="77777777" w:rsidR="00164259" w:rsidRPr="004846D7" w:rsidRDefault="00164259">
      <w:pPr>
        <w:rPr>
          <w:rFonts w:ascii="Calibri" w:hAnsi="Calibri" w:cs="Calibri"/>
        </w:rPr>
      </w:pPr>
    </w:p>
    <w:p w14:paraId="6E44F924" w14:textId="77777777" w:rsidR="00164259" w:rsidRPr="004846D7" w:rsidRDefault="00164259">
      <w:pPr>
        <w:rPr>
          <w:rFonts w:ascii="Calibri" w:hAnsi="Calibri" w:cs="Calibri"/>
        </w:rPr>
      </w:pPr>
    </w:p>
    <w:p w14:paraId="70EF22DA" w14:textId="77777777" w:rsidR="00164259" w:rsidRPr="004846D7" w:rsidRDefault="00164259">
      <w:pPr>
        <w:rPr>
          <w:rFonts w:ascii="Calibri" w:hAnsi="Calibri" w:cs="Calibri"/>
        </w:rPr>
      </w:pPr>
    </w:p>
    <w:p w14:paraId="557B680C" w14:textId="77777777" w:rsidR="00164259" w:rsidRPr="004846D7" w:rsidRDefault="00164259">
      <w:pPr>
        <w:rPr>
          <w:rFonts w:ascii="Calibri" w:hAnsi="Calibri" w:cs="Calibri"/>
        </w:rPr>
      </w:pPr>
    </w:p>
    <w:p w14:paraId="70AB6A2F" w14:textId="77777777" w:rsidR="00164259" w:rsidRPr="004846D7" w:rsidRDefault="00164259">
      <w:pPr>
        <w:rPr>
          <w:rFonts w:ascii="Calibri" w:hAnsi="Calibri" w:cs="Calibri"/>
        </w:rPr>
      </w:pPr>
    </w:p>
    <w:p w14:paraId="03587FE0" w14:textId="77777777" w:rsidR="00164259" w:rsidRPr="004846D7" w:rsidRDefault="00164259">
      <w:pPr>
        <w:rPr>
          <w:rFonts w:ascii="Calibri" w:hAnsi="Calibri" w:cs="Calibri"/>
        </w:rPr>
      </w:pPr>
    </w:p>
    <w:p w14:paraId="0DD4C495" w14:textId="77777777" w:rsidR="00164259" w:rsidRPr="004846D7" w:rsidDel="00CA241C" w:rsidRDefault="00164259">
      <w:pPr>
        <w:rPr>
          <w:del w:id="2935" w:author="Mooney, Fintan" w:date="2026-01-12T22:08:00Z" w16du:dateUtc="2026-01-13T03:08:00Z"/>
          <w:rFonts w:ascii="Calibri" w:hAnsi="Calibri" w:cs="Calibri"/>
        </w:rPr>
      </w:pPr>
    </w:p>
    <w:p w14:paraId="55B805D8" w14:textId="77777777" w:rsidR="00164259" w:rsidRPr="004846D7" w:rsidDel="00CA241C" w:rsidRDefault="00164259">
      <w:pPr>
        <w:rPr>
          <w:del w:id="2936" w:author="Mooney, Fintan" w:date="2026-01-12T22:08:00Z" w16du:dateUtc="2026-01-13T03:08:00Z"/>
          <w:rFonts w:ascii="Calibri" w:hAnsi="Calibri" w:cs="Calibri"/>
        </w:rPr>
      </w:pPr>
    </w:p>
    <w:p w14:paraId="15142C99" w14:textId="1733C5CB" w:rsidR="00164259" w:rsidRPr="004846D7" w:rsidDel="00CA241C" w:rsidRDefault="00164259">
      <w:pPr>
        <w:rPr>
          <w:del w:id="2937" w:author="Mooney, Fintan" w:date="2026-01-12T22:08:00Z" w16du:dateUtc="2026-01-13T03:08:00Z"/>
          <w:rFonts w:ascii="Calibri" w:hAnsi="Calibri" w:cs="Calibri"/>
        </w:rPr>
      </w:pPr>
      <w:del w:id="2938" w:author="Mooney, Fintan" w:date="2026-01-12T22:08:00Z" w16du:dateUtc="2026-01-13T03:08:00Z">
        <w:r w:rsidRPr="004846D7" w:rsidDel="00CA241C">
          <w:rPr>
            <w:rFonts w:ascii="Calibri" w:hAnsi="Calibri" w:cs="Calibri"/>
            <w:noProof/>
            <w14:ligatures w14:val="standardContextual"/>
          </w:rPr>
          <w:drawing>
            <wp:inline distT="0" distB="0" distL="0" distR="0" wp14:anchorId="47662F47" wp14:editId="54B4C8AB">
              <wp:extent cx="6304215" cy="4584700"/>
              <wp:effectExtent l="0" t="0" r="0" b="0"/>
              <wp:docPr id="685333580" name="Picture 3" descr="A graph of different weather condi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333580" name="Picture 3" descr="A graph of different weather conditions&#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342565" cy="4612590"/>
                      </a:xfrm>
                      <a:prstGeom prst="rect">
                        <a:avLst/>
                      </a:prstGeom>
                    </pic:spPr>
                  </pic:pic>
                </a:graphicData>
              </a:graphic>
            </wp:inline>
          </w:drawing>
        </w:r>
      </w:del>
    </w:p>
    <w:p w14:paraId="2E4D828C" w14:textId="42087496" w:rsidR="00164259" w:rsidRPr="004846D7" w:rsidDel="00CA241C" w:rsidRDefault="00164259">
      <w:pPr>
        <w:rPr>
          <w:del w:id="2939" w:author="Mooney, Fintan" w:date="2026-01-12T22:08:00Z" w16du:dateUtc="2026-01-13T03:08:00Z"/>
          <w:rFonts w:ascii="Calibri" w:hAnsi="Calibri" w:cs="Calibri"/>
        </w:rPr>
      </w:pPr>
    </w:p>
    <w:p w14:paraId="0C3AAC29" w14:textId="6F0F7B10" w:rsidR="00D73D51" w:rsidRPr="004846D7" w:rsidRDefault="00164259">
      <w:pPr>
        <w:rPr>
          <w:rFonts w:ascii="Calibri" w:hAnsi="Calibri" w:cs="Calibri"/>
        </w:rPr>
      </w:pPr>
      <w:del w:id="2940" w:author="Mooney, Fintan" w:date="2026-01-12T22:08:00Z" w16du:dateUtc="2026-01-13T03:08:00Z">
        <w:r w:rsidRPr="004846D7" w:rsidDel="00CA241C">
          <w:rPr>
            <w:rFonts w:ascii="Calibri" w:hAnsi="Calibri" w:cs="Calibri"/>
          </w:rPr>
          <w:delText>Figure S</w:delText>
        </w:r>
      </w:del>
      <w:del w:id="2941" w:author="Mooney, Fintan" w:date="2026-01-12T16:35:00Z" w16du:dateUtc="2026-01-12T21:35:00Z">
        <w:r w:rsidRPr="004846D7" w:rsidDel="009C79D2">
          <w:rPr>
            <w:rFonts w:ascii="Calibri" w:hAnsi="Calibri" w:cs="Calibri"/>
          </w:rPr>
          <w:delText>6</w:delText>
        </w:r>
      </w:del>
      <w:del w:id="2942" w:author="Mooney, Fintan" w:date="2026-01-12T22:08:00Z" w16du:dateUtc="2026-01-13T03:08:00Z">
        <w:r w:rsidRPr="004846D7" w:rsidDel="00CA241C">
          <w:rPr>
            <w:rFonts w:ascii="Calibri" w:hAnsi="Calibri" w:cs="Calibri"/>
          </w:rPr>
          <w:delText xml:space="preserve">. </w:delText>
        </w:r>
        <w:r w:rsidR="00817BEB" w:rsidRPr="00817BEB" w:rsidDel="00CA241C">
          <w:rPr>
            <w:rFonts w:ascii="Calibri" w:hAnsi="Calibri" w:cs="Calibri"/>
          </w:rPr>
          <w:delText xml:space="preserve">Results from the negative binomial GAM evaluating the influence of anomalous meteorological conditions, relative to 25-year climatological means, on the risk of HPAI spillover events in Minnesota backyard and commercial farms in 2022. Panels show the relative risk of HPAI </w:delText>
        </w:r>
      </w:del>
      <w:del w:id="2943" w:author="Mooney, Fintan" w:date="2026-01-12T22:06:00Z" w16du:dateUtc="2026-01-13T03:06:00Z">
        <w:r w:rsidR="00817BEB" w:rsidRPr="00817BEB" w:rsidDel="009D1874">
          <w:rPr>
            <w:rFonts w:ascii="Calibri" w:hAnsi="Calibri" w:cs="Calibri"/>
          </w:rPr>
          <w:delText xml:space="preserve">outbreaks </w:delText>
        </w:r>
      </w:del>
      <w:del w:id="2944" w:author="Mooney, Fintan" w:date="2026-01-12T22:08:00Z" w16du:dateUtc="2026-01-13T03:08:00Z">
        <w:r w:rsidR="00817BEB" w:rsidRPr="00817BEB" w:rsidDel="00CA241C">
          <w:rPr>
            <w:rFonts w:ascii="Calibri" w:hAnsi="Calibri" w:cs="Calibri"/>
          </w:rPr>
          <w:delText>across spline terms for precipitation, snow density, surface and subsurface runoff, soil moisture, wind speed, and temperature. Also shown are the baseline spatial risk estimated by the Duchon spline on cell centroids and the seasonal baseline effects.</w:delText>
        </w:r>
      </w:del>
    </w:p>
    <w:sectPr w:rsidR="00D73D51" w:rsidRPr="004846D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14" w:author="Mooney, Fintan" w:date="2026-01-09T16:00:00Z" w:initials="MF">
    <w:p w14:paraId="5343C667" w14:textId="77777777" w:rsidR="004B3763" w:rsidRDefault="004B3763" w:rsidP="004B3763">
      <w:r>
        <w:rPr>
          <w:rStyle w:val="CommentReference"/>
        </w:rPr>
        <w:annotationRef/>
      </w:r>
      <w:r>
        <w:rPr>
          <w:sz w:val="20"/>
          <w:szCs w:val="20"/>
        </w:rPr>
        <w:t>@Josh Thanks for spotting the comma, have taken them out</w:t>
      </w:r>
    </w:p>
    <w:p w14:paraId="151A28CA" w14:textId="77777777" w:rsidR="004B3763" w:rsidRDefault="004B3763" w:rsidP="004B3763"/>
  </w:comment>
  <w:comment w:id="423" w:author="Mooney, Fintan" w:date="2026-01-15T15:19:00Z" w:initials="MF">
    <w:p w14:paraId="5CE7CBBB" w14:textId="77777777" w:rsidR="00D95AE3" w:rsidRDefault="00D95AE3" w:rsidP="00D95AE3">
      <w:r>
        <w:rPr>
          <w:rStyle w:val="CommentReference"/>
        </w:rPr>
        <w:annotationRef/>
      </w:r>
      <w:r>
        <w:rPr>
          <w:sz w:val="20"/>
          <w:szCs w:val="20"/>
        </w:rPr>
        <w:t>@RISHI here, I need some more input from you. I think this is correct about the WQS, can you confirm?</w:t>
      </w:r>
    </w:p>
    <w:p w14:paraId="19433606" w14:textId="77777777" w:rsidR="00D95AE3" w:rsidRDefault="00D95AE3" w:rsidP="00D95AE3"/>
  </w:comment>
  <w:comment w:id="464" w:author="Mooney, Fintan" w:date="2026-01-13T11:35:00Z" w:initials="MF">
    <w:p w14:paraId="51D79FD4" w14:textId="77777777" w:rsidR="00617C6C" w:rsidRDefault="00617C6C" w:rsidP="00617C6C">
      <w:r>
        <w:rPr>
          <w:rStyle w:val="CommentReference"/>
        </w:rPr>
        <w:annotationRef/>
      </w:r>
      <w:r>
        <w:rPr>
          <w:sz w:val="20"/>
          <w:szCs w:val="20"/>
        </w:rPr>
        <w:t>@JOSH The df=2 is small. However, increases led to model instability, without meaningful improvements in the AIC. For sensitivity, I increased degrees of freedom and exchanged some natural spline functions with polynomials.</w:t>
      </w:r>
    </w:p>
  </w:comment>
  <w:comment w:id="467" w:author="Mooney, Fintan" w:date="2026-01-13T11:37:00Z" w:initials="MF">
    <w:p w14:paraId="066F5EEB" w14:textId="77777777" w:rsidR="001102A0" w:rsidRDefault="001102A0" w:rsidP="001102A0">
      <w:r>
        <w:rPr>
          <w:rStyle w:val="CommentReference"/>
        </w:rPr>
        <w:annotationRef/>
      </w:r>
      <w:r>
        <w:rPr>
          <w:sz w:val="20"/>
          <w:szCs w:val="20"/>
        </w:rPr>
        <w:t>@JOSH the 4-week lag showed good model stability and AIC. I ran a sensitivity on 2, 6, and 8-week lags. The 8-week lag had the lowest AIC but lead to quite unstable confidence intervals. I need to make this choice more clear in the paper.</w:t>
      </w:r>
    </w:p>
  </w:comment>
  <w:comment w:id="468" w:author="Mooney, Fintan" w:date="2026-01-13T12:41:00Z" w:initials="MF">
    <w:p w14:paraId="3457B368" w14:textId="77777777" w:rsidR="00767B28" w:rsidRDefault="00767B28" w:rsidP="00767B28">
      <w:r>
        <w:rPr>
          <w:rStyle w:val="CommentReference"/>
        </w:rPr>
        <w:annotationRef/>
      </w:r>
      <w:r>
        <w:rPr>
          <w:sz w:val="20"/>
          <w:szCs w:val="20"/>
        </w:rPr>
        <w:t>Added in sources on viral shedding, persistence in environment, and stopover time of migratory birds</w:t>
      </w:r>
    </w:p>
    <w:p w14:paraId="0B54B065" w14:textId="77777777" w:rsidR="00767B28" w:rsidRDefault="00767B28" w:rsidP="00767B28"/>
  </w:comment>
  <w:comment w:id="1971" w:author="Mooney, Fintan" w:date="2026-01-08T17:20:00Z" w:initials="MF">
    <w:p w14:paraId="353C0768" w14:textId="77777777" w:rsidR="00BB109E" w:rsidRDefault="00BB109E" w:rsidP="00BB109E">
      <w:r>
        <w:rPr>
          <w:rStyle w:val="CommentReference"/>
        </w:rPr>
        <w:annotationRef/>
      </w:r>
      <w:r>
        <w:rPr>
          <w:sz w:val="20"/>
          <w:szCs w:val="20"/>
        </w:rPr>
        <w:t>EDIT ORDER OF SUPPLEMENT AND MAKE SURE REFERENCE IN TEXT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51A28CA" w15:done="0"/>
  <w15:commentEx w15:paraId="19433606" w15:done="0"/>
  <w15:commentEx w15:paraId="51D79FD4" w15:done="0"/>
  <w15:commentEx w15:paraId="066F5EEB" w15:done="0"/>
  <w15:commentEx w15:paraId="0B54B065" w15:paraIdParent="066F5EEB" w15:done="0"/>
  <w15:commentEx w15:paraId="353C076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3420A1B" w16cex:dateUtc="2026-01-09T21:00:00Z"/>
  <w16cex:commentExtensible w16cex:durableId="370AE727" w16cex:dateUtc="2026-01-15T20:19:00Z"/>
  <w16cex:commentExtensible w16cex:durableId="772493A5" w16cex:dateUtc="2026-01-13T16:35:00Z"/>
  <w16cex:commentExtensible w16cex:durableId="3C336B0B" w16cex:dateUtc="2026-01-13T16:37:00Z"/>
  <w16cex:commentExtensible w16cex:durableId="5AC6ABEA" w16cex:dateUtc="2026-01-13T17:41:00Z"/>
  <w16cex:commentExtensible w16cex:durableId="28C508A8" w16cex:dateUtc="2026-01-08T22: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51A28CA" w16cid:durableId="33420A1B"/>
  <w16cid:commentId w16cid:paraId="19433606" w16cid:durableId="370AE727"/>
  <w16cid:commentId w16cid:paraId="51D79FD4" w16cid:durableId="772493A5"/>
  <w16cid:commentId w16cid:paraId="066F5EEB" w16cid:durableId="3C336B0B"/>
  <w16cid:commentId w16cid:paraId="0B54B065" w16cid:durableId="5AC6ABEA"/>
  <w16cid:commentId w16cid:paraId="353C0768" w16cid:durableId="28C508A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03E403" w14:textId="77777777" w:rsidR="009419AB" w:rsidRDefault="009419AB" w:rsidP="008E418B">
      <w:r>
        <w:separator/>
      </w:r>
    </w:p>
  </w:endnote>
  <w:endnote w:type="continuationSeparator" w:id="0">
    <w:p w14:paraId="25F0B6A1" w14:textId="77777777" w:rsidR="009419AB" w:rsidRDefault="009419AB" w:rsidP="008E41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3A7822" w14:textId="77777777" w:rsidR="009419AB" w:rsidRDefault="009419AB" w:rsidP="008E418B">
      <w:r>
        <w:separator/>
      </w:r>
    </w:p>
  </w:footnote>
  <w:footnote w:type="continuationSeparator" w:id="0">
    <w:p w14:paraId="044F5A13" w14:textId="77777777" w:rsidR="009419AB" w:rsidRDefault="009419AB" w:rsidP="008E41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4391F"/>
    <w:multiLevelType w:val="hybridMultilevel"/>
    <w:tmpl w:val="61509D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4E3868"/>
    <w:multiLevelType w:val="multilevel"/>
    <w:tmpl w:val="3B4AE3D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321934B6"/>
    <w:multiLevelType w:val="hybridMultilevel"/>
    <w:tmpl w:val="88686950"/>
    <w:lvl w:ilvl="0" w:tplc="89480614">
      <w:start w:val="1"/>
      <w:numFmt w:val="upperLetter"/>
      <w:lvlText w:val="%1."/>
      <w:lvlJc w:val="left"/>
      <w:pPr>
        <w:ind w:left="460" w:hanging="360"/>
      </w:pPr>
      <w:rPr>
        <w:rFonts w:hint="default"/>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3" w15:restartNumberingAfterBreak="0">
    <w:nsid w:val="32B63E9A"/>
    <w:multiLevelType w:val="multilevel"/>
    <w:tmpl w:val="A7A0351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E295ED4"/>
    <w:multiLevelType w:val="hybridMultilevel"/>
    <w:tmpl w:val="C05AD7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BAE195A"/>
    <w:multiLevelType w:val="multilevel"/>
    <w:tmpl w:val="8092F13E"/>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528B68CC"/>
    <w:multiLevelType w:val="multilevel"/>
    <w:tmpl w:val="140EAF2A"/>
    <w:lvl w:ilvl="0">
      <w:start w:val="1"/>
      <w:numFmt w:val="decimal"/>
      <w:lvlText w:val="%1."/>
      <w:lvlJc w:val="left"/>
      <w:pPr>
        <w:ind w:left="400" w:hanging="360"/>
      </w:pPr>
      <w:rPr>
        <w:rFonts w:hint="default"/>
      </w:rPr>
    </w:lvl>
    <w:lvl w:ilvl="1">
      <w:start w:val="2"/>
      <w:numFmt w:val="decimal"/>
      <w:isLgl/>
      <w:lvlText w:val="%1.%2."/>
      <w:lvlJc w:val="left"/>
      <w:pPr>
        <w:ind w:left="760" w:hanging="720"/>
      </w:pPr>
      <w:rPr>
        <w:rFonts w:hint="default"/>
      </w:rPr>
    </w:lvl>
    <w:lvl w:ilvl="2">
      <w:start w:val="1"/>
      <w:numFmt w:val="decimal"/>
      <w:isLgl/>
      <w:lvlText w:val="%1.%2.%3."/>
      <w:lvlJc w:val="left"/>
      <w:pPr>
        <w:ind w:left="760" w:hanging="720"/>
      </w:pPr>
      <w:rPr>
        <w:rFonts w:hint="default"/>
      </w:rPr>
    </w:lvl>
    <w:lvl w:ilvl="3">
      <w:start w:val="1"/>
      <w:numFmt w:val="decimal"/>
      <w:isLgl/>
      <w:lvlText w:val="%1.%2.%3.%4."/>
      <w:lvlJc w:val="left"/>
      <w:pPr>
        <w:ind w:left="1120" w:hanging="1080"/>
      </w:pPr>
      <w:rPr>
        <w:rFonts w:hint="default"/>
      </w:rPr>
    </w:lvl>
    <w:lvl w:ilvl="4">
      <w:start w:val="1"/>
      <w:numFmt w:val="decimal"/>
      <w:isLgl/>
      <w:lvlText w:val="%1.%2.%3.%4.%5."/>
      <w:lvlJc w:val="left"/>
      <w:pPr>
        <w:ind w:left="1120" w:hanging="1080"/>
      </w:pPr>
      <w:rPr>
        <w:rFonts w:hint="default"/>
      </w:rPr>
    </w:lvl>
    <w:lvl w:ilvl="5">
      <w:start w:val="1"/>
      <w:numFmt w:val="decimal"/>
      <w:isLgl/>
      <w:lvlText w:val="%1.%2.%3.%4.%5.%6."/>
      <w:lvlJc w:val="left"/>
      <w:pPr>
        <w:ind w:left="1480" w:hanging="1440"/>
      </w:pPr>
      <w:rPr>
        <w:rFonts w:hint="default"/>
      </w:rPr>
    </w:lvl>
    <w:lvl w:ilvl="6">
      <w:start w:val="1"/>
      <w:numFmt w:val="decimal"/>
      <w:isLgl/>
      <w:lvlText w:val="%1.%2.%3.%4.%5.%6.%7."/>
      <w:lvlJc w:val="left"/>
      <w:pPr>
        <w:ind w:left="1480" w:hanging="1440"/>
      </w:pPr>
      <w:rPr>
        <w:rFonts w:hint="default"/>
      </w:rPr>
    </w:lvl>
    <w:lvl w:ilvl="7">
      <w:start w:val="1"/>
      <w:numFmt w:val="decimal"/>
      <w:isLgl/>
      <w:lvlText w:val="%1.%2.%3.%4.%5.%6.%7.%8."/>
      <w:lvlJc w:val="left"/>
      <w:pPr>
        <w:ind w:left="1840" w:hanging="1800"/>
      </w:pPr>
      <w:rPr>
        <w:rFonts w:hint="default"/>
      </w:rPr>
    </w:lvl>
    <w:lvl w:ilvl="8">
      <w:start w:val="1"/>
      <w:numFmt w:val="decimal"/>
      <w:isLgl/>
      <w:lvlText w:val="%1.%2.%3.%4.%5.%6.%7.%8.%9."/>
      <w:lvlJc w:val="left"/>
      <w:pPr>
        <w:ind w:left="1840" w:hanging="1800"/>
      </w:pPr>
      <w:rPr>
        <w:rFonts w:hint="default"/>
      </w:rPr>
    </w:lvl>
  </w:abstractNum>
  <w:abstractNum w:abstractNumId="7" w15:restartNumberingAfterBreak="0">
    <w:nsid w:val="5F6730E4"/>
    <w:multiLevelType w:val="hybridMultilevel"/>
    <w:tmpl w:val="47B6A4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FB8421C"/>
    <w:multiLevelType w:val="hybridMultilevel"/>
    <w:tmpl w:val="648E15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58F508F"/>
    <w:multiLevelType w:val="multilevel"/>
    <w:tmpl w:val="6E260C7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7C9B0A06"/>
    <w:multiLevelType w:val="hybridMultilevel"/>
    <w:tmpl w:val="726646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89988695">
    <w:abstractNumId w:val="2"/>
  </w:num>
  <w:num w:numId="2" w16cid:durableId="1562206938">
    <w:abstractNumId w:val="7"/>
  </w:num>
  <w:num w:numId="3" w16cid:durableId="539976764">
    <w:abstractNumId w:val="0"/>
  </w:num>
  <w:num w:numId="4" w16cid:durableId="132449228">
    <w:abstractNumId w:val="6"/>
  </w:num>
  <w:num w:numId="5" w16cid:durableId="1100443277">
    <w:abstractNumId w:val="5"/>
  </w:num>
  <w:num w:numId="6" w16cid:durableId="2100367144">
    <w:abstractNumId w:val="1"/>
  </w:num>
  <w:num w:numId="7" w16cid:durableId="4867017">
    <w:abstractNumId w:val="3"/>
  </w:num>
  <w:num w:numId="8" w16cid:durableId="2145614129">
    <w:abstractNumId w:val="8"/>
  </w:num>
  <w:num w:numId="9" w16cid:durableId="2087333843">
    <w:abstractNumId w:val="4"/>
  </w:num>
  <w:num w:numId="10" w16cid:durableId="1596943058">
    <w:abstractNumId w:val="10"/>
  </w:num>
  <w:num w:numId="11" w16cid:durableId="1809349386">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oney, Fintan">
    <w15:presenceInfo w15:providerId="AD" w15:userId="S::fm2873@cumc.columbia.edu::520c85ae-f0d9-4c94-ae73-e6896976467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FB4"/>
    <w:rsid w:val="000012DF"/>
    <w:rsid w:val="00003F34"/>
    <w:rsid w:val="00004FC3"/>
    <w:rsid w:val="00010CDC"/>
    <w:rsid w:val="00011579"/>
    <w:rsid w:val="0001595D"/>
    <w:rsid w:val="00016A49"/>
    <w:rsid w:val="00016E3F"/>
    <w:rsid w:val="000174E8"/>
    <w:rsid w:val="00020181"/>
    <w:rsid w:val="00021216"/>
    <w:rsid w:val="00024A17"/>
    <w:rsid w:val="00025AFD"/>
    <w:rsid w:val="000303E5"/>
    <w:rsid w:val="000314D6"/>
    <w:rsid w:val="00032172"/>
    <w:rsid w:val="00032923"/>
    <w:rsid w:val="00032CD8"/>
    <w:rsid w:val="000333DD"/>
    <w:rsid w:val="00036DC5"/>
    <w:rsid w:val="000374EE"/>
    <w:rsid w:val="00040BED"/>
    <w:rsid w:val="000424C1"/>
    <w:rsid w:val="00045D12"/>
    <w:rsid w:val="00045D74"/>
    <w:rsid w:val="0004601E"/>
    <w:rsid w:val="000462CC"/>
    <w:rsid w:val="000465D0"/>
    <w:rsid w:val="00047327"/>
    <w:rsid w:val="000477A8"/>
    <w:rsid w:val="0005034F"/>
    <w:rsid w:val="00052443"/>
    <w:rsid w:val="000525CC"/>
    <w:rsid w:val="00053216"/>
    <w:rsid w:val="000547EB"/>
    <w:rsid w:val="000554C4"/>
    <w:rsid w:val="00055C08"/>
    <w:rsid w:val="00056073"/>
    <w:rsid w:val="0005644F"/>
    <w:rsid w:val="000620C4"/>
    <w:rsid w:val="0006334E"/>
    <w:rsid w:val="00064D8C"/>
    <w:rsid w:val="0006529C"/>
    <w:rsid w:val="0006778B"/>
    <w:rsid w:val="000721DB"/>
    <w:rsid w:val="000732B6"/>
    <w:rsid w:val="00075DCF"/>
    <w:rsid w:val="000761A7"/>
    <w:rsid w:val="000773F3"/>
    <w:rsid w:val="00077961"/>
    <w:rsid w:val="000821C2"/>
    <w:rsid w:val="000835DB"/>
    <w:rsid w:val="000854E0"/>
    <w:rsid w:val="000859DB"/>
    <w:rsid w:val="0008671E"/>
    <w:rsid w:val="00086CE7"/>
    <w:rsid w:val="000871C1"/>
    <w:rsid w:val="00091AD1"/>
    <w:rsid w:val="00092B80"/>
    <w:rsid w:val="000956E5"/>
    <w:rsid w:val="00095E82"/>
    <w:rsid w:val="000A15E2"/>
    <w:rsid w:val="000A1FEA"/>
    <w:rsid w:val="000A34E1"/>
    <w:rsid w:val="000A390E"/>
    <w:rsid w:val="000A40CB"/>
    <w:rsid w:val="000A4342"/>
    <w:rsid w:val="000A43C8"/>
    <w:rsid w:val="000A50CD"/>
    <w:rsid w:val="000A5DA5"/>
    <w:rsid w:val="000A728F"/>
    <w:rsid w:val="000B0A0B"/>
    <w:rsid w:val="000B1675"/>
    <w:rsid w:val="000B2A9A"/>
    <w:rsid w:val="000B30DE"/>
    <w:rsid w:val="000B413C"/>
    <w:rsid w:val="000B5BB6"/>
    <w:rsid w:val="000B6AFD"/>
    <w:rsid w:val="000C259F"/>
    <w:rsid w:val="000C52A3"/>
    <w:rsid w:val="000C6547"/>
    <w:rsid w:val="000C67A1"/>
    <w:rsid w:val="000C6EE2"/>
    <w:rsid w:val="000D15C2"/>
    <w:rsid w:val="000D4AE3"/>
    <w:rsid w:val="000D6EF5"/>
    <w:rsid w:val="000E3F8E"/>
    <w:rsid w:val="000E44C7"/>
    <w:rsid w:val="000E530C"/>
    <w:rsid w:val="000E58BA"/>
    <w:rsid w:val="000E62AB"/>
    <w:rsid w:val="000E74ED"/>
    <w:rsid w:val="000E7E3E"/>
    <w:rsid w:val="000F0E8F"/>
    <w:rsid w:val="000F2C6C"/>
    <w:rsid w:val="000F55AE"/>
    <w:rsid w:val="00102545"/>
    <w:rsid w:val="00104325"/>
    <w:rsid w:val="001075A6"/>
    <w:rsid w:val="00107FFC"/>
    <w:rsid w:val="001102A0"/>
    <w:rsid w:val="00111280"/>
    <w:rsid w:val="00111A1C"/>
    <w:rsid w:val="00111CC9"/>
    <w:rsid w:val="00111E33"/>
    <w:rsid w:val="00112514"/>
    <w:rsid w:val="001128C6"/>
    <w:rsid w:val="00114837"/>
    <w:rsid w:val="00117A31"/>
    <w:rsid w:val="0012035C"/>
    <w:rsid w:val="00120B50"/>
    <w:rsid w:val="00122161"/>
    <w:rsid w:val="001229A6"/>
    <w:rsid w:val="00123E4D"/>
    <w:rsid w:val="001241BD"/>
    <w:rsid w:val="001245E9"/>
    <w:rsid w:val="00125400"/>
    <w:rsid w:val="0012624C"/>
    <w:rsid w:val="001265B1"/>
    <w:rsid w:val="001267DA"/>
    <w:rsid w:val="00126AAD"/>
    <w:rsid w:val="00132303"/>
    <w:rsid w:val="00132846"/>
    <w:rsid w:val="00136B43"/>
    <w:rsid w:val="00137CD5"/>
    <w:rsid w:val="0014108D"/>
    <w:rsid w:val="001414F6"/>
    <w:rsid w:val="00143701"/>
    <w:rsid w:val="00143D1A"/>
    <w:rsid w:val="00143EFD"/>
    <w:rsid w:val="00144F44"/>
    <w:rsid w:val="00145AB8"/>
    <w:rsid w:val="001464C6"/>
    <w:rsid w:val="00151070"/>
    <w:rsid w:val="0015136B"/>
    <w:rsid w:val="001528C1"/>
    <w:rsid w:val="00160370"/>
    <w:rsid w:val="001605B2"/>
    <w:rsid w:val="00160D16"/>
    <w:rsid w:val="00161CD3"/>
    <w:rsid w:val="00162014"/>
    <w:rsid w:val="00162D2A"/>
    <w:rsid w:val="00163296"/>
    <w:rsid w:val="00163915"/>
    <w:rsid w:val="00163CA0"/>
    <w:rsid w:val="00164259"/>
    <w:rsid w:val="00164E5F"/>
    <w:rsid w:val="0016637A"/>
    <w:rsid w:val="00167A2E"/>
    <w:rsid w:val="00170202"/>
    <w:rsid w:val="00171038"/>
    <w:rsid w:val="0017185D"/>
    <w:rsid w:val="00172927"/>
    <w:rsid w:val="00176560"/>
    <w:rsid w:val="0017663E"/>
    <w:rsid w:val="00180A4A"/>
    <w:rsid w:val="00182C3D"/>
    <w:rsid w:val="00183BB1"/>
    <w:rsid w:val="00184917"/>
    <w:rsid w:val="001853E5"/>
    <w:rsid w:val="001875AF"/>
    <w:rsid w:val="001935CE"/>
    <w:rsid w:val="0019461C"/>
    <w:rsid w:val="00195118"/>
    <w:rsid w:val="00195E0C"/>
    <w:rsid w:val="00195F81"/>
    <w:rsid w:val="0019602B"/>
    <w:rsid w:val="001A03A2"/>
    <w:rsid w:val="001A0A5E"/>
    <w:rsid w:val="001A63DB"/>
    <w:rsid w:val="001A6D33"/>
    <w:rsid w:val="001A77F3"/>
    <w:rsid w:val="001B400C"/>
    <w:rsid w:val="001B69D6"/>
    <w:rsid w:val="001B6B84"/>
    <w:rsid w:val="001B7C01"/>
    <w:rsid w:val="001C1520"/>
    <w:rsid w:val="001C24C8"/>
    <w:rsid w:val="001C4FD4"/>
    <w:rsid w:val="001C506E"/>
    <w:rsid w:val="001C653C"/>
    <w:rsid w:val="001D235E"/>
    <w:rsid w:val="001D2573"/>
    <w:rsid w:val="001D2BE3"/>
    <w:rsid w:val="001D36C7"/>
    <w:rsid w:val="001D4759"/>
    <w:rsid w:val="001D69E7"/>
    <w:rsid w:val="001E0935"/>
    <w:rsid w:val="001E2DB2"/>
    <w:rsid w:val="001E2E06"/>
    <w:rsid w:val="001E35E6"/>
    <w:rsid w:val="001E40C1"/>
    <w:rsid w:val="001E4A71"/>
    <w:rsid w:val="001E6E24"/>
    <w:rsid w:val="001E7F3B"/>
    <w:rsid w:val="001F0A6B"/>
    <w:rsid w:val="001F0AA5"/>
    <w:rsid w:val="001F22CF"/>
    <w:rsid w:val="001F2824"/>
    <w:rsid w:val="001F4AE6"/>
    <w:rsid w:val="001F5474"/>
    <w:rsid w:val="001F5B49"/>
    <w:rsid w:val="001F5FCA"/>
    <w:rsid w:val="001F6D3D"/>
    <w:rsid w:val="002051AF"/>
    <w:rsid w:val="0020565E"/>
    <w:rsid w:val="00205B74"/>
    <w:rsid w:val="002063A2"/>
    <w:rsid w:val="00206783"/>
    <w:rsid w:val="00206CFD"/>
    <w:rsid w:val="00206EB3"/>
    <w:rsid w:val="002070FA"/>
    <w:rsid w:val="0021185A"/>
    <w:rsid w:val="00211A45"/>
    <w:rsid w:val="0021332B"/>
    <w:rsid w:val="00213469"/>
    <w:rsid w:val="00214A27"/>
    <w:rsid w:val="00215B4F"/>
    <w:rsid w:val="002172A8"/>
    <w:rsid w:val="00217EAF"/>
    <w:rsid w:val="00221014"/>
    <w:rsid w:val="0022178D"/>
    <w:rsid w:val="00222570"/>
    <w:rsid w:val="00223402"/>
    <w:rsid w:val="00223463"/>
    <w:rsid w:val="00224260"/>
    <w:rsid w:val="0022450D"/>
    <w:rsid w:val="002268EC"/>
    <w:rsid w:val="0023008B"/>
    <w:rsid w:val="0023068F"/>
    <w:rsid w:val="00234061"/>
    <w:rsid w:val="00237665"/>
    <w:rsid w:val="002401BB"/>
    <w:rsid w:val="002417A7"/>
    <w:rsid w:val="00243242"/>
    <w:rsid w:val="00245224"/>
    <w:rsid w:val="002457C6"/>
    <w:rsid w:val="00245BAB"/>
    <w:rsid w:val="00250B16"/>
    <w:rsid w:val="00254AFD"/>
    <w:rsid w:val="00255250"/>
    <w:rsid w:val="00257138"/>
    <w:rsid w:val="00262D30"/>
    <w:rsid w:val="00265D5B"/>
    <w:rsid w:val="002666C5"/>
    <w:rsid w:val="00267017"/>
    <w:rsid w:val="002735D1"/>
    <w:rsid w:val="00273622"/>
    <w:rsid w:val="0027651B"/>
    <w:rsid w:val="00276ED0"/>
    <w:rsid w:val="0028101E"/>
    <w:rsid w:val="00281B30"/>
    <w:rsid w:val="00285CB4"/>
    <w:rsid w:val="002863BC"/>
    <w:rsid w:val="002914E5"/>
    <w:rsid w:val="00293261"/>
    <w:rsid w:val="00294E42"/>
    <w:rsid w:val="002A357C"/>
    <w:rsid w:val="002A4294"/>
    <w:rsid w:val="002A4869"/>
    <w:rsid w:val="002A4F44"/>
    <w:rsid w:val="002A5E5D"/>
    <w:rsid w:val="002A70BF"/>
    <w:rsid w:val="002A762B"/>
    <w:rsid w:val="002B34C1"/>
    <w:rsid w:val="002B50A0"/>
    <w:rsid w:val="002B7BC7"/>
    <w:rsid w:val="002C1D2A"/>
    <w:rsid w:val="002C2A75"/>
    <w:rsid w:val="002C2C6B"/>
    <w:rsid w:val="002C33CA"/>
    <w:rsid w:val="002C38F4"/>
    <w:rsid w:val="002C493D"/>
    <w:rsid w:val="002C4AB5"/>
    <w:rsid w:val="002C680E"/>
    <w:rsid w:val="002C7936"/>
    <w:rsid w:val="002D04FB"/>
    <w:rsid w:val="002D1C1F"/>
    <w:rsid w:val="002D1E5D"/>
    <w:rsid w:val="002D4664"/>
    <w:rsid w:val="002D56EF"/>
    <w:rsid w:val="002D6518"/>
    <w:rsid w:val="002D6CD7"/>
    <w:rsid w:val="002E0D7A"/>
    <w:rsid w:val="002E1A88"/>
    <w:rsid w:val="002E205B"/>
    <w:rsid w:val="002E27EF"/>
    <w:rsid w:val="002E3379"/>
    <w:rsid w:val="002E3772"/>
    <w:rsid w:val="002E4623"/>
    <w:rsid w:val="002F206E"/>
    <w:rsid w:val="002F2380"/>
    <w:rsid w:val="002F267D"/>
    <w:rsid w:val="002F38B6"/>
    <w:rsid w:val="002F530D"/>
    <w:rsid w:val="002F7D66"/>
    <w:rsid w:val="00300605"/>
    <w:rsid w:val="003024B6"/>
    <w:rsid w:val="00303C8F"/>
    <w:rsid w:val="00307316"/>
    <w:rsid w:val="003112B5"/>
    <w:rsid w:val="00311B05"/>
    <w:rsid w:val="00313346"/>
    <w:rsid w:val="00314AB8"/>
    <w:rsid w:val="003156B6"/>
    <w:rsid w:val="00315EFD"/>
    <w:rsid w:val="00316027"/>
    <w:rsid w:val="00316BF4"/>
    <w:rsid w:val="00317260"/>
    <w:rsid w:val="00320BB4"/>
    <w:rsid w:val="00322224"/>
    <w:rsid w:val="00322739"/>
    <w:rsid w:val="003228CA"/>
    <w:rsid w:val="003239E5"/>
    <w:rsid w:val="003263A2"/>
    <w:rsid w:val="0033018E"/>
    <w:rsid w:val="00332AC3"/>
    <w:rsid w:val="00334DE8"/>
    <w:rsid w:val="003424E3"/>
    <w:rsid w:val="00343D23"/>
    <w:rsid w:val="003500CE"/>
    <w:rsid w:val="00350DBD"/>
    <w:rsid w:val="00352EFD"/>
    <w:rsid w:val="0035304C"/>
    <w:rsid w:val="003540FF"/>
    <w:rsid w:val="0035472F"/>
    <w:rsid w:val="003551BB"/>
    <w:rsid w:val="003560B5"/>
    <w:rsid w:val="003561E3"/>
    <w:rsid w:val="00356BB2"/>
    <w:rsid w:val="00360743"/>
    <w:rsid w:val="0036115D"/>
    <w:rsid w:val="00361D2E"/>
    <w:rsid w:val="00362DD1"/>
    <w:rsid w:val="00363519"/>
    <w:rsid w:val="00363843"/>
    <w:rsid w:val="0036414D"/>
    <w:rsid w:val="00364A66"/>
    <w:rsid w:val="003659EC"/>
    <w:rsid w:val="003661B6"/>
    <w:rsid w:val="00371169"/>
    <w:rsid w:val="00373209"/>
    <w:rsid w:val="00373583"/>
    <w:rsid w:val="00375001"/>
    <w:rsid w:val="0037521B"/>
    <w:rsid w:val="00375346"/>
    <w:rsid w:val="003754B5"/>
    <w:rsid w:val="00376A22"/>
    <w:rsid w:val="00377EE0"/>
    <w:rsid w:val="003803A6"/>
    <w:rsid w:val="00380757"/>
    <w:rsid w:val="0038126A"/>
    <w:rsid w:val="0038134D"/>
    <w:rsid w:val="003815A6"/>
    <w:rsid w:val="00383732"/>
    <w:rsid w:val="00384110"/>
    <w:rsid w:val="003877A3"/>
    <w:rsid w:val="003877FC"/>
    <w:rsid w:val="00387959"/>
    <w:rsid w:val="00387EB0"/>
    <w:rsid w:val="00390D86"/>
    <w:rsid w:val="00391A23"/>
    <w:rsid w:val="00392D0C"/>
    <w:rsid w:val="00393691"/>
    <w:rsid w:val="0039493B"/>
    <w:rsid w:val="00397003"/>
    <w:rsid w:val="00397254"/>
    <w:rsid w:val="003A0451"/>
    <w:rsid w:val="003A08DD"/>
    <w:rsid w:val="003A267A"/>
    <w:rsid w:val="003A4BA7"/>
    <w:rsid w:val="003A4BE2"/>
    <w:rsid w:val="003A5138"/>
    <w:rsid w:val="003B1E91"/>
    <w:rsid w:val="003B28CF"/>
    <w:rsid w:val="003B55BD"/>
    <w:rsid w:val="003B56E0"/>
    <w:rsid w:val="003B58E5"/>
    <w:rsid w:val="003B5BDB"/>
    <w:rsid w:val="003B5F41"/>
    <w:rsid w:val="003B74FE"/>
    <w:rsid w:val="003B7A77"/>
    <w:rsid w:val="003B7E5C"/>
    <w:rsid w:val="003C1AA3"/>
    <w:rsid w:val="003C2979"/>
    <w:rsid w:val="003C3892"/>
    <w:rsid w:val="003C4F19"/>
    <w:rsid w:val="003D0C00"/>
    <w:rsid w:val="003D254A"/>
    <w:rsid w:val="003D436E"/>
    <w:rsid w:val="003D54F8"/>
    <w:rsid w:val="003D59FA"/>
    <w:rsid w:val="003D6584"/>
    <w:rsid w:val="003D71A2"/>
    <w:rsid w:val="003D7560"/>
    <w:rsid w:val="003E0FEB"/>
    <w:rsid w:val="003E1C12"/>
    <w:rsid w:val="003E5BCD"/>
    <w:rsid w:val="003E5EF6"/>
    <w:rsid w:val="003F2AF8"/>
    <w:rsid w:val="003F4D5E"/>
    <w:rsid w:val="003F5094"/>
    <w:rsid w:val="003F586C"/>
    <w:rsid w:val="003F7D09"/>
    <w:rsid w:val="004014D0"/>
    <w:rsid w:val="004020BA"/>
    <w:rsid w:val="00402832"/>
    <w:rsid w:val="00404D6A"/>
    <w:rsid w:val="004052CA"/>
    <w:rsid w:val="00405558"/>
    <w:rsid w:val="00407C6F"/>
    <w:rsid w:val="0041175A"/>
    <w:rsid w:val="00412123"/>
    <w:rsid w:val="00413048"/>
    <w:rsid w:val="00414C02"/>
    <w:rsid w:val="00415A11"/>
    <w:rsid w:val="00420C87"/>
    <w:rsid w:val="00421261"/>
    <w:rsid w:val="00424B57"/>
    <w:rsid w:val="00426DA3"/>
    <w:rsid w:val="004277D8"/>
    <w:rsid w:val="00427C6D"/>
    <w:rsid w:val="00432661"/>
    <w:rsid w:val="00434A71"/>
    <w:rsid w:val="00434D05"/>
    <w:rsid w:val="00436723"/>
    <w:rsid w:val="00436B11"/>
    <w:rsid w:val="00436CAB"/>
    <w:rsid w:val="004376BA"/>
    <w:rsid w:val="0044045C"/>
    <w:rsid w:val="00440E99"/>
    <w:rsid w:val="00443340"/>
    <w:rsid w:val="004444F8"/>
    <w:rsid w:val="0044492F"/>
    <w:rsid w:val="00447A4C"/>
    <w:rsid w:val="00450E81"/>
    <w:rsid w:val="00451A32"/>
    <w:rsid w:val="00453F6A"/>
    <w:rsid w:val="00454621"/>
    <w:rsid w:val="00456A06"/>
    <w:rsid w:val="004570EE"/>
    <w:rsid w:val="0045767B"/>
    <w:rsid w:val="00457BBB"/>
    <w:rsid w:val="0046097C"/>
    <w:rsid w:val="004630F5"/>
    <w:rsid w:val="004633D5"/>
    <w:rsid w:val="004646CB"/>
    <w:rsid w:val="0046493A"/>
    <w:rsid w:val="0046493E"/>
    <w:rsid w:val="00472644"/>
    <w:rsid w:val="0047313C"/>
    <w:rsid w:val="00473B2A"/>
    <w:rsid w:val="0047698D"/>
    <w:rsid w:val="00481C1E"/>
    <w:rsid w:val="00481F42"/>
    <w:rsid w:val="00483CE0"/>
    <w:rsid w:val="004846D7"/>
    <w:rsid w:val="004866A4"/>
    <w:rsid w:val="00487073"/>
    <w:rsid w:val="00487F49"/>
    <w:rsid w:val="00493BA1"/>
    <w:rsid w:val="004957E3"/>
    <w:rsid w:val="00495E1B"/>
    <w:rsid w:val="004969AD"/>
    <w:rsid w:val="00497316"/>
    <w:rsid w:val="004A1BC8"/>
    <w:rsid w:val="004A239B"/>
    <w:rsid w:val="004A3141"/>
    <w:rsid w:val="004A3F5A"/>
    <w:rsid w:val="004A7432"/>
    <w:rsid w:val="004A7606"/>
    <w:rsid w:val="004A771B"/>
    <w:rsid w:val="004B078E"/>
    <w:rsid w:val="004B1DD4"/>
    <w:rsid w:val="004B2D18"/>
    <w:rsid w:val="004B3382"/>
    <w:rsid w:val="004B33D9"/>
    <w:rsid w:val="004B3763"/>
    <w:rsid w:val="004B44ED"/>
    <w:rsid w:val="004B4E3B"/>
    <w:rsid w:val="004B650D"/>
    <w:rsid w:val="004B6928"/>
    <w:rsid w:val="004B7926"/>
    <w:rsid w:val="004C0883"/>
    <w:rsid w:val="004C0AF5"/>
    <w:rsid w:val="004C0B2D"/>
    <w:rsid w:val="004C1CE5"/>
    <w:rsid w:val="004C204C"/>
    <w:rsid w:val="004C39FE"/>
    <w:rsid w:val="004C4E06"/>
    <w:rsid w:val="004C5A53"/>
    <w:rsid w:val="004C6156"/>
    <w:rsid w:val="004C6A96"/>
    <w:rsid w:val="004D0C2A"/>
    <w:rsid w:val="004D1F6D"/>
    <w:rsid w:val="004D3BAA"/>
    <w:rsid w:val="004D453D"/>
    <w:rsid w:val="004D56C3"/>
    <w:rsid w:val="004D6B95"/>
    <w:rsid w:val="004E1838"/>
    <w:rsid w:val="004E658B"/>
    <w:rsid w:val="004E79CF"/>
    <w:rsid w:val="004E7C2A"/>
    <w:rsid w:val="004E7D07"/>
    <w:rsid w:val="004F02A3"/>
    <w:rsid w:val="004F1E13"/>
    <w:rsid w:val="004F2B27"/>
    <w:rsid w:val="004F2BBF"/>
    <w:rsid w:val="004F3440"/>
    <w:rsid w:val="004F6D4D"/>
    <w:rsid w:val="004F70D6"/>
    <w:rsid w:val="004F7CCC"/>
    <w:rsid w:val="005001BE"/>
    <w:rsid w:val="0050037A"/>
    <w:rsid w:val="005009B6"/>
    <w:rsid w:val="00500AD8"/>
    <w:rsid w:val="00504D18"/>
    <w:rsid w:val="00505888"/>
    <w:rsid w:val="00510BFD"/>
    <w:rsid w:val="005119B6"/>
    <w:rsid w:val="00511B99"/>
    <w:rsid w:val="00513C6D"/>
    <w:rsid w:val="00516E85"/>
    <w:rsid w:val="00517DC7"/>
    <w:rsid w:val="00521DB1"/>
    <w:rsid w:val="00521F8C"/>
    <w:rsid w:val="0052203D"/>
    <w:rsid w:val="0052204B"/>
    <w:rsid w:val="00522753"/>
    <w:rsid w:val="00522F28"/>
    <w:rsid w:val="00523073"/>
    <w:rsid w:val="005247D7"/>
    <w:rsid w:val="00524AEE"/>
    <w:rsid w:val="005250CD"/>
    <w:rsid w:val="00530B38"/>
    <w:rsid w:val="00531AB0"/>
    <w:rsid w:val="00532431"/>
    <w:rsid w:val="00532694"/>
    <w:rsid w:val="005328CD"/>
    <w:rsid w:val="00533ADA"/>
    <w:rsid w:val="00534A2A"/>
    <w:rsid w:val="00535B78"/>
    <w:rsid w:val="00541F65"/>
    <w:rsid w:val="00544C3C"/>
    <w:rsid w:val="00545D04"/>
    <w:rsid w:val="00547D0D"/>
    <w:rsid w:val="00547ECD"/>
    <w:rsid w:val="00547F98"/>
    <w:rsid w:val="005501FD"/>
    <w:rsid w:val="005505B5"/>
    <w:rsid w:val="00550A95"/>
    <w:rsid w:val="0055120E"/>
    <w:rsid w:val="00553555"/>
    <w:rsid w:val="00553F9F"/>
    <w:rsid w:val="0055425E"/>
    <w:rsid w:val="005545FC"/>
    <w:rsid w:val="0055475F"/>
    <w:rsid w:val="00555250"/>
    <w:rsid w:val="005554F7"/>
    <w:rsid w:val="00555F2F"/>
    <w:rsid w:val="005617A3"/>
    <w:rsid w:val="0056232B"/>
    <w:rsid w:val="0056273C"/>
    <w:rsid w:val="00562C55"/>
    <w:rsid w:val="005646D2"/>
    <w:rsid w:val="00565ED0"/>
    <w:rsid w:val="005703F1"/>
    <w:rsid w:val="005717D2"/>
    <w:rsid w:val="00572F5B"/>
    <w:rsid w:val="005738A9"/>
    <w:rsid w:val="00573D6B"/>
    <w:rsid w:val="00574497"/>
    <w:rsid w:val="00576082"/>
    <w:rsid w:val="0057646E"/>
    <w:rsid w:val="00576956"/>
    <w:rsid w:val="00577A28"/>
    <w:rsid w:val="00577AF3"/>
    <w:rsid w:val="005806A2"/>
    <w:rsid w:val="00580C7A"/>
    <w:rsid w:val="00582922"/>
    <w:rsid w:val="005857A4"/>
    <w:rsid w:val="00586548"/>
    <w:rsid w:val="00587024"/>
    <w:rsid w:val="00587C82"/>
    <w:rsid w:val="00591291"/>
    <w:rsid w:val="005914CB"/>
    <w:rsid w:val="00592202"/>
    <w:rsid w:val="00594446"/>
    <w:rsid w:val="005977FD"/>
    <w:rsid w:val="005A02CE"/>
    <w:rsid w:val="005A0633"/>
    <w:rsid w:val="005A0B43"/>
    <w:rsid w:val="005A0DAB"/>
    <w:rsid w:val="005A1EB4"/>
    <w:rsid w:val="005A2200"/>
    <w:rsid w:val="005A6575"/>
    <w:rsid w:val="005A7E63"/>
    <w:rsid w:val="005B1194"/>
    <w:rsid w:val="005B1A53"/>
    <w:rsid w:val="005B264A"/>
    <w:rsid w:val="005B3E3A"/>
    <w:rsid w:val="005B4B28"/>
    <w:rsid w:val="005B5737"/>
    <w:rsid w:val="005B7513"/>
    <w:rsid w:val="005C037A"/>
    <w:rsid w:val="005C0559"/>
    <w:rsid w:val="005C1C9E"/>
    <w:rsid w:val="005C2AC0"/>
    <w:rsid w:val="005C32EE"/>
    <w:rsid w:val="005C48D1"/>
    <w:rsid w:val="005C5F75"/>
    <w:rsid w:val="005C7C6D"/>
    <w:rsid w:val="005D0C8D"/>
    <w:rsid w:val="005D35BD"/>
    <w:rsid w:val="005D3E8C"/>
    <w:rsid w:val="005D4D23"/>
    <w:rsid w:val="005D6CE4"/>
    <w:rsid w:val="005D7239"/>
    <w:rsid w:val="005D776E"/>
    <w:rsid w:val="005D7C3F"/>
    <w:rsid w:val="005E096A"/>
    <w:rsid w:val="005E0AB5"/>
    <w:rsid w:val="005E3535"/>
    <w:rsid w:val="005E6995"/>
    <w:rsid w:val="005E6E64"/>
    <w:rsid w:val="005E6F11"/>
    <w:rsid w:val="005E75F9"/>
    <w:rsid w:val="005F19BE"/>
    <w:rsid w:val="005F214D"/>
    <w:rsid w:val="005F2B4C"/>
    <w:rsid w:val="005F54F7"/>
    <w:rsid w:val="005F5E60"/>
    <w:rsid w:val="005F641D"/>
    <w:rsid w:val="005F7908"/>
    <w:rsid w:val="00600416"/>
    <w:rsid w:val="00601301"/>
    <w:rsid w:val="00601918"/>
    <w:rsid w:val="006021F2"/>
    <w:rsid w:val="006032F0"/>
    <w:rsid w:val="00603A59"/>
    <w:rsid w:val="00605D7D"/>
    <w:rsid w:val="00606323"/>
    <w:rsid w:val="00606CAA"/>
    <w:rsid w:val="00607546"/>
    <w:rsid w:val="00610968"/>
    <w:rsid w:val="00610AAC"/>
    <w:rsid w:val="0061226F"/>
    <w:rsid w:val="00612E51"/>
    <w:rsid w:val="00613519"/>
    <w:rsid w:val="006139FA"/>
    <w:rsid w:val="00614B9B"/>
    <w:rsid w:val="006178A7"/>
    <w:rsid w:val="00617AF1"/>
    <w:rsid w:val="00617C6C"/>
    <w:rsid w:val="00620580"/>
    <w:rsid w:val="00623E3D"/>
    <w:rsid w:val="00625301"/>
    <w:rsid w:val="00625CC8"/>
    <w:rsid w:val="00625E4A"/>
    <w:rsid w:val="0062732D"/>
    <w:rsid w:val="00630570"/>
    <w:rsid w:val="0063099D"/>
    <w:rsid w:val="00631AC5"/>
    <w:rsid w:val="00633A2C"/>
    <w:rsid w:val="006352A4"/>
    <w:rsid w:val="0064068A"/>
    <w:rsid w:val="00640A51"/>
    <w:rsid w:val="00640A82"/>
    <w:rsid w:val="0064119B"/>
    <w:rsid w:val="0064596A"/>
    <w:rsid w:val="006466C4"/>
    <w:rsid w:val="00647C07"/>
    <w:rsid w:val="00647F02"/>
    <w:rsid w:val="00655544"/>
    <w:rsid w:val="006557A3"/>
    <w:rsid w:val="006627C0"/>
    <w:rsid w:val="00664A12"/>
    <w:rsid w:val="00664C91"/>
    <w:rsid w:val="00665930"/>
    <w:rsid w:val="006666AC"/>
    <w:rsid w:val="006718C8"/>
    <w:rsid w:val="006720E8"/>
    <w:rsid w:val="00674DD0"/>
    <w:rsid w:val="00676BE6"/>
    <w:rsid w:val="00680A7E"/>
    <w:rsid w:val="0068203B"/>
    <w:rsid w:val="006826A2"/>
    <w:rsid w:val="0068286F"/>
    <w:rsid w:val="006828B6"/>
    <w:rsid w:val="00685A32"/>
    <w:rsid w:val="00687B7F"/>
    <w:rsid w:val="006907DA"/>
    <w:rsid w:val="006909E6"/>
    <w:rsid w:val="00690F7C"/>
    <w:rsid w:val="006916A7"/>
    <w:rsid w:val="00692E50"/>
    <w:rsid w:val="00693F91"/>
    <w:rsid w:val="00697A15"/>
    <w:rsid w:val="006A1794"/>
    <w:rsid w:val="006A2E31"/>
    <w:rsid w:val="006A4FDF"/>
    <w:rsid w:val="006A6054"/>
    <w:rsid w:val="006A733A"/>
    <w:rsid w:val="006A7C0A"/>
    <w:rsid w:val="006B1AE6"/>
    <w:rsid w:val="006B2B10"/>
    <w:rsid w:val="006B5613"/>
    <w:rsid w:val="006B61EB"/>
    <w:rsid w:val="006B7C3C"/>
    <w:rsid w:val="006C0588"/>
    <w:rsid w:val="006C4061"/>
    <w:rsid w:val="006C4DA2"/>
    <w:rsid w:val="006C5A9B"/>
    <w:rsid w:val="006C753B"/>
    <w:rsid w:val="006D1FB8"/>
    <w:rsid w:val="006D26F4"/>
    <w:rsid w:val="006D3A4F"/>
    <w:rsid w:val="006D3FC2"/>
    <w:rsid w:val="006D54FB"/>
    <w:rsid w:val="006D5AB6"/>
    <w:rsid w:val="006E00DA"/>
    <w:rsid w:val="006E27C7"/>
    <w:rsid w:val="006E70D3"/>
    <w:rsid w:val="006F048D"/>
    <w:rsid w:val="006F4CD3"/>
    <w:rsid w:val="006F6D9F"/>
    <w:rsid w:val="006F7B09"/>
    <w:rsid w:val="007002C7"/>
    <w:rsid w:val="00700AF4"/>
    <w:rsid w:val="00703022"/>
    <w:rsid w:val="00704FED"/>
    <w:rsid w:val="00705F8B"/>
    <w:rsid w:val="007062F9"/>
    <w:rsid w:val="007067A5"/>
    <w:rsid w:val="0070714B"/>
    <w:rsid w:val="0070772E"/>
    <w:rsid w:val="0071025F"/>
    <w:rsid w:val="00720D82"/>
    <w:rsid w:val="00721D0F"/>
    <w:rsid w:val="0072447C"/>
    <w:rsid w:val="00724675"/>
    <w:rsid w:val="0072738E"/>
    <w:rsid w:val="0073150C"/>
    <w:rsid w:val="00731D0C"/>
    <w:rsid w:val="0073359A"/>
    <w:rsid w:val="007337D4"/>
    <w:rsid w:val="007353D2"/>
    <w:rsid w:val="00737A28"/>
    <w:rsid w:val="00740970"/>
    <w:rsid w:val="00741D0B"/>
    <w:rsid w:val="007444CF"/>
    <w:rsid w:val="00744547"/>
    <w:rsid w:val="00747DCA"/>
    <w:rsid w:val="007505E6"/>
    <w:rsid w:val="00751EE8"/>
    <w:rsid w:val="00753132"/>
    <w:rsid w:val="007543F7"/>
    <w:rsid w:val="00754ED4"/>
    <w:rsid w:val="00756BB5"/>
    <w:rsid w:val="00757003"/>
    <w:rsid w:val="00761BF0"/>
    <w:rsid w:val="0076217D"/>
    <w:rsid w:val="00762731"/>
    <w:rsid w:val="0076429F"/>
    <w:rsid w:val="0076450A"/>
    <w:rsid w:val="00765896"/>
    <w:rsid w:val="00766F99"/>
    <w:rsid w:val="00767B28"/>
    <w:rsid w:val="00770341"/>
    <w:rsid w:val="00770608"/>
    <w:rsid w:val="00770CD6"/>
    <w:rsid w:val="007713D0"/>
    <w:rsid w:val="0077197F"/>
    <w:rsid w:val="00772ED6"/>
    <w:rsid w:val="00774292"/>
    <w:rsid w:val="00781B21"/>
    <w:rsid w:val="0078223D"/>
    <w:rsid w:val="00786F76"/>
    <w:rsid w:val="00787B96"/>
    <w:rsid w:val="007919AF"/>
    <w:rsid w:val="00792D0B"/>
    <w:rsid w:val="007939FC"/>
    <w:rsid w:val="00793BA1"/>
    <w:rsid w:val="00793D2E"/>
    <w:rsid w:val="00794B93"/>
    <w:rsid w:val="007A09F6"/>
    <w:rsid w:val="007A0F40"/>
    <w:rsid w:val="007A1C66"/>
    <w:rsid w:val="007A3085"/>
    <w:rsid w:val="007A32D3"/>
    <w:rsid w:val="007A429B"/>
    <w:rsid w:val="007A559C"/>
    <w:rsid w:val="007A6518"/>
    <w:rsid w:val="007A7D90"/>
    <w:rsid w:val="007B084A"/>
    <w:rsid w:val="007B0DEA"/>
    <w:rsid w:val="007B0F2E"/>
    <w:rsid w:val="007B294C"/>
    <w:rsid w:val="007B2E5F"/>
    <w:rsid w:val="007B3E5E"/>
    <w:rsid w:val="007B4A4B"/>
    <w:rsid w:val="007B627C"/>
    <w:rsid w:val="007B69A4"/>
    <w:rsid w:val="007B7075"/>
    <w:rsid w:val="007C177F"/>
    <w:rsid w:val="007C19B8"/>
    <w:rsid w:val="007C1FE5"/>
    <w:rsid w:val="007C211E"/>
    <w:rsid w:val="007C2A4C"/>
    <w:rsid w:val="007C33C1"/>
    <w:rsid w:val="007C47B4"/>
    <w:rsid w:val="007C77F9"/>
    <w:rsid w:val="007D08DC"/>
    <w:rsid w:val="007D14CE"/>
    <w:rsid w:val="007D242B"/>
    <w:rsid w:val="007D27EB"/>
    <w:rsid w:val="007D33B6"/>
    <w:rsid w:val="007D3AE6"/>
    <w:rsid w:val="007D6321"/>
    <w:rsid w:val="007D6C5B"/>
    <w:rsid w:val="007E3E20"/>
    <w:rsid w:val="007E7DF8"/>
    <w:rsid w:val="007F0CC4"/>
    <w:rsid w:val="007F19D9"/>
    <w:rsid w:val="007F2DEF"/>
    <w:rsid w:val="007F31B4"/>
    <w:rsid w:val="007F3764"/>
    <w:rsid w:val="007F3AAC"/>
    <w:rsid w:val="007F459D"/>
    <w:rsid w:val="007F7311"/>
    <w:rsid w:val="008021AA"/>
    <w:rsid w:val="00803D0C"/>
    <w:rsid w:val="00804029"/>
    <w:rsid w:val="00804DD2"/>
    <w:rsid w:val="00806D99"/>
    <w:rsid w:val="008104B5"/>
    <w:rsid w:val="00810700"/>
    <w:rsid w:val="00810FF9"/>
    <w:rsid w:val="00811163"/>
    <w:rsid w:val="008133F7"/>
    <w:rsid w:val="00815E65"/>
    <w:rsid w:val="00817290"/>
    <w:rsid w:val="00817BEB"/>
    <w:rsid w:val="00820116"/>
    <w:rsid w:val="008238CC"/>
    <w:rsid w:val="00823A75"/>
    <w:rsid w:val="00823DE6"/>
    <w:rsid w:val="00824CAF"/>
    <w:rsid w:val="00832BE6"/>
    <w:rsid w:val="008335F4"/>
    <w:rsid w:val="008341CF"/>
    <w:rsid w:val="00834BAD"/>
    <w:rsid w:val="00834ED6"/>
    <w:rsid w:val="00835F65"/>
    <w:rsid w:val="0083626B"/>
    <w:rsid w:val="008365D2"/>
    <w:rsid w:val="0083708F"/>
    <w:rsid w:val="0083735F"/>
    <w:rsid w:val="008373A1"/>
    <w:rsid w:val="00837D8A"/>
    <w:rsid w:val="00841FB1"/>
    <w:rsid w:val="00842458"/>
    <w:rsid w:val="00844657"/>
    <w:rsid w:val="00845533"/>
    <w:rsid w:val="008462F9"/>
    <w:rsid w:val="00847850"/>
    <w:rsid w:val="00850DE8"/>
    <w:rsid w:val="00850DEE"/>
    <w:rsid w:val="00852108"/>
    <w:rsid w:val="00852DE7"/>
    <w:rsid w:val="00852EA8"/>
    <w:rsid w:val="008530A9"/>
    <w:rsid w:val="00853258"/>
    <w:rsid w:val="008552B7"/>
    <w:rsid w:val="00855772"/>
    <w:rsid w:val="008570DB"/>
    <w:rsid w:val="00857DDD"/>
    <w:rsid w:val="00860BF9"/>
    <w:rsid w:val="00861A18"/>
    <w:rsid w:val="00866BAD"/>
    <w:rsid w:val="008733F0"/>
    <w:rsid w:val="00873426"/>
    <w:rsid w:val="00876132"/>
    <w:rsid w:val="00877573"/>
    <w:rsid w:val="00880C1D"/>
    <w:rsid w:val="00884766"/>
    <w:rsid w:val="00884E19"/>
    <w:rsid w:val="0088517D"/>
    <w:rsid w:val="00885512"/>
    <w:rsid w:val="00886085"/>
    <w:rsid w:val="008860EE"/>
    <w:rsid w:val="00886191"/>
    <w:rsid w:val="008861A9"/>
    <w:rsid w:val="00886385"/>
    <w:rsid w:val="00886E65"/>
    <w:rsid w:val="00891D9E"/>
    <w:rsid w:val="00893581"/>
    <w:rsid w:val="00893691"/>
    <w:rsid w:val="00896132"/>
    <w:rsid w:val="008961C7"/>
    <w:rsid w:val="00896FBA"/>
    <w:rsid w:val="008977AF"/>
    <w:rsid w:val="0089792B"/>
    <w:rsid w:val="008A1407"/>
    <w:rsid w:val="008A1E54"/>
    <w:rsid w:val="008A3879"/>
    <w:rsid w:val="008B0578"/>
    <w:rsid w:val="008B1309"/>
    <w:rsid w:val="008B4D0C"/>
    <w:rsid w:val="008B66FE"/>
    <w:rsid w:val="008C22E4"/>
    <w:rsid w:val="008C2505"/>
    <w:rsid w:val="008C4542"/>
    <w:rsid w:val="008C4844"/>
    <w:rsid w:val="008C611F"/>
    <w:rsid w:val="008D175F"/>
    <w:rsid w:val="008D29E7"/>
    <w:rsid w:val="008D3632"/>
    <w:rsid w:val="008D3EDC"/>
    <w:rsid w:val="008D4A6D"/>
    <w:rsid w:val="008D7791"/>
    <w:rsid w:val="008D7BF1"/>
    <w:rsid w:val="008D7C6C"/>
    <w:rsid w:val="008E0423"/>
    <w:rsid w:val="008E0DCB"/>
    <w:rsid w:val="008E418B"/>
    <w:rsid w:val="008E4F9A"/>
    <w:rsid w:val="008E63AB"/>
    <w:rsid w:val="008E6C22"/>
    <w:rsid w:val="008E70D1"/>
    <w:rsid w:val="008F04B6"/>
    <w:rsid w:val="008F3810"/>
    <w:rsid w:val="008F38C6"/>
    <w:rsid w:val="008F405E"/>
    <w:rsid w:val="008F44BA"/>
    <w:rsid w:val="008F5241"/>
    <w:rsid w:val="008F5500"/>
    <w:rsid w:val="008F58A9"/>
    <w:rsid w:val="008F7287"/>
    <w:rsid w:val="009010DE"/>
    <w:rsid w:val="00901CB4"/>
    <w:rsid w:val="009027D2"/>
    <w:rsid w:val="00902E82"/>
    <w:rsid w:val="00903E86"/>
    <w:rsid w:val="0090407A"/>
    <w:rsid w:val="00904142"/>
    <w:rsid w:val="009104A5"/>
    <w:rsid w:val="00910AC4"/>
    <w:rsid w:val="00910D88"/>
    <w:rsid w:val="00911082"/>
    <w:rsid w:val="009128B3"/>
    <w:rsid w:val="009155C8"/>
    <w:rsid w:val="009155D3"/>
    <w:rsid w:val="009158E4"/>
    <w:rsid w:val="00916195"/>
    <w:rsid w:val="00917B82"/>
    <w:rsid w:val="00920888"/>
    <w:rsid w:val="009208C3"/>
    <w:rsid w:val="00925093"/>
    <w:rsid w:val="0092739F"/>
    <w:rsid w:val="00930B5E"/>
    <w:rsid w:val="009324E8"/>
    <w:rsid w:val="009331E2"/>
    <w:rsid w:val="00934F54"/>
    <w:rsid w:val="00935174"/>
    <w:rsid w:val="0093529E"/>
    <w:rsid w:val="00935C72"/>
    <w:rsid w:val="0093617C"/>
    <w:rsid w:val="00936E36"/>
    <w:rsid w:val="00937006"/>
    <w:rsid w:val="009375AE"/>
    <w:rsid w:val="009419AB"/>
    <w:rsid w:val="00941ABA"/>
    <w:rsid w:val="009442EB"/>
    <w:rsid w:val="0095114A"/>
    <w:rsid w:val="0095257D"/>
    <w:rsid w:val="00954FB0"/>
    <w:rsid w:val="00956B4F"/>
    <w:rsid w:val="00965271"/>
    <w:rsid w:val="00967A21"/>
    <w:rsid w:val="0097012B"/>
    <w:rsid w:val="009707F6"/>
    <w:rsid w:val="00971709"/>
    <w:rsid w:val="00974F20"/>
    <w:rsid w:val="00977EB0"/>
    <w:rsid w:val="0098011B"/>
    <w:rsid w:val="009805AB"/>
    <w:rsid w:val="009819FE"/>
    <w:rsid w:val="00981DC2"/>
    <w:rsid w:val="00982E51"/>
    <w:rsid w:val="00986448"/>
    <w:rsid w:val="009864F4"/>
    <w:rsid w:val="009871AE"/>
    <w:rsid w:val="00987F7D"/>
    <w:rsid w:val="00990659"/>
    <w:rsid w:val="00990A22"/>
    <w:rsid w:val="00994FAA"/>
    <w:rsid w:val="00995459"/>
    <w:rsid w:val="009956DD"/>
    <w:rsid w:val="009965DE"/>
    <w:rsid w:val="00996FB9"/>
    <w:rsid w:val="009970E1"/>
    <w:rsid w:val="00997522"/>
    <w:rsid w:val="009A06E6"/>
    <w:rsid w:val="009A0D81"/>
    <w:rsid w:val="009A1918"/>
    <w:rsid w:val="009A238E"/>
    <w:rsid w:val="009A2FCC"/>
    <w:rsid w:val="009A47C2"/>
    <w:rsid w:val="009A6BAB"/>
    <w:rsid w:val="009A76B8"/>
    <w:rsid w:val="009B3914"/>
    <w:rsid w:val="009B646F"/>
    <w:rsid w:val="009B74E3"/>
    <w:rsid w:val="009C08B1"/>
    <w:rsid w:val="009C184A"/>
    <w:rsid w:val="009C2EF6"/>
    <w:rsid w:val="009C4406"/>
    <w:rsid w:val="009C48F6"/>
    <w:rsid w:val="009C4DCA"/>
    <w:rsid w:val="009C5987"/>
    <w:rsid w:val="009C78B5"/>
    <w:rsid w:val="009C79D2"/>
    <w:rsid w:val="009D008C"/>
    <w:rsid w:val="009D0B2A"/>
    <w:rsid w:val="009D1874"/>
    <w:rsid w:val="009D294E"/>
    <w:rsid w:val="009D45B6"/>
    <w:rsid w:val="009D4C3D"/>
    <w:rsid w:val="009D5D06"/>
    <w:rsid w:val="009D6EF9"/>
    <w:rsid w:val="009E0B69"/>
    <w:rsid w:val="009E1262"/>
    <w:rsid w:val="009E1DF8"/>
    <w:rsid w:val="009E20AD"/>
    <w:rsid w:val="009E3607"/>
    <w:rsid w:val="009E3810"/>
    <w:rsid w:val="009E3C86"/>
    <w:rsid w:val="009E41FA"/>
    <w:rsid w:val="009E48A0"/>
    <w:rsid w:val="009E48DA"/>
    <w:rsid w:val="009E5F5E"/>
    <w:rsid w:val="009F07EA"/>
    <w:rsid w:val="009F1666"/>
    <w:rsid w:val="009F2DD7"/>
    <w:rsid w:val="009F3B6F"/>
    <w:rsid w:val="009F47DD"/>
    <w:rsid w:val="009F4F5D"/>
    <w:rsid w:val="009F55AC"/>
    <w:rsid w:val="009F606E"/>
    <w:rsid w:val="009F648B"/>
    <w:rsid w:val="009F7207"/>
    <w:rsid w:val="00A00637"/>
    <w:rsid w:val="00A011DF"/>
    <w:rsid w:val="00A015A0"/>
    <w:rsid w:val="00A015DB"/>
    <w:rsid w:val="00A04203"/>
    <w:rsid w:val="00A06BEF"/>
    <w:rsid w:val="00A07E72"/>
    <w:rsid w:val="00A1369B"/>
    <w:rsid w:val="00A13AF4"/>
    <w:rsid w:val="00A15A32"/>
    <w:rsid w:val="00A16D86"/>
    <w:rsid w:val="00A178FF"/>
    <w:rsid w:val="00A17A69"/>
    <w:rsid w:val="00A2051E"/>
    <w:rsid w:val="00A20A19"/>
    <w:rsid w:val="00A2306B"/>
    <w:rsid w:val="00A23B0C"/>
    <w:rsid w:val="00A25D84"/>
    <w:rsid w:val="00A27145"/>
    <w:rsid w:val="00A27CDB"/>
    <w:rsid w:val="00A308B3"/>
    <w:rsid w:val="00A33295"/>
    <w:rsid w:val="00A33772"/>
    <w:rsid w:val="00A33D9F"/>
    <w:rsid w:val="00A33DB2"/>
    <w:rsid w:val="00A34748"/>
    <w:rsid w:val="00A347CD"/>
    <w:rsid w:val="00A348AF"/>
    <w:rsid w:val="00A373B3"/>
    <w:rsid w:val="00A37593"/>
    <w:rsid w:val="00A404FA"/>
    <w:rsid w:val="00A40A25"/>
    <w:rsid w:val="00A41676"/>
    <w:rsid w:val="00A41E56"/>
    <w:rsid w:val="00A42442"/>
    <w:rsid w:val="00A42982"/>
    <w:rsid w:val="00A44951"/>
    <w:rsid w:val="00A44F38"/>
    <w:rsid w:val="00A5013C"/>
    <w:rsid w:val="00A503DC"/>
    <w:rsid w:val="00A53843"/>
    <w:rsid w:val="00A53E57"/>
    <w:rsid w:val="00A53EF7"/>
    <w:rsid w:val="00A554C2"/>
    <w:rsid w:val="00A56C1B"/>
    <w:rsid w:val="00A57B50"/>
    <w:rsid w:val="00A601C0"/>
    <w:rsid w:val="00A60556"/>
    <w:rsid w:val="00A634CA"/>
    <w:rsid w:val="00A63BE7"/>
    <w:rsid w:val="00A647C5"/>
    <w:rsid w:val="00A654B6"/>
    <w:rsid w:val="00A702DE"/>
    <w:rsid w:val="00A7048E"/>
    <w:rsid w:val="00A70D94"/>
    <w:rsid w:val="00A70E1F"/>
    <w:rsid w:val="00A7132C"/>
    <w:rsid w:val="00A72449"/>
    <w:rsid w:val="00A7322C"/>
    <w:rsid w:val="00A73866"/>
    <w:rsid w:val="00A744A9"/>
    <w:rsid w:val="00A750AF"/>
    <w:rsid w:val="00A75A8B"/>
    <w:rsid w:val="00A805AA"/>
    <w:rsid w:val="00A839C9"/>
    <w:rsid w:val="00A83A8F"/>
    <w:rsid w:val="00A84353"/>
    <w:rsid w:val="00A868BD"/>
    <w:rsid w:val="00A873AE"/>
    <w:rsid w:val="00A878A2"/>
    <w:rsid w:val="00A943F8"/>
    <w:rsid w:val="00A94841"/>
    <w:rsid w:val="00A9589A"/>
    <w:rsid w:val="00A964A5"/>
    <w:rsid w:val="00AA0227"/>
    <w:rsid w:val="00AA0F38"/>
    <w:rsid w:val="00AA1D25"/>
    <w:rsid w:val="00AA531D"/>
    <w:rsid w:val="00AA5390"/>
    <w:rsid w:val="00AA54FE"/>
    <w:rsid w:val="00AA60F1"/>
    <w:rsid w:val="00AC1F2F"/>
    <w:rsid w:val="00AC3C72"/>
    <w:rsid w:val="00AC4DEF"/>
    <w:rsid w:val="00AC615C"/>
    <w:rsid w:val="00AD1EE1"/>
    <w:rsid w:val="00AD2557"/>
    <w:rsid w:val="00AD32F3"/>
    <w:rsid w:val="00AD4427"/>
    <w:rsid w:val="00AE19F5"/>
    <w:rsid w:val="00AE31A7"/>
    <w:rsid w:val="00AE3DB8"/>
    <w:rsid w:val="00AE4593"/>
    <w:rsid w:val="00AE4FFE"/>
    <w:rsid w:val="00AE5E2C"/>
    <w:rsid w:val="00AE6A6D"/>
    <w:rsid w:val="00AE73B7"/>
    <w:rsid w:val="00AE79B3"/>
    <w:rsid w:val="00AE7C46"/>
    <w:rsid w:val="00AF0EFA"/>
    <w:rsid w:val="00AF234D"/>
    <w:rsid w:val="00AF26CB"/>
    <w:rsid w:val="00AF4A41"/>
    <w:rsid w:val="00AF55D1"/>
    <w:rsid w:val="00AF5E51"/>
    <w:rsid w:val="00AF645F"/>
    <w:rsid w:val="00AF7A10"/>
    <w:rsid w:val="00B00388"/>
    <w:rsid w:val="00B01B59"/>
    <w:rsid w:val="00B01D2D"/>
    <w:rsid w:val="00B02F15"/>
    <w:rsid w:val="00B06691"/>
    <w:rsid w:val="00B069E3"/>
    <w:rsid w:val="00B06EF3"/>
    <w:rsid w:val="00B10941"/>
    <w:rsid w:val="00B11E36"/>
    <w:rsid w:val="00B1297F"/>
    <w:rsid w:val="00B15296"/>
    <w:rsid w:val="00B1553E"/>
    <w:rsid w:val="00B165B5"/>
    <w:rsid w:val="00B20130"/>
    <w:rsid w:val="00B20BED"/>
    <w:rsid w:val="00B20C66"/>
    <w:rsid w:val="00B24A19"/>
    <w:rsid w:val="00B25C00"/>
    <w:rsid w:val="00B26D1A"/>
    <w:rsid w:val="00B335A6"/>
    <w:rsid w:val="00B355C4"/>
    <w:rsid w:val="00B36DD8"/>
    <w:rsid w:val="00B36F97"/>
    <w:rsid w:val="00B37588"/>
    <w:rsid w:val="00B37DCA"/>
    <w:rsid w:val="00B40D08"/>
    <w:rsid w:val="00B42849"/>
    <w:rsid w:val="00B45D5E"/>
    <w:rsid w:val="00B47093"/>
    <w:rsid w:val="00B47310"/>
    <w:rsid w:val="00B47DAA"/>
    <w:rsid w:val="00B50617"/>
    <w:rsid w:val="00B60236"/>
    <w:rsid w:val="00B60D3A"/>
    <w:rsid w:val="00B623A6"/>
    <w:rsid w:val="00B62861"/>
    <w:rsid w:val="00B63749"/>
    <w:rsid w:val="00B65252"/>
    <w:rsid w:val="00B653B6"/>
    <w:rsid w:val="00B6777D"/>
    <w:rsid w:val="00B71176"/>
    <w:rsid w:val="00B71832"/>
    <w:rsid w:val="00B72A33"/>
    <w:rsid w:val="00B76547"/>
    <w:rsid w:val="00B76B1F"/>
    <w:rsid w:val="00B77D47"/>
    <w:rsid w:val="00B803A3"/>
    <w:rsid w:val="00B80B42"/>
    <w:rsid w:val="00B811D8"/>
    <w:rsid w:val="00B81F18"/>
    <w:rsid w:val="00B83687"/>
    <w:rsid w:val="00B83E72"/>
    <w:rsid w:val="00B84324"/>
    <w:rsid w:val="00B844B5"/>
    <w:rsid w:val="00B84E91"/>
    <w:rsid w:val="00B86423"/>
    <w:rsid w:val="00B87DFF"/>
    <w:rsid w:val="00B90E4D"/>
    <w:rsid w:val="00B91D74"/>
    <w:rsid w:val="00B926DF"/>
    <w:rsid w:val="00B92E3E"/>
    <w:rsid w:val="00B93361"/>
    <w:rsid w:val="00B93852"/>
    <w:rsid w:val="00B96887"/>
    <w:rsid w:val="00B97214"/>
    <w:rsid w:val="00BA0C9A"/>
    <w:rsid w:val="00BA491F"/>
    <w:rsid w:val="00BA7384"/>
    <w:rsid w:val="00BB0AFE"/>
    <w:rsid w:val="00BB109E"/>
    <w:rsid w:val="00BB13B9"/>
    <w:rsid w:val="00BB1E64"/>
    <w:rsid w:val="00BB3468"/>
    <w:rsid w:val="00BB4B63"/>
    <w:rsid w:val="00BB5957"/>
    <w:rsid w:val="00BB5DF7"/>
    <w:rsid w:val="00BB6C9F"/>
    <w:rsid w:val="00BB7320"/>
    <w:rsid w:val="00BC0009"/>
    <w:rsid w:val="00BC0112"/>
    <w:rsid w:val="00BC08EE"/>
    <w:rsid w:val="00BC2A6E"/>
    <w:rsid w:val="00BC3DB2"/>
    <w:rsid w:val="00BC4B43"/>
    <w:rsid w:val="00BC5DD0"/>
    <w:rsid w:val="00BC60C1"/>
    <w:rsid w:val="00BC62AB"/>
    <w:rsid w:val="00BC6645"/>
    <w:rsid w:val="00BC66DB"/>
    <w:rsid w:val="00BC6A85"/>
    <w:rsid w:val="00BC6FCC"/>
    <w:rsid w:val="00BD1D30"/>
    <w:rsid w:val="00BD4B0F"/>
    <w:rsid w:val="00BE2AEC"/>
    <w:rsid w:val="00BE53D7"/>
    <w:rsid w:val="00BE5ACB"/>
    <w:rsid w:val="00BE7EF7"/>
    <w:rsid w:val="00BF0CE1"/>
    <w:rsid w:val="00BF5E64"/>
    <w:rsid w:val="00BF7CBF"/>
    <w:rsid w:val="00C03058"/>
    <w:rsid w:val="00C03247"/>
    <w:rsid w:val="00C039E6"/>
    <w:rsid w:val="00C04FE7"/>
    <w:rsid w:val="00C05162"/>
    <w:rsid w:val="00C10AE1"/>
    <w:rsid w:val="00C117A3"/>
    <w:rsid w:val="00C12888"/>
    <w:rsid w:val="00C12907"/>
    <w:rsid w:val="00C12C97"/>
    <w:rsid w:val="00C12E88"/>
    <w:rsid w:val="00C146FA"/>
    <w:rsid w:val="00C14813"/>
    <w:rsid w:val="00C15636"/>
    <w:rsid w:val="00C1659F"/>
    <w:rsid w:val="00C17A59"/>
    <w:rsid w:val="00C17ECC"/>
    <w:rsid w:val="00C21A81"/>
    <w:rsid w:val="00C221D3"/>
    <w:rsid w:val="00C27E38"/>
    <w:rsid w:val="00C305EE"/>
    <w:rsid w:val="00C3180E"/>
    <w:rsid w:val="00C31A09"/>
    <w:rsid w:val="00C338B0"/>
    <w:rsid w:val="00C36069"/>
    <w:rsid w:val="00C3614D"/>
    <w:rsid w:val="00C3618D"/>
    <w:rsid w:val="00C3670B"/>
    <w:rsid w:val="00C37421"/>
    <w:rsid w:val="00C37AC9"/>
    <w:rsid w:val="00C41889"/>
    <w:rsid w:val="00C4298E"/>
    <w:rsid w:val="00C43564"/>
    <w:rsid w:val="00C437E5"/>
    <w:rsid w:val="00C44116"/>
    <w:rsid w:val="00C4436E"/>
    <w:rsid w:val="00C46906"/>
    <w:rsid w:val="00C46C17"/>
    <w:rsid w:val="00C47F99"/>
    <w:rsid w:val="00C529DC"/>
    <w:rsid w:val="00C54B4D"/>
    <w:rsid w:val="00C55987"/>
    <w:rsid w:val="00C56152"/>
    <w:rsid w:val="00C5684A"/>
    <w:rsid w:val="00C56F97"/>
    <w:rsid w:val="00C613B7"/>
    <w:rsid w:val="00C614BB"/>
    <w:rsid w:val="00C638C8"/>
    <w:rsid w:val="00C63BE1"/>
    <w:rsid w:val="00C63E17"/>
    <w:rsid w:val="00C65213"/>
    <w:rsid w:val="00C678A9"/>
    <w:rsid w:val="00C74327"/>
    <w:rsid w:val="00C7540A"/>
    <w:rsid w:val="00C7561A"/>
    <w:rsid w:val="00C77DF3"/>
    <w:rsid w:val="00C802A7"/>
    <w:rsid w:val="00C8156A"/>
    <w:rsid w:val="00C81CA8"/>
    <w:rsid w:val="00C82767"/>
    <w:rsid w:val="00C8478B"/>
    <w:rsid w:val="00C84B3D"/>
    <w:rsid w:val="00C87C33"/>
    <w:rsid w:val="00C87DAE"/>
    <w:rsid w:val="00C90413"/>
    <w:rsid w:val="00C911A3"/>
    <w:rsid w:val="00C91D68"/>
    <w:rsid w:val="00C93019"/>
    <w:rsid w:val="00C9453A"/>
    <w:rsid w:val="00C94F02"/>
    <w:rsid w:val="00C95F9A"/>
    <w:rsid w:val="00C96079"/>
    <w:rsid w:val="00C96B3E"/>
    <w:rsid w:val="00C96C07"/>
    <w:rsid w:val="00CA0D5A"/>
    <w:rsid w:val="00CA1070"/>
    <w:rsid w:val="00CA241C"/>
    <w:rsid w:val="00CA3448"/>
    <w:rsid w:val="00CA36A5"/>
    <w:rsid w:val="00CA69D5"/>
    <w:rsid w:val="00CA7E70"/>
    <w:rsid w:val="00CA7FB3"/>
    <w:rsid w:val="00CB5254"/>
    <w:rsid w:val="00CB65B9"/>
    <w:rsid w:val="00CB6EC8"/>
    <w:rsid w:val="00CB722C"/>
    <w:rsid w:val="00CC0DE9"/>
    <w:rsid w:val="00CC171B"/>
    <w:rsid w:val="00CC1C8F"/>
    <w:rsid w:val="00CC2E7C"/>
    <w:rsid w:val="00CC333C"/>
    <w:rsid w:val="00CC3AF5"/>
    <w:rsid w:val="00CC48EF"/>
    <w:rsid w:val="00CC553A"/>
    <w:rsid w:val="00CC5848"/>
    <w:rsid w:val="00CC6B73"/>
    <w:rsid w:val="00CC78A5"/>
    <w:rsid w:val="00CD024E"/>
    <w:rsid w:val="00CD17A5"/>
    <w:rsid w:val="00CD258E"/>
    <w:rsid w:val="00CD4AB4"/>
    <w:rsid w:val="00CD51A7"/>
    <w:rsid w:val="00CD618A"/>
    <w:rsid w:val="00CD6D58"/>
    <w:rsid w:val="00CD6DD7"/>
    <w:rsid w:val="00CD7EE2"/>
    <w:rsid w:val="00CD7EE5"/>
    <w:rsid w:val="00CE152B"/>
    <w:rsid w:val="00CE1CAB"/>
    <w:rsid w:val="00CE2947"/>
    <w:rsid w:val="00CE52AC"/>
    <w:rsid w:val="00CE6486"/>
    <w:rsid w:val="00CE7165"/>
    <w:rsid w:val="00CF2B70"/>
    <w:rsid w:val="00CF4099"/>
    <w:rsid w:val="00CF7567"/>
    <w:rsid w:val="00CF78A7"/>
    <w:rsid w:val="00D006E2"/>
    <w:rsid w:val="00D00CC1"/>
    <w:rsid w:val="00D01197"/>
    <w:rsid w:val="00D0382B"/>
    <w:rsid w:val="00D04DE9"/>
    <w:rsid w:val="00D04E7F"/>
    <w:rsid w:val="00D06146"/>
    <w:rsid w:val="00D063DA"/>
    <w:rsid w:val="00D10667"/>
    <w:rsid w:val="00D11256"/>
    <w:rsid w:val="00D145DD"/>
    <w:rsid w:val="00D15B65"/>
    <w:rsid w:val="00D171EC"/>
    <w:rsid w:val="00D215D6"/>
    <w:rsid w:val="00D21D3C"/>
    <w:rsid w:val="00D22CA3"/>
    <w:rsid w:val="00D22DE0"/>
    <w:rsid w:val="00D236C6"/>
    <w:rsid w:val="00D2469E"/>
    <w:rsid w:val="00D24ACF"/>
    <w:rsid w:val="00D25449"/>
    <w:rsid w:val="00D31997"/>
    <w:rsid w:val="00D3318F"/>
    <w:rsid w:val="00D35B18"/>
    <w:rsid w:val="00D379D6"/>
    <w:rsid w:val="00D41A98"/>
    <w:rsid w:val="00D426A7"/>
    <w:rsid w:val="00D44C58"/>
    <w:rsid w:val="00D46152"/>
    <w:rsid w:val="00D474D2"/>
    <w:rsid w:val="00D47FAD"/>
    <w:rsid w:val="00D52C45"/>
    <w:rsid w:val="00D5367C"/>
    <w:rsid w:val="00D5548E"/>
    <w:rsid w:val="00D55CF4"/>
    <w:rsid w:val="00D570D4"/>
    <w:rsid w:val="00D6312E"/>
    <w:rsid w:val="00D64C0E"/>
    <w:rsid w:val="00D704CB"/>
    <w:rsid w:val="00D711D8"/>
    <w:rsid w:val="00D723D4"/>
    <w:rsid w:val="00D73D51"/>
    <w:rsid w:val="00D73EBD"/>
    <w:rsid w:val="00D76AB9"/>
    <w:rsid w:val="00D775AE"/>
    <w:rsid w:val="00D80A68"/>
    <w:rsid w:val="00D80B53"/>
    <w:rsid w:val="00D86015"/>
    <w:rsid w:val="00D86940"/>
    <w:rsid w:val="00D875B9"/>
    <w:rsid w:val="00D8786C"/>
    <w:rsid w:val="00D901AF"/>
    <w:rsid w:val="00D9154E"/>
    <w:rsid w:val="00D921AA"/>
    <w:rsid w:val="00D921E3"/>
    <w:rsid w:val="00D947A5"/>
    <w:rsid w:val="00D947AB"/>
    <w:rsid w:val="00D95AE3"/>
    <w:rsid w:val="00D96C90"/>
    <w:rsid w:val="00D97529"/>
    <w:rsid w:val="00DA0086"/>
    <w:rsid w:val="00DA0457"/>
    <w:rsid w:val="00DA2C99"/>
    <w:rsid w:val="00DA37AA"/>
    <w:rsid w:val="00DA4236"/>
    <w:rsid w:val="00DA4BBD"/>
    <w:rsid w:val="00DA53F0"/>
    <w:rsid w:val="00DB0708"/>
    <w:rsid w:val="00DB1A17"/>
    <w:rsid w:val="00DB21D9"/>
    <w:rsid w:val="00DB230E"/>
    <w:rsid w:val="00DB2B16"/>
    <w:rsid w:val="00DB41FC"/>
    <w:rsid w:val="00DB58E9"/>
    <w:rsid w:val="00DB6B5B"/>
    <w:rsid w:val="00DB7001"/>
    <w:rsid w:val="00DB7972"/>
    <w:rsid w:val="00DB7C93"/>
    <w:rsid w:val="00DC169C"/>
    <w:rsid w:val="00DC1DB3"/>
    <w:rsid w:val="00DC1DE3"/>
    <w:rsid w:val="00DC50C4"/>
    <w:rsid w:val="00DC7929"/>
    <w:rsid w:val="00DD0E93"/>
    <w:rsid w:val="00DD116B"/>
    <w:rsid w:val="00DD1964"/>
    <w:rsid w:val="00DD1E92"/>
    <w:rsid w:val="00DD4150"/>
    <w:rsid w:val="00DD537F"/>
    <w:rsid w:val="00DD7391"/>
    <w:rsid w:val="00DD77E5"/>
    <w:rsid w:val="00DE1FB5"/>
    <w:rsid w:val="00DE2493"/>
    <w:rsid w:val="00DE5681"/>
    <w:rsid w:val="00DE7AA2"/>
    <w:rsid w:val="00DF1EE5"/>
    <w:rsid w:val="00DF1F84"/>
    <w:rsid w:val="00DF4517"/>
    <w:rsid w:val="00DF483B"/>
    <w:rsid w:val="00DF5BD2"/>
    <w:rsid w:val="00DF76E4"/>
    <w:rsid w:val="00E0055A"/>
    <w:rsid w:val="00E0175F"/>
    <w:rsid w:val="00E02631"/>
    <w:rsid w:val="00E05424"/>
    <w:rsid w:val="00E05AC1"/>
    <w:rsid w:val="00E05BED"/>
    <w:rsid w:val="00E06D01"/>
    <w:rsid w:val="00E06E12"/>
    <w:rsid w:val="00E1175F"/>
    <w:rsid w:val="00E11C1E"/>
    <w:rsid w:val="00E12A08"/>
    <w:rsid w:val="00E13CD3"/>
    <w:rsid w:val="00E140CC"/>
    <w:rsid w:val="00E152ED"/>
    <w:rsid w:val="00E15ABC"/>
    <w:rsid w:val="00E15D38"/>
    <w:rsid w:val="00E15EC2"/>
    <w:rsid w:val="00E15F44"/>
    <w:rsid w:val="00E172F7"/>
    <w:rsid w:val="00E17C8C"/>
    <w:rsid w:val="00E225CC"/>
    <w:rsid w:val="00E2299F"/>
    <w:rsid w:val="00E22A74"/>
    <w:rsid w:val="00E22FC5"/>
    <w:rsid w:val="00E23742"/>
    <w:rsid w:val="00E2571D"/>
    <w:rsid w:val="00E26C9C"/>
    <w:rsid w:val="00E26F19"/>
    <w:rsid w:val="00E274BA"/>
    <w:rsid w:val="00E27B25"/>
    <w:rsid w:val="00E27D2E"/>
    <w:rsid w:val="00E30C72"/>
    <w:rsid w:val="00E312E3"/>
    <w:rsid w:val="00E326B6"/>
    <w:rsid w:val="00E327A1"/>
    <w:rsid w:val="00E329A5"/>
    <w:rsid w:val="00E338F0"/>
    <w:rsid w:val="00E35C38"/>
    <w:rsid w:val="00E42780"/>
    <w:rsid w:val="00E427FE"/>
    <w:rsid w:val="00E436BE"/>
    <w:rsid w:val="00E466E4"/>
    <w:rsid w:val="00E46777"/>
    <w:rsid w:val="00E47BA4"/>
    <w:rsid w:val="00E500C8"/>
    <w:rsid w:val="00E5040F"/>
    <w:rsid w:val="00E5046E"/>
    <w:rsid w:val="00E51B3C"/>
    <w:rsid w:val="00E53843"/>
    <w:rsid w:val="00E54D37"/>
    <w:rsid w:val="00E56B47"/>
    <w:rsid w:val="00E61D5D"/>
    <w:rsid w:val="00E66748"/>
    <w:rsid w:val="00E66AB1"/>
    <w:rsid w:val="00E70E99"/>
    <w:rsid w:val="00E70ED8"/>
    <w:rsid w:val="00E7257F"/>
    <w:rsid w:val="00E729DE"/>
    <w:rsid w:val="00E73322"/>
    <w:rsid w:val="00E73558"/>
    <w:rsid w:val="00E753AC"/>
    <w:rsid w:val="00E761BA"/>
    <w:rsid w:val="00E763F8"/>
    <w:rsid w:val="00E76747"/>
    <w:rsid w:val="00E76AB4"/>
    <w:rsid w:val="00E76E60"/>
    <w:rsid w:val="00E817D7"/>
    <w:rsid w:val="00E81FA6"/>
    <w:rsid w:val="00E82FA7"/>
    <w:rsid w:val="00E8307C"/>
    <w:rsid w:val="00E834AD"/>
    <w:rsid w:val="00E84966"/>
    <w:rsid w:val="00E85779"/>
    <w:rsid w:val="00E85FB4"/>
    <w:rsid w:val="00E87621"/>
    <w:rsid w:val="00E905D4"/>
    <w:rsid w:val="00E907E6"/>
    <w:rsid w:val="00E91561"/>
    <w:rsid w:val="00E91BB5"/>
    <w:rsid w:val="00E94041"/>
    <w:rsid w:val="00E9443D"/>
    <w:rsid w:val="00E94769"/>
    <w:rsid w:val="00E94C0C"/>
    <w:rsid w:val="00E954AA"/>
    <w:rsid w:val="00E95E60"/>
    <w:rsid w:val="00E96986"/>
    <w:rsid w:val="00E974F8"/>
    <w:rsid w:val="00EA1218"/>
    <w:rsid w:val="00EA1650"/>
    <w:rsid w:val="00EA1A3A"/>
    <w:rsid w:val="00EA2D0D"/>
    <w:rsid w:val="00EA3C87"/>
    <w:rsid w:val="00EA40B5"/>
    <w:rsid w:val="00EA69C6"/>
    <w:rsid w:val="00EA6B38"/>
    <w:rsid w:val="00EA7010"/>
    <w:rsid w:val="00EA75C8"/>
    <w:rsid w:val="00EB095A"/>
    <w:rsid w:val="00EB1653"/>
    <w:rsid w:val="00EB249C"/>
    <w:rsid w:val="00EB37C5"/>
    <w:rsid w:val="00EB38B4"/>
    <w:rsid w:val="00EB6DFC"/>
    <w:rsid w:val="00EB6F2E"/>
    <w:rsid w:val="00EB7E52"/>
    <w:rsid w:val="00EC1288"/>
    <w:rsid w:val="00EC1BF4"/>
    <w:rsid w:val="00EC1E43"/>
    <w:rsid w:val="00EC2FBB"/>
    <w:rsid w:val="00EC3A6F"/>
    <w:rsid w:val="00EC47E8"/>
    <w:rsid w:val="00EC51F2"/>
    <w:rsid w:val="00EC5247"/>
    <w:rsid w:val="00EC5E76"/>
    <w:rsid w:val="00EC6902"/>
    <w:rsid w:val="00EC727A"/>
    <w:rsid w:val="00EC7F33"/>
    <w:rsid w:val="00ED02E0"/>
    <w:rsid w:val="00ED136D"/>
    <w:rsid w:val="00ED2241"/>
    <w:rsid w:val="00ED2C21"/>
    <w:rsid w:val="00ED2CEC"/>
    <w:rsid w:val="00ED3221"/>
    <w:rsid w:val="00ED37E2"/>
    <w:rsid w:val="00ED4C5D"/>
    <w:rsid w:val="00ED749E"/>
    <w:rsid w:val="00EE199C"/>
    <w:rsid w:val="00EE2EE0"/>
    <w:rsid w:val="00EE5582"/>
    <w:rsid w:val="00EE59E7"/>
    <w:rsid w:val="00EE6E4E"/>
    <w:rsid w:val="00EF048D"/>
    <w:rsid w:val="00EF12CB"/>
    <w:rsid w:val="00EF58DE"/>
    <w:rsid w:val="00EF7EE4"/>
    <w:rsid w:val="00F00150"/>
    <w:rsid w:val="00F009F3"/>
    <w:rsid w:val="00F00F83"/>
    <w:rsid w:val="00F02C13"/>
    <w:rsid w:val="00F02E36"/>
    <w:rsid w:val="00F03F1B"/>
    <w:rsid w:val="00F04678"/>
    <w:rsid w:val="00F077B6"/>
    <w:rsid w:val="00F10553"/>
    <w:rsid w:val="00F11A65"/>
    <w:rsid w:val="00F12B82"/>
    <w:rsid w:val="00F12D31"/>
    <w:rsid w:val="00F12DB9"/>
    <w:rsid w:val="00F148F8"/>
    <w:rsid w:val="00F16926"/>
    <w:rsid w:val="00F22D9D"/>
    <w:rsid w:val="00F23167"/>
    <w:rsid w:val="00F24732"/>
    <w:rsid w:val="00F2492A"/>
    <w:rsid w:val="00F259F0"/>
    <w:rsid w:val="00F321DC"/>
    <w:rsid w:val="00F34A0C"/>
    <w:rsid w:val="00F3539A"/>
    <w:rsid w:val="00F372F8"/>
    <w:rsid w:val="00F37CEA"/>
    <w:rsid w:val="00F40237"/>
    <w:rsid w:val="00F41234"/>
    <w:rsid w:val="00F415CB"/>
    <w:rsid w:val="00F44C4D"/>
    <w:rsid w:val="00F44E1B"/>
    <w:rsid w:val="00F456FF"/>
    <w:rsid w:val="00F46E50"/>
    <w:rsid w:val="00F51F10"/>
    <w:rsid w:val="00F52D26"/>
    <w:rsid w:val="00F53078"/>
    <w:rsid w:val="00F53CFF"/>
    <w:rsid w:val="00F55927"/>
    <w:rsid w:val="00F55EDB"/>
    <w:rsid w:val="00F5650E"/>
    <w:rsid w:val="00F565C0"/>
    <w:rsid w:val="00F56C95"/>
    <w:rsid w:val="00F6002F"/>
    <w:rsid w:val="00F60672"/>
    <w:rsid w:val="00F6336B"/>
    <w:rsid w:val="00F67283"/>
    <w:rsid w:val="00F672F4"/>
    <w:rsid w:val="00F70B6F"/>
    <w:rsid w:val="00F7183E"/>
    <w:rsid w:val="00F72603"/>
    <w:rsid w:val="00F72D16"/>
    <w:rsid w:val="00F759C8"/>
    <w:rsid w:val="00F80921"/>
    <w:rsid w:val="00F81E12"/>
    <w:rsid w:val="00F81EC1"/>
    <w:rsid w:val="00F8423F"/>
    <w:rsid w:val="00F84D99"/>
    <w:rsid w:val="00F8578D"/>
    <w:rsid w:val="00F86139"/>
    <w:rsid w:val="00F90388"/>
    <w:rsid w:val="00F9051F"/>
    <w:rsid w:val="00F92E36"/>
    <w:rsid w:val="00F97B8C"/>
    <w:rsid w:val="00FA1461"/>
    <w:rsid w:val="00FA35A5"/>
    <w:rsid w:val="00FA4BA1"/>
    <w:rsid w:val="00FA550F"/>
    <w:rsid w:val="00FB0D8B"/>
    <w:rsid w:val="00FB1E17"/>
    <w:rsid w:val="00FB24E4"/>
    <w:rsid w:val="00FB2C0F"/>
    <w:rsid w:val="00FB4002"/>
    <w:rsid w:val="00FB6AB3"/>
    <w:rsid w:val="00FB7451"/>
    <w:rsid w:val="00FC074A"/>
    <w:rsid w:val="00FC0F69"/>
    <w:rsid w:val="00FC28E4"/>
    <w:rsid w:val="00FC4049"/>
    <w:rsid w:val="00FC5A10"/>
    <w:rsid w:val="00FC5ED6"/>
    <w:rsid w:val="00FC6AE2"/>
    <w:rsid w:val="00FD049D"/>
    <w:rsid w:val="00FD14F2"/>
    <w:rsid w:val="00FD1F8C"/>
    <w:rsid w:val="00FD6425"/>
    <w:rsid w:val="00FD742C"/>
    <w:rsid w:val="00FE04E7"/>
    <w:rsid w:val="00FE1E2D"/>
    <w:rsid w:val="00FE2068"/>
    <w:rsid w:val="00FF096B"/>
    <w:rsid w:val="00FF1832"/>
    <w:rsid w:val="00FF2213"/>
    <w:rsid w:val="00FF2F20"/>
    <w:rsid w:val="00FF4C82"/>
    <w:rsid w:val="00FF52F7"/>
    <w:rsid w:val="00FF5BB2"/>
    <w:rsid w:val="00FF6A90"/>
    <w:rsid w:val="00FF75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C45950"/>
  <w15:chartTrackingRefBased/>
  <w15:docId w15:val="{9274242A-A9B2-F849-9B78-ACD26DB15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220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E85FB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E85FB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E85FB4"/>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E85FB4"/>
    <w:pPr>
      <w:keepNext/>
      <w:keepLines/>
      <w:spacing w:before="80" w:after="40" w:line="278" w:lineRule="auto"/>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E85FB4"/>
    <w:pPr>
      <w:keepNext/>
      <w:keepLines/>
      <w:spacing w:before="80" w:after="40" w:line="278" w:lineRule="auto"/>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E85FB4"/>
    <w:pPr>
      <w:keepNext/>
      <w:keepLines/>
      <w:spacing w:before="40" w:line="278"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E85FB4"/>
    <w:pPr>
      <w:keepNext/>
      <w:keepLines/>
      <w:spacing w:before="40" w:line="278"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E85FB4"/>
    <w:pPr>
      <w:keepNext/>
      <w:keepLines/>
      <w:spacing w:line="278"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E85FB4"/>
    <w:pPr>
      <w:keepNext/>
      <w:keepLines/>
      <w:spacing w:line="278"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5F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5F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5F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5F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5F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5F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5F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5F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5FB4"/>
    <w:rPr>
      <w:rFonts w:eastAsiaTheme="majorEastAsia" w:cstheme="majorBidi"/>
      <w:color w:val="272727" w:themeColor="text1" w:themeTint="D8"/>
    </w:rPr>
  </w:style>
  <w:style w:type="paragraph" w:styleId="Title">
    <w:name w:val="Title"/>
    <w:basedOn w:val="Normal"/>
    <w:next w:val="Normal"/>
    <w:link w:val="TitleChar"/>
    <w:uiPriority w:val="10"/>
    <w:qFormat/>
    <w:rsid w:val="00E85FB4"/>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E85F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5FB4"/>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E85F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5FB4"/>
    <w:pPr>
      <w:spacing w:before="160" w:after="160" w:line="278" w:lineRule="auto"/>
      <w:jc w:val="center"/>
    </w:pPr>
    <w:rPr>
      <w:rFonts w:eastAsiaTheme="minorHAnsi"/>
      <w:i/>
      <w:iCs/>
      <w:color w:val="404040" w:themeColor="text1" w:themeTint="BF"/>
      <w:kern w:val="2"/>
      <w14:ligatures w14:val="standardContextual"/>
    </w:rPr>
  </w:style>
  <w:style w:type="character" w:customStyle="1" w:styleId="QuoteChar">
    <w:name w:val="Quote Char"/>
    <w:basedOn w:val="DefaultParagraphFont"/>
    <w:link w:val="Quote"/>
    <w:uiPriority w:val="29"/>
    <w:rsid w:val="00E85FB4"/>
    <w:rPr>
      <w:i/>
      <w:iCs/>
      <w:color w:val="404040" w:themeColor="text1" w:themeTint="BF"/>
    </w:rPr>
  </w:style>
  <w:style w:type="paragraph" w:styleId="ListParagraph">
    <w:name w:val="List Paragraph"/>
    <w:basedOn w:val="Normal"/>
    <w:uiPriority w:val="34"/>
    <w:qFormat/>
    <w:rsid w:val="00E85FB4"/>
    <w:pPr>
      <w:spacing w:after="160" w:line="278" w:lineRule="auto"/>
      <w:ind w:left="720"/>
      <w:contextualSpacing/>
    </w:pPr>
    <w:rPr>
      <w:rFonts w:eastAsiaTheme="minorHAnsi"/>
      <w:kern w:val="2"/>
      <w14:ligatures w14:val="standardContextual"/>
    </w:rPr>
  </w:style>
  <w:style w:type="character" w:styleId="IntenseEmphasis">
    <w:name w:val="Intense Emphasis"/>
    <w:basedOn w:val="DefaultParagraphFont"/>
    <w:uiPriority w:val="21"/>
    <w:qFormat/>
    <w:rsid w:val="00E85FB4"/>
    <w:rPr>
      <w:i/>
      <w:iCs/>
      <w:color w:val="0F4761" w:themeColor="accent1" w:themeShade="BF"/>
    </w:rPr>
  </w:style>
  <w:style w:type="paragraph" w:styleId="IntenseQuote">
    <w:name w:val="Intense Quote"/>
    <w:basedOn w:val="Normal"/>
    <w:next w:val="Normal"/>
    <w:link w:val="IntenseQuoteChar"/>
    <w:uiPriority w:val="30"/>
    <w:qFormat/>
    <w:rsid w:val="00E85FB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E85FB4"/>
    <w:rPr>
      <w:i/>
      <w:iCs/>
      <w:color w:val="0F4761" w:themeColor="accent1" w:themeShade="BF"/>
    </w:rPr>
  </w:style>
  <w:style w:type="character" w:styleId="IntenseReference">
    <w:name w:val="Intense Reference"/>
    <w:basedOn w:val="DefaultParagraphFont"/>
    <w:uiPriority w:val="32"/>
    <w:qFormat/>
    <w:rsid w:val="00E85FB4"/>
    <w:rPr>
      <w:b/>
      <w:bCs/>
      <w:smallCaps/>
      <w:color w:val="0F4761" w:themeColor="accent1" w:themeShade="BF"/>
      <w:spacing w:val="5"/>
    </w:rPr>
  </w:style>
  <w:style w:type="paragraph" w:styleId="Header">
    <w:name w:val="header"/>
    <w:basedOn w:val="Normal"/>
    <w:link w:val="HeaderChar"/>
    <w:uiPriority w:val="99"/>
    <w:unhideWhenUsed/>
    <w:rsid w:val="008E418B"/>
    <w:pPr>
      <w:tabs>
        <w:tab w:val="center" w:pos="4680"/>
        <w:tab w:val="right" w:pos="9360"/>
      </w:tabs>
    </w:pPr>
  </w:style>
  <w:style w:type="character" w:customStyle="1" w:styleId="HeaderChar">
    <w:name w:val="Header Char"/>
    <w:basedOn w:val="DefaultParagraphFont"/>
    <w:link w:val="Header"/>
    <w:uiPriority w:val="99"/>
    <w:rsid w:val="008E418B"/>
    <w:rPr>
      <w:rFonts w:eastAsiaTheme="minorEastAsia"/>
      <w:kern w:val="0"/>
      <w14:ligatures w14:val="none"/>
    </w:rPr>
  </w:style>
  <w:style w:type="paragraph" w:styleId="Footer">
    <w:name w:val="footer"/>
    <w:basedOn w:val="Normal"/>
    <w:link w:val="FooterChar"/>
    <w:uiPriority w:val="99"/>
    <w:unhideWhenUsed/>
    <w:rsid w:val="008E418B"/>
    <w:pPr>
      <w:tabs>
        <w:tab w:val="center" w:pos="4680"/>
        <w:tab w:val="right" w:pos="9360"/>
      </w:tabs>
    </w:pPr>
  </w:style>
  <w:style w:type="character" w:customStyle="1" w:styleId="FooterChar">
    <w:name w:val="Footer Char"/>
    <w:basedOn w:val="DefaultParagraphFont"/>
    <w:link w:val="Footer"/>
    <w:uiPriority w:val="99"/>
    <w:rsid w:val="008E418B"/>
    <w:rPr>
      <w:rFonts w:eastAsiaTheme="minorEastAsia"/>
      <w:kern w:val="0"/>
      <w14:ligatures w14:val="none"/>
    </w:rPr>
  </w:style>
  <w:style w:type="character" w:styleId="Strong">
    <w:name w:val="Strong"/>
    <w:basedOn w:val="DefaultParagraphFont"/>
    <w:uiPriority w:val="22"/>
    <w:qFormat/>
    <w:rsid w:val="0050037A"/>
    <w:rPr>
      <w:b/>
      <w:bCs/>
    </w:rPr>
  </w:style>
  <w:style w:type="paragraph" w:styleId="Bibliography">
    <w:name w:val="Bibliography"/>
    <w:basedOn w:val="Normal"/>
    <w:next w:val="Normal"/>
    <w:uiPriority w:val="37"/>
    <w:unhideWhenUsed/>
    <w:rsid w:val="006021F2"/>
    <w:pPr>
      <w:spacing w:line="480" w:lineRule="auto"/>
      <w:ind w:left="720" w:hanging="720"/>
    </w:pPr>
  </w:style>
  <w:style w:type="paragraph" w:styleId="Revision">
    <w:name w:val="Revision"/>
    <w:hidden/>
    <w:uiPriority w:val="99"/>
    <w:semiHidden/>
    <w:rsid w:val="00B76B1F"/>
    <w:pPr>
      <w:spacing w:after="0" w:line="240" w:lineRule="auto"/>
    </w:pPr>
    <w:rPr>
      <w:rFonts w:eastAsiaTheme="minorEastAsia"/>
      <w:kern w:val="0"/>
      <w14:ligatures w14:val="none"/>
    </w:rPr>
  </w:style>
  <w:style w:type="character" w:styleId="CommentReference">
    <w:name w:val="annotation reference"/>
    <w:basedOn w:val="DefaultParagraphFont"/>
    <w:uiPriority w:val="99"/>
    <w:semiHidden/>
    <w:unhideWhenUsed/>
    <w:rsid w:val="00BB109E"/>
    <w:rPr>
      <w:sz w:val="16"/>
      <w:szCs w:val="16"/>
    </w:rPr>
  </w:style>
  <w:style w:type="paragraph" w:styleId="CommentText">
    <w:name w:val="annotation text"/>
    <w:basedOn w:val="Normal"/>
    <w:link w:val="CommentTextChar"/>
    <w:uiPriority w:val="99"/>
    <w:semiHidden/>
    <w:unhideWhenUsed/>
    <w:rsid w:val="00BB109E"/>
    <w:rPr>
      <w:sz w:val="20"/>
      <w:szCs w:val="20"/>
    </w:rPr>
  </w:style>
  <w:style w:type="character" w:customStyle="1" w:styleId="CommentTextChar">
    <w:name w:val="Comment Text Char"/>
    <w:basedOn w:val="DefaultParagraphFont"/>
    <w:link w:val="CommentText"/>
    <w:uiPriority w:val="99"/>
    <w:semiHidden/>
    <w:rsid w:val="00BB109E"/>
    <w:rPr>
      <w:rFonts w:eastAsiaTheme="minorEastAsia"/>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BB109E"/>
    <w:rPr>
      <w:b/>
      <w:bCs/>
    </w:rPr>
  </w:style>
  <w:style w:type="character" w:customStyle="1" w:styleId="CommentSubjectChar">
    <w:name w:val="Comment Subject Char"/>
    <w:basedOn w:val="CommentTextChar"/>
    <w:link w:val="CommentSubject"/>
    <w:uiPriority w:val="99"/>
    <w:semiHidden/>
    <w:rsid w:val="00BB109E"/>
    <w:rPr>
      <w:rFonts w:eastAsiaTheme="minorEastAsia"/>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F53E45-CE1A-443F-95BF-DF404F62FF84}">
  <ds:schemaRefs>
    <ds:schemaRef ds:uri="http://schemas.openxmlformats.org/officeDocument/2006/bibliography"/>
  </ds:schemaRefs>
</ds:datastoreItem>
</file>

<file path=docMetadata/LabelInfo.xml><?xml version="1.0" encoding="utf-8"?>
<clbl:labelList xmlns:clbl="http://schemas.microsoft.com/office/2020/mipLabelMetadata">
  <clbl:label id="{b0002a9b-0017-404d-97dc-3d3bab09be81}" enabled="0" method="" siteId="{b0002a9b-0017-404d-97dc-3d3bab09be81}"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35</Pages>
  <Words>38229</Words>
  <Characters>218292</Characters>
  <Application>Microsoft Office Word</Application>
  <DocSecurity>0</DocSecurity>
  <Lines>6821</Lines>
  <Paragraphs>3017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Mooney, Fintan</dc:creator>
  <cp:keywords/>
  <dc:description/>
  <cp:lastModifiedBy>Mooney, Fintan</cp:lastModifiedBy>
  <cp:revision>2</cp:revision>
  <dcterms:created xsi:type="dcterms:W3CDTF">2026-01-16T17:19:00Z</dcterms:created>
  <dcterms:modified xsi:type="dcterms:W3CDTF">2026-01-16T17:19:00Z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b3c6393c-34da-4ae2-9607-29cbc8d71380</vt:lpwstr>
  </property>
  <property fmtid="{D5CDD505-2E9C-101B-9397-08002B2CF9AE}" pid="3" name="ZOTERO_PREF_1">
    <vt:lpwstr>&lt;data data-version="3" zotero-version="7.0.31"&gt;&lt;session id="0p8TjpAm"/&gt;&lt;style id="http://www.zotero.org/styles/apa" locale="en-US" hasBibliography="1" bibliographyStyleHasBeenSet="1"/&gt;&lt;prefs&gt;&lt;pref name="fieldType" value="Field"/&gt;&lt;/prefs&gt;&lt;/data&gt;</vt:lpwstr>
  </property>
</Properties>
</file>